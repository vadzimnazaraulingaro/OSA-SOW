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F719B" w14:textId="5BE624B1" w:rsidR="00DF19F0" w:rsidRPr="001067F3" w:rsidRDefault="005F6A5C" w:rsidP="009F47C1">
      <w:pPr>
        <w:spacing w:after="0" w:line="240" w:lineRule="auto"/>
        <w:jc w:val="center"/>
        <w:rPr>
          <w:rFonts w:eastAsia="Calibri" w:cstheme="minorHAnsi"/>
          <w:b/>
          <w:bCs/>
          <w:sz w:val="20"/>
          <w:szCs w:val="20"/>
        </w:rPr>
      </w:pPr>
      <w:bookmarkStart w:id="0" w:name="OLE_LINK8"/>
      <w:r w:rsidRPr="001067F3">
        <w:rPr>
          <w:rFonts w:eastAsia="Calibri" w:cstheme="minorHAnsi"/>
          <w:b/>
          <w:bCs/>
          <w:sz w:val="20"/>
          <w:szCs w:val="20"/>
        </w:rPr>
        <w:t>STATEMENT OF WORK</w:t>
      </w:r>
      <w:r w:rsidR="00E23A0B" w:rsidRPr="001067F3">
        <w:rPr>
          <w:rFonts w:eastAsia="Calibri" w:cstheme="minorHAnsi"/>
          <w:b/>
          <w:bCs/>
          <w:sz w:val="20"/>
          <w:szCs w:val="20"/>
        </w:rPr>
        <w:t xml:space="preserve"> (</w:t>
      </w:r>
      <w:r w:rsidRPr="001067F3">
        <w:rPr>
          <w:rFonts w:eastAsia="Calibri" w:cstheme="minorHAnsi"/>
          <w:b/>
          <w:bCs/>
          <w:sz w:val="20"/>
          <w:szCs w:val="20"/>
        </w:rPr>
        <w:t>S</w:t>
      </w:r>
      <w:r w:rsidR="00E23A0B" w:rsidRPr="001067F3">
        <w:rPr>
          <w:rFonts w:eastAsia="Calibri" w:cstheme="minorHAnsi"/>
          <w:b/>
          <w:bCs/>
          <w:sz w:val="20"/>
          <w:szCs w:val="20"/>
        </w:rPr>
        <w:t>O</w:t>
      </w:r>
      <w:r w:rsidRPr="001067F3">
        <w:rPr>
          <w:rFonts w:eastAsia="Calibri" w:cstheme="minorHAnsi"/>
          <w:b/>
          <w:bCs/>
          <w:sz w:val="20"/>
          <w:szCs w:val="20"/>
        </w:rPr>
        <w:t>W</w:t>
      </w:r>
      <w:r w:rsidR="00E23A0B" w:rsidRPr="001067F3">
        <w:rPr>
          <w:rFonts w:eastAsia="Calibri" w:cstheme="minorHAnsi"/>
          <w:b/>
          <w:bCs/>
          <w:sz w:val="20"/>
          <w:szCs w:val="20"/>
        </w:rPr>
        <w:t>)</w:t>
      </w:r>
    </w:p>
    <w:p w14:paraId="249628CB" w14:textId="57A9597E" w:rsidR="00DF19F0" w:rsidRPr="001067F3" w:rsidRDefault="08981F3D" w:rsidP="009F47C1">
      <w:pPr>
        <w:spacing w:after="0" w:line="240" w:lineRule="auto"/>
        <w:jc w:val="center"/>
        <w:rPr>
          <w:rFonts w:eastAsia="Calibri" w:cstheme="minorHAnsi"/>
          <w:b/>
          <w:bCs/>
          <w:sz w:val="20"/>
          <w:szCs w:val="20"/>
          <w:lang w:val="en-GB"/>
        </w:rPr>
      </w:pPr>
      <w:r w:rsidRPr="001067F3">
        <w:rPr>
          <w:rFonts w:eastAsia="Calibri" w:cstheme="minorHAnsi"/>
          <w:b/>
          <w:bCs/>
          <w:sz w:val="20"/>
          <w:szCs w:val="20"/>
        </w:rPr>
        <w:t>Data and Analytics Services</w:t>
      </w:r>
      <w:r w:rsidR="2BABFB1E" w:rsidRPr="001067F3">
        <w:rPr>
          <w:rFonts w:eastAsia="Calibri" w:cstheme="minorHAnsi"/>
          <w:b/>
          <w:bCs/>
          <w:sz w:val="20"/>
          <w:szCs w:val="20"/>
        </w:rPr>
        <w:t>: “</w:t>
      </w:r>
      <w:r w:rsidR="007331B8" w:rsidRPr="001067F3">
        <w:rPr>
          <w:rFonts w:eastAsia="Calibri" w:cstheme="minorHAnsi"/>
          <w:b/>
          <w:bCs/>
          <w:sz w:val="20"/>
          <w:szCs w:val="20"/>
        </w:rPr>
        <w:t>Matrix AI</w:t>
      </w:r>
      <w:r w:rsidR="2BABFB1E" w:rsidRPr="001067F3">
        <w:rPr>
          <w:rFonts w:eastAsia="Calibri" w:cstheme="minorHAnsi"/>
          <w:b/>
          <w:bCs/>
          <w:sz w:val="20"/>
          <w:szCs w:val="20"/>
        </w:rPr>
        <w:t xml:space="preserve">” </w:t>
      </w:r>
    </w:p>
    <w:bookmarkEnd w:id="0"/>
    <w:p w14:paraId="1E53998D" w14:textId="0FF990B8" w:rsidR="00B147D3" w:rsidRPr="001067F3" w:rsidRDefault="00B147D3" w:rsidP="00D52C50">
      <w:pPr>
        <w:spacing w:after="0" w:line="240" w:lineRule="auto"/>
        <w:jc w:val="both"/>
        <w:rPr>
          <w:rFonts w:eastAsia="Times New Roman"/>
          <w:sz w:val="20"/>
          <w:szCs w:val="20"/>
        </w:rPr>
      </w:pPr>
      <w:commentRangeStart w:id="1"/>
      <w:r w:rsidRPr="2478F502">
        <w:rPr>
          <w:rFonts w:eastAsia="Times New Roman"/>
          <w:color w:val="000000" w:themeColor="text1"/>
          <w:sz w:val="20"/>
          <w:szCs w:val="20"/>
        </w:rPr>
        <w:t xml:space="preserve">This Statement of Work (the “SOW”) is effective as of </w:t>
      </w:r>
      <w:r w:rsidR="00097F25" w:rsidRPr="2478F502">
        <w:rPr>
          <w:rFonts w:eastAsia="Times New Roman"/>
          <w:color w:val="000000" w:themeColor="text1"/>
          <w:sz w:val="20"/>
          <w:szCs w:val="20"/>
        </w:rPr>
        <w:t>November</w:t>
      </w:r>
      <w:r w:rsidR="009D7663" w:rsidRPr="2478F502">
        <w:rPr>
          <w:rFonts w:eastAsia="Times New Roman"/>
          <w:color w:val="000000" w:themeColor="text1"/>
          <w:sz w:val="20"/>
          <w:szCs w:val="20"/>
        </w:rPr>
        <w:t xml:space="preserve"> </w:t>
      </w:r>
      <w:r w:rsidR="00097F25" w:rsidRPr="2478F502">
        <w:rPr>
          <w:rFonts w:eastAsia="Times New Roman"/>
          <w:color w:val="000000" w:themeColor="text1"/>
          <w:sz w:val="20"/>
          <w:szCs w:val="20"/>
        </w:rPr>
        <w:t>2</w:t>
      </w:r>
      <w:r w:rsidRPr="2478F502">
        <w:rPr>
          <w:rFonts w:eastAsia="Times New Roman"/>
          <w:color w:val="000000" w:themeColor="text1"/>
          <w:sz w:val="20"/>
          <w:szCs w:val="20"/>
        </w:rPr>
        <w:t xml:space="preserve">, </w:t>
      </w:r>
      <w:r w:rsidRPr="2478F502">
        <w:rPr>
          <w:rFonts w:eastAsia="Times New Roman"/>
          <w:color w:val="000000" w:themeColor="text1"/>
          <w:sz w:val="20"/>
          <w:szCs w:val="20"/>
          <w:lang w:eastAsia="pl-PL"/>
        </w:rPr>
        <w:t>202</w:t>
      </w:r>
      <w:r w:rsidR="189BDB56" w:rsidRPr="2478F502">
        <w:rPr>
          <w:rFonts w:eastAsia="Times New Roman"/>
          <w:color w:val="000000" w:themeColor="text1"/>
          <w:sz w:val="20"/>
          <w:szCs w:val="20"/>
          <w:lang w:eastAsia="pl-PL"/>
        </w:rPr>
        <w:t>6</w:t>
      </w:r>
      <w:r w:rsidRPr="2478F502">
        <w:rPr>
          <w:rFonts w:eastAsia="Times New Roman"/>
          <w:color w:val="000000" w:themeColor="text1"/>
          <w:sz w:val="20"/>
          <w:szCs w:val="20"/>
        </w:rPr>
        <w:t xml:space="preserve"> (“Effective Date”) by and between </w:t>
      </w:r>
      <w:r w:rsidR="000012A1" w:rsidRPr="2478F502">
        <w:rPr>
          <w:color w:val="000000" w:themeColor="text1"/>
          <w:sz w:val="20"/>
          <w:szCs w:val="20"/>
          <w:shd w:val="clear" w:color="auto" w:fill="FFFFFF"/>
        </w:rPr>
        <w:t xml:space="preserve">by and between </w:t>
      </w:r>
      <w:r w:rsidR="00273F68" w:rsidRPr="2478F502">
        <w:rPr>
          <w:b/>
          <w:color w:val="000000" w:themeColor="text1"/>
          <w:sz w:val="20"/>
          <w:szCs w:val="20"/>
          <w:shd w:val="clear" w:color="auto" w:fill="FFFFFF"/>
        </w:rPr>
        <w:t xml:space="preserve">Mondelez </w:t>
      </w:r>
      <w:r w:rsidR="00D52C50" w:rsidRPr="2478F502">
        <w:rPr>
          <w:b/>
          <w:color w:val="000000" w:themeColor="text1"/>
          <w:sz w:val="20"/>
          <w:szCs w:val="20"/>
          <w:shd w:val="clear" w:color="auto" w:fill="FFFFFF"/>
        </w:rPr>
        <w:t>International Holdings LLC</w:t>
      </w:r>
      <w:r w:rsidR="00273F68" w:rsidRPr="2478F502">
        <w:rPr>
          <w:b/>
          <w:color w:val="000000" w:themeColor="text1"/>
          <w:sz w:val="20"/>
          <w:szCs w:val="20"/>
          <w:shd w:val="clear" w:color="auto" w:fill="FFFFFF"/>
        </w:rPr>
        <w:t xml:space="preserve">, </w:t>
      </w:r>
      <w:r w:rsidR="00EC42FE" w:rsidRPr="2478F502">
        <w:rPr>
          <w:color w:val="000000" w:themeColor="text1"/>
          <w:sz w:val="20"/>
          <w:szCs w:val="20"/>
          <w:shd w:val="clear" w:color="auto" w:fill="FFFFFF"/>
        </w:rPr>
        <w:t xml:space="preserve">having </w:t>
      </w:r>
      <w:r w:rsidR="00273F68" w:rsidRPr="2478F502">
        <w:rPr>
          <w:color w:val="000000" w:themeColor="text1"/>
          <w:sz w:val="20"/>
          <w:szCs w:val="20"/>
          <w:shd w:val="clear" w:color="auto" w:fill="FFFFFF"/>
        </w:rPr>
        <w:t>address</w:t>
      </w:r>
      <w:r w:rsidR="00E778ED" w:rsidRPr="2478F502">
        <w:rPr>
          <w:color w:val="000000" w:themeColor="text1"/>
          <w:sz w:val="20"/>
          <w:szCs w:val="20"/>
          <w:shd w:val="clear" w:color="auto" w:fill="FFFFFF"/>
        </w:rPr>
        <w:t xml:space="preserve"> at</w:t>
      </w:r>
      <w:r w:rsidR="00273F68" w:rsidRPr="2478F502">
        <w:rPr>
          <w:color w:val="000000" w:themeColor="text1"/>
          <w:sz w:val="20"/>
          <w:szCs w:val="20"/>
          <w:shd w:val="clear" w:color="auto" w:fill="FFFFFF"/>
        </w:rPr>
        <w:t xml:space="preserve"> </w:t>
      </w:r>
      <w:r w:rsidR="002A6B06" w:rsidRPr="2478F502">
        <w:rPr>
          <w:b/>
          <w:color w:val="000000" w:themeColor="text1"/>
          <w:sz w:val="20"/>
          <w:szCs w:val="20"/>
          <w:shd w:val="clear" w:color="auto" w:fill="FFFFFF"/>
        </w:rPr>
        <w:t>396 Alhambra Cir, Coral Gables, FL 33134, USA</w:t>
      </w:r>
      <w:r w:rsidR="00273F68" w:rsidRPr="2478F502">
        <w:rPr>
          <w:color w:val="000000" w:themeColor="text1"/>
          <w:sz w:val="20"/>
          <w:szCs w:val="20"/>
          <w:shd w:val="clear" w:color="auto" w:fill="FFFFFF"/>
        </w:rPr>
        <w:t xml:space="preserve"> </w:t>
      </w:r>
      <w:r w:rsidR="000012A1" w:rsidRPr="2478F502">
        <w:rPr>
          <w:color w:val="000000" w:themeColor="text1"/>
          <w:sz w:val="20"/>
          <w:szCs w:val="20"/>
          <w:shd w:val="clear" w:color="auto" w:fill="FFFFFF"/>
        </w:rPr>
        <w:t xml:space="preserve">(“Buyer”) and </w:t>
      </w:r>
      <w:r w:rsidR="00732493" w:rsidRPr="2478F502">
        <w:rPr>
          <w:b/>
          <w:color w:val="000000" w:themeColor="text1"/>
          <w:sz w:val="20"/>
          <w:szCs w:val="20"/>
          <w:highlight w:val="yellow"/>
          <w:shd w:val="clear" w:color="auto" w:fill="FFFFFF"/>
        </w:rPr>
        <w:t>Lingaro Mexico S. de R.L. de C.V</w:t>
      </w:r>
      <w:r w:rsidR="00EC42FE" w:rsidRPr="2478F502">
        <w:rPr>
          <w:b/>
          <w:color w:val="000000" w:themeColor="text1"/>
          <w:sz w:val="20"/>
          <w:szCs w:val="20"/>
          <w:highlight w:val="yellow"/>
          <w:shd w:val="clear" w:color="auto" w:fill="FFFFFF"/>
        </w:rPr>
        <w:t>.</w:t>
      </w:r>
      <w:r w:rsidR="00732493" w:rsidRPr="2478F502">
        <w:rPr>
          <w:color w:val="000000" w:themeColor="text1"/>
          <w:sz w:val="20"/>
          <w:szCs w:val="20"/>
          <w:highlight w:val="yellow"/>
          <w:shd w:val="clear" w:color="auto" w:fill="FFFFFF"/>
        </w:rPr>
        <w:t>, having an address at</w:t>
      </w:r>
      <w:r w:rsidR="004128FB" w:rsidRPr="2478F502">
        <w:rPr>
          <w:color w:val="000000" w:themeColor="text1"/>
          <w:sz w:val="20"/>
          <w:szCs w:val="20"/>
          <w:highlight w:val="yellow"/>
          <w:shd w:val="clear" w:color="auto" w:fill="FFFFFF"/>
        </w:rPr>
        <w:t xml:space="preserve"> Calle Obrero Mundial number exterior 644, interior floor 2 office 201, Colonia Atenor Salas, Benito Juarez, Zip Code 03010 in Mexico City</w:t>
      </w:r>
      <w:r w:rsidR="00732493" w:rsidRPr="2478F502">
        <w:rPr>
          <w:color w:val="000000" w:themeColor="text1"/>
          <w:sz w:val="20"/>
          <w:szCs w:val="20"/>
          <w:highlight w:val="yellow"/>
          <w:shd w:val="clear" w:color="auto" w:fill="FFFFFF"/>
        </w:rPr>
        <w:t xml:space="preserve"> </w:t>
      </w:r>
      <w:r w:rsidR="000012A1" w:rsidRPr="2478F502">
        <w:rPr>
          <w:color w:val="000000" w:themeColor="text1"/>
          <w:sz w:val="20"/>
          <w:szCs w:val="20"/>
          <w:highlight w:val="yellow"/>
          <w:shd w:val="clear" w:color="auto" w:fill="FFFFFF"/>
        </w:rPr>
        <w:t>(“Seller”).</w:t>
      </w:r>
    </w:p>
    <w:commentRangeEnd w:id="1"/>
    <w:p w14:paraId="61D8E067" w14:textId="77777777" w:rsidR="000012A1" w:rsidRPr="001067F3" w:rsidRDefault="000012A1" w:rsidP="009F47C1">
      <w:pPr>
        <w:spacing w:after="0" w:line="240" w:lineRule="auto"/>
        <w:jc w:val="both"/>
        <w:rPr>
          <w:rFonts w:eastAsia="Times New Roman"/>
          <w:sz w:val="20"/>
          <w:szCs w:val="20"/>
        </w:rPr>
      </w:pPr>
      <w:r w:rsidRPr="001067F3">
        <w:rPr>
          <w:rStyle w:val="CommentReference"/>
          <w:rFonts w:eastAsia="Times New Roman"/>
          <w:sz w:val="20"/>
          <w:szCs w:val="20"/>
        </w:rPr>
        <w:commentReference w:id="1"/>
      </w:r>
    </w:p>
    <w:p w14:paraId="08367311" w14:textId="2E17D955" w:rsidR="00B147D3" w:rsidRPr="001067F3" w:rsidRDefault="00B147D3" w:rsidP="009F47C1">
      <w:pPr>
        <w:spacing w:after="0" w:line="240" w:lineRule="auto"/>
        <w:jc w:val="both"/>
        <w:rPr>
          <w:rFonts w:eastAsia="Times New Roman" w:cstheme="minorHAnsi"/>
          <w:sz w:val="20"/>
          <w:szCs w:val="20"/>
        </w:rPr>
      </w:pPr>
      <w:r w:rsidRPr="001067F3">
        <w:rPr>
          <w:rFonts w:eastAsia="Times New Roman" w:cstheme="minorHAnsi"/>
          <w:sz w:val="20"/>
          <w:szCs w:val="20"/>
        </w:rPr>
        <w:t>Mondelez Global LLC (“</w:t>
      </w:r>
      <w:r w:rsidR="00FA3F4F" w:rsidRPr="001067F3">
        <w:rPr>
          <w:rFonts w:eastAsia="Times New Roman" w:cstheme="minorHAnsi"/>
          <w:sz w:val="20"/>
          <w:szCs w:val="20"/>
        </w:rPr>
        <w:t>MONDELEZ</w:t>
      </w:r>
      <w:r w:rsidRPr="001067F3">
        <w:rPr>
          <w:rFonts w:eastAsia="Times New Roman" w:cstheme="minorHAnsi"/>
          <w:sz w:val="20"/>
          <w:szCs w:val="20"/>
        </w:rPr>
        <w:t xml:space="preserve">”) and Lingaro sp. z. o.o. (“Supplier”) entered into the </w:t>
      </w:r>
      <w:r w:rsidR="0069165C" w:rsidRPr="001067F3">
        <w:rPr>
          <w:rFonts w:eastAsia="Times New Roman" w:cstheme="minorHAnsi"/>
          <w:sz w:val="20"/>
          <w:szCs w:val="20"/>
        </w:rPr>
        <w:t>Product Engagement Agreement</w:t>
      </w:r>
      <w:r w:rsidRPr="001067F3">
        <w:rPr>
          <w:rFonts w:eastAsia="Times New Roman" w:cstheme="minorHAnsi"/>
          <w:sz w:val="20"/>
          <w:szCs w:val="20"/>
        </w:rPr>
        <w:t>, dated April 12</w:t>
      </w:r>
      <w:r w:rsidRPr="001067F3">
        <w:rPr>
          <w:rFonts w:eastAsia="Times New Roman" w:cstheme="minorHAnsi"/>
          <w:sz w:val="20"/>
          <w:szCs w:val="20"/>
          <w:vertAlign w:val="superscript"/>
        </w:rPr>
        <w:t>th</w:t>
      </w:r>
      <w:r w:rsidRPr="001067F3">
        <w:rPr>
          <w:rFonts w:eastAsia="Times New Roman" w:cstheme="minorHAnsi"/>
          <w:sz w:val="20"/>
          <w:szCs w:val="20"/>
        </w:rPr>
        <w:t>, 2024 (the “</w:t>
      </w:r>
      <w:r w:rsidR="0069165C" w:rsidRPr="001067F3">
        <w:rPr>
          <w:rFonts w:eastAsia="Times New Roman" w:cstheme="minorHAnsi"/>
          <w:sz w:val="20"/>
          <w:szCs w:val="20"/>
        </w:rPr>
        <w:t>Product Engagement Agreement</w:t>
      </w:r>
      <w:r w:rsidRPr="001067F3">
        <w:rPr>
          <w:rFonts w:eastAsia="Times New Roman" w:cstheme="minorHAnsi"/>
          <w:sz w:val="20"/>
          <w:szCs w:val="20"/>
        </w:rPr>
        <w:t xml:space="preserve">”) for the provision of Data and Analytics Services. </w:t>
      </w:r>
    </w:p>
    <w:p w14:paraId="2BE91989" w14:textId="77777777" w:rsidR="00B147D3" w:rsidRPr="001067F3" w:rsidRDefault="00B147D3" w:rsidP="009F47C1">
      <w:pPr>
        <w:spacing w:after="0" w:line="240" w:lineRule="auto"/>
        <w:jc w:val="both"/>
        <w:rPr>
          <w:rFonts w:eastAsia="Times New Roman" w:cstheme="minorHAnsi"/>
          <w:sz w:val="20"/>
          <w:szCs w:val="20"/>
        </w:rPr>
      </w:pPr>
    </w:p>
    <w:p w14:paraId="288565C0" w14:textId="6F7BA7FC" w:rsidR="00B147D3" w:rsidRPr="001067F3" w:rsidRDefault="00B147D3" w:rsidP="009F47C1">
      <w:pPr>
        <w:spacing w:after="0" w:line="240" w:lineRule="auto"/>
        <w:jc w:val="both"/>
        <w:rPr>
          <w:rFonts w:eastAsia="Times New Roman" w:cstheme="minorHAnsi"/>
          <w:sz w:val="20"/>
          <w:szCs w:val="20"/>
        </w:rPr>
      </w:pPr>
      <w:r w:rsidRPr="001067F3">
        <w:rPr>
          <w:rFonts w:eastAsia="Times New Roman" w:cstheme="minorHAnsi"/>
          <w:sz w:val="20"/>
          <w:szCs w:val="20"/>
        </w:rPr>
        <w:t xml:space="preserve">Unless the context otherwise indicates, capitalized terms that are used but not defined in this Statement of Work shall have the meaning assigned to such terms in the </w:t>
      </w:r>
      <w:r w:rsidR="0069165C" w:rsidRPr="001067F3">
        <w:rPr>
          <w:rFonts w:eastAsia="Times New Roman" w:cstheme="minorHAnsi"/>
          <w:sz w:val="20"/>
          <w:szCs w:val="20"/>
        </w:rPr>
        <w:t>Product Engagement Agreement</w:t>
      </w:r>
      <w:r w:rsidRPr="001067F3">
        <w:rPr>
          <w:rFonts w:eastAsia="Times New Roman" w:cstheme="minorHAnsi"/>
          <w:sz w:val="20"/>
          <w:szCs w:val="20"/>
        </w:rPr>
        <w:t>.</w:t>
      </w:r>
    </w:p>
    <w:p w14:paraId="4F98B26D" w14:textId="77777777" w:rsidR="00DF19F0" w:rsidRPr="001067F3" w:rsidRDefault="00DF19F0" w:rsidP="009F47C1">
      <w:pPr>
        <w:spacing w:after="0" w:line="240" w:lineRule="auto"/>
        <w:jc w:val="both"/>
        <w:rPr>
          <w:rFonts w:eastAsia="Times New Roman" w:cstheme="minorHAnsi"/>
        </w:rPr>
      </w:pPr>
    </w:p>
    <w:p w14:paraId="433F7124" w14:textId="4A67A50D" w:rsidR="00143175" w:rsidRPr="001067F3" w:rsidRDefault="00143175" w:rsidP="003D4B65">
      <w:pPr>
        <w:pStyle w:val="ListParagraph"/>
        <w:numPr>
          <w:ilvl w:val="0"/>
          <w:numId w:val="11"/>
        </w:numPr>
        <w:spacing w:after="0" w:line="240" w:lineRule="auto"/>
        <w:jc w:val="both"/>
        <w:rPr>
          <w:rFonts w:eastAsia="Times New Roman" w:cstheme="minorHAnsi"/>
          <w:b/>
          <w:bCs/>
        </w:rPr>
      </w:pPr>
      <w:r w:rsidRPr="001067F3">
        <w:rPr>
          <w:rFonts w:eastAsia="Times New Roman" w:cstheme="minorHAnsi"/>
          <w:b/>
          <w:bCs/>
          <w:sz w:val="20"/>
          <w:szCs w:val="20"/>
        </w:rPr>
        <w:t xml:space="preserve">Summary. </w:t>
      </w:r>
    </w:p>
    <w:p w14:paraId="3001EFEB" w14:textId="77777777" w:rsidR="00DF19F0" w:rsidRPr="001067F3" w:rsidRDefault="00DF19F0" w:rsidP="009F47C1">
      <w:pPr>
        <w:spacing w:after="0" w:line="240" w:lineRule="auto"/>
        <w:jc w:val="both"/>
        <w:rPr>
          <w:rFonts w:eastAsia="Times New Roman" w:cstheme="minorHAnsi"/>
        </w:rPr>
      </w:pPr>
    </w:p>
    <w:tbl>
      <w:tblPr>
        <w:tblStyle w:val="TableGrid"/>
        <w:tblW w:w="10627" w:type="dxa"/>
        <w:tblLook w:val="04A0" w:firstRow="1" w:lastRow="0" w:firstColumn="1" w:lastColumn="0" w:noHBand="0" w:noVBand="1"/>
      </w:tblPr>
      <w:tblGrid>
        <w:gridCol w:w="3865"/>
        <w:gridCol w:w="6762"/>
      </w:tblGrid>
      <w:tr w:rsidR="00DF19F0" w:rsidRPr="001067F3" w14:paraId="502D7285"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hideMark/>
          </w:tcPr>
          <w:p w14:paraId="3ACF45D6" w14:textId="4A0BDDA3" w:rsidR="00DF19F0" w:rsidRPr="001067F3" w:rsidRDefault="00DF19F0" w:rsidP="009F47C1">
            <w:pPr>
              <w:rPr>
                <w:rFonts w:eastAsia="Calibri" w:cstheme="minorHAnsi"/>
                <w:b/>
                <w:bCs/>
                <w:sz w:val="20"/>
                <w:szCs w:val="20"/>
              </w:rPr>
            </w:pPr>
            <w:bookmarkStart w:id="2" w:name="OLE_LINK16"/>
            <w:bookmarkEnd w:id="2"/>
            <w:r w:rsidRPr="001067F3">
              <w:rPr>
                <w:rFonts w:eastAsia="Calibri" w:cstheme="minorHAnsi"/>
                <w:b/>
                <w:bCs/>
                <w:sz w:val="20"/>
                <w:szCs w:val="20"/>
              </w:rPr>
              <w:t>Program Name</w:t>
            </w:r>
            <w:r w:rsidR="0004055A" w:rsidRPr="001067F3">
              <w:rPr>
                <w:rFonts w:eastAsia="Calibri" w:cstheme="minorHAnsi"/>
                <w:b/>
                <w:bCs/>
                <w:sz w:val="20"/>
                <w:szCs w:val="20"/>
              </w:rPr>
              <w:t xml:space="preserve"> description</w:t>
            </w:r>
          </w:p>
        </w:tc>
        <w:tc>
          <w:tcPr>
            <w:tcW w:w="6762" w:type="dxa"/>
            <w:tcBorders>
              <w:top w:val="single" w:sz="4" w:space="0" w:color="auto"/>
              <w:left w:val="single" w:sz="4" w:space="0" w:color="auto"/>
              <w:bottom w:val="single" w:sz="4" w:space="0" w:color="auto"/>
              <w:right w:val="single" w:sz="4" w:space="0" w:color="auto"/>
            </w:tcBorders>
            <w:vAlign w:val="center"/>
            <w:hideMark/>
          </w:tcPr>
          <w:p w14:paraId="3CB6E9A0" w14:textId="7A98AF8C" w:rsidR="00DF19F0" w:rsidRPr="001067F3" w:rsidRDefault="00900707" w:rsidP="009F47C1">
            <w:pPr>
              <w:rPr>
                <w:rFonts w:cstheme="minorHAnsi"/>
              </w:rPr>
            </w:pPr>
            <w:r w:rsidRPr="001067F3">
              <w:rPr>
                <w:rFonts w:cstheme="minorHAnsi"/>
                <w:b/>
                <w:bCs/>
                <w:color w:val="000000"/>
                <w:sz w:val="20"/>
                <w:szCs w:val="20"/>
                <w:shd w:val="clear" w:color="auto" w:fill="FFFFFF"/>
              </w:rPr>
              <w:t>MATRIX AI — Latin America Data &amp; Analytics Program Delivery Model: Cross-Stream Product Program (Platform + Product Stream Orchestration)</w:t>
            </w:r>
          </w:p>
        </w:tc>
      </w:tr>
      <w:tr w:rsidR="00DF19F0" w:rsidRPr="001067F3" w14:paraId="19839F10"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hideMark/>
          </w:tcPr>
          <w:p w14:paraId="7A8F3885" w14:textId="0A734877" w:rsidR="00DF19F0" w:rsidRPr="001067F3" w:rsidRDefault="00A24A5A" w:rsidP="009F47C1">
            <w:pPr>
              <w:rPr>
                <w:rFonts w:eastAsia="Calibri" w:cstheme="minorHAnsi"/>
                <w:b/>
                <w:bCs/>
                <w:sz w:val="20"/>
                <w:szCs w:val="20"/>
              </w:rPr>
            </w:pPr>
            <w:r w:rsidRPr="001067F3">
              <w:rPr>
                <w:rFonts w:eastAsia="Calibri" w:cstheme="minorHAnsi"/>
                <w:b/>
                <w:bCs/>
                <w:sz w:val="20"/>
                <w:szCs w:val="20"/>
              </w:rPr>
              <w:t>Pr</w:t>
            </w:r>
            <w:r w:rsidR="0004055A" w:rsidRPr="001067F3">
              <w:rPr>
                <w:rFonts w:eastAsia="Calibri" w:cstheme="minorHAnsi"/>
                <w:b/>
                <w:bCs/>
                <w:sz w:val="20"/>
                <w:szCs w:val="20"/>
              </w:rPr>
              <w:t>ogram</w:t>
            </w:r>
            <w:r w:rsidR="00DF19F0" w:rsidRPr="001067F3">
              <w:rPr>
                <w:rFonts w:eastAsia="Calibri" w:cstheme="minorHAnsi"/>
                <w:b/>
                <w:bCs/>
                <w:sz w:val="20"/>
                <w:szCs w:val="20"/>
              </w:rPr>
              <w:t xml:space="preserve"> Name</w:t>
            </w:r>
          </w:p>
        </w:tc>
        <w:tc>
          <w:tcPr>
            <w:tcW w:w="6762" w:type="dxa"/>
            <w:tcBorders>
              <w:top w:val="single" w:sz="4" w:space="0" w:color="auto"/>
              <w:left w:val="single" w:sz="4" w:space="0" w:color="auto"/>
              <w:bottom w:val="single" w:sz="4" w:space="0" w:color="auto"/>
              <w:right w:val="single" w:sz="4" w:space="0" w:color="auto"/>
            </w:tcBorders>
            <w:vAlign w:val="center"/>
            <w:hideMark/>
          </w:tcPr>
          <w:p w14:paraId="63784F35" w14:textId="115B10DE" w:rsidR="00DF19F0" w:rsidRPr="001067F3" w:rsidRDefault="007331B8" w:rsidP="009F47C1">
            <w:pPr>
              <w:rPr>
                <w:rFonts w:cstheme="minorHAnsi"/>
              </w:rPr>
            </w:pPr>
            <w:r w:rsidRPr="001067F3">
              <w:rPr>
                <w:rFonts w:cstheme="minorHAnsi"/>
                <w:b/>
                <w:bCs/>
                <w:color w:val="000000" w:themeColor="text1"/>
                <w:sz w:val="20"/>
                <w:szCs w:val="20"/>
              </w:rPr>
              <w:t>Matrix AI</w:t>
            </w:r>
          </w:p>
        </w:tc>
      </w:tr>
      <w:tr w:rsidR="002D5FE6" w:rsidRPr="001067F3" w14:paraId="72EE9B24"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13A4E7A1" w14:textId="14F06708" w:rsidR="002D5FE6" w:rsidRPr="001067F3" w:rsidRDefault="00DE4869" w:rsidP="009F47C1">
            <w:pPr>
              <w:rPr>
                <w:rFonts w:eastAsia="Calibri" w:cstheme="minorHAnsi"/>
                <w:b/>
                <w:bCs/>
                <w:sz w:val="20"/>
                <w:szCs w:val="20"/>
              </w:rPr>
            </w:pPr>
            <w:r w:rsidRPr="001067F3">
              <w:rPr>
                <w:rFonts w:eastAsia="Calibri" w:cstheme="minorHAnsi"/>
                <w:b/>
                <w:bCs/>
                <w:sz w:val="20"/>
                <w:szCs w:val="20"/>
              </w:rPr>
              <w:t>AR</w:t>
            </w:r>
            <w:r w:rsidR="002D5FE6" w:rsidRPr="001067F3">
              <w:rPr>
                <w:rFonts w:eastAsia="Calibri" w:cstheme="minorHAnsi"/>
                <w:b/>
                <w:bCs/>
                <w:sz w:val="20"/>
                <w:szCs w:val="20"/>
              </w:rPr>
              <w:t xml:space="preserve"> </w:t>
            </w:r>
            <w:r w:rsidR="00166161" w:rsidRPr="001067F3">
              <w:rPr>
                <w:rFonts w:eastAsia="Calibri" w:cstheme="minorHAnsi"/>
                <w:b/>
                <w:bCs/>
                <w:sz w:val="20"/>
                <w:szCs w:val="20"/>
              </w:rPr>
              <w:t>number</w:t>
            </w:r>
          </w:p>
        </w:tc>
        <w:tc>
          <w:tcPr>
            <w:tcW w:w="6762" w:type="dxa"/>
            <w:tcBorders>
              <w:top w:val="single" w:sz="4" w:space="0" w:color="auto"/>
              <w:left w:val="single" w:sz="4" w:space="0" w:color="auto"/>
              <w:bottom w:val="single" w:sz="4" w:space="0" w:color="auto"/>
              <w:right w:val="single" w:sz="4" w:space="0" w:color="auto"/>
            </w:tcBorders>
            <w:vAlign w:val="center"/>
          </w:tcPr>
          <w:p w14:paraId="3856BF1D" w14:textId="6F9C8AF4" w:rsidR="002D5FE6" w:rsidRPr="001067F3" w:rsidRDefault="002D5FE6" w:rsidP="009F47C1">
            <w:pPr>
              <w:rPr>
                <w:rFonts w:cstheme="minorHAnsi"/>
                <w:sz w:val="20"/>
                <w:szCs w:val="20"/>
              </w:rPr>
            </w:pPr>
          </w:p>
        </w:tc>
      </w:tr>
      <w:tr w:rsidR="00182575" w:rsidRPr="001067F3" w14:paraId="24CBC0D6"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6DFFE15F" w14:textId="7121540A" w:rsidR="00182575" w:rsidRPr="001067F3" w:rsidRDefault="00182575" w:rsidP="009F47C1">
            <w:pPr>
              <w:rPr>
                <w:rFonts w:eastAsia="Calibri" w:cstheme="minorHAnsi"/>
                <w:b/>
                <w:bCs/>
                <w:sz w:val="20"/>
                <w:szCs w:val="20"/>
              </w:rPr>
            </w:pPr>
            <w:r w:rsidRPr="001067F3">
              <w:rPr>
                <w:rFonts w:eastAsia="Calibri" w:cstheme="minorHAnsi"/>
                <w:b/>
                <w:bCs/>
                <w:color w:val="000000"/>
                <w:sz w:val="20"/>
                <w:szCs w:val="20"/>
              </w:rPr>
              <w:t>Cost Center / WBS number</w:t>
            </w:r>
          </w:p>
        </w:tc>
        <w:tc>
          <w:tcPr>
            <w:tcW w:w="6762" w:type="dxa"/>
            <w:tcBorders>
              <w:top w:val="single" w:sz="4" w:space="0" w:color="auto"/>
              <w:left w:val="single" w:sz="4" w:space="0" w:color="auto"/>
              <w:bottom w:val="single" w:sz="4" w:space="0" w:color="auto"/>
              <w:right w:val="single" w:sz="4" w:space="0" w:color="auto"/>
            </w:tcBorders>
          </w:tcPr>
          <w:p w14:paraId="0C75F885" w14:textId="432C9D95" w:rsidR="00182575" w:rsidRPr="001067F3" w:rsidRDefault="00182575" w:rsidP="009F47C1">
            <w:pPr>
              <w:rPr>
                <w:rFonts w:cstheme="minorHAnsi"/>
                <w:sz w:val="20"/>
                <w:szCs w:val="20"/>
              </w:rPr>
            </w:pPr>
          </w:p>
        </w:tc>
      </w:tr>
      <w:tr w:rsidR="00182575" w:rsidRPr="001067F3" w14:paraId="1420305A"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50AF33B2" w14:textId="4E42139B" w:rsidR="00182575" w:rsidRPr="001067F3" w:rsidRDefault="00182575" w:rsidP="009F47C1">
            <w:pPr>
              <w:rPr>
                <w:rFonts w:eastAsia="Calibri" w:cstheme="minorHAnsi"/>
                <w:b/>
                <w:bCs/>
                <w:color w:val="000000"/>
                <w:sz w:val="20"/>
                <w:szCs w:val="20"/>
              </w:rPr>
            </w:pPr>
            <w:r w:rsidRPr="001067F3">
              <w:rPr>
                <w:rFonts w:eastAsia="Calibri" w:cstheme="minorHAnsi"/>
                <w:b/>
                <w:bCs/>
                <w:sz w:val="20"/>
                <w:szCs w:val="20"/>
              </w:rPr>
              <w:t>Seller’s Name</w:t>
            </w:r>
          </w:p>
        </w:tc>
        <w:tc>
          <w:tcPr>
            <w:tcW w:w="6762" w:type="dxa"/>
            <w:tcBorders>
              <w:top w:val="single" w:sz="4" w:space="0" w:color="auto"/>
              <w:left w:val="single" w:sz="4" w:space="0" w:color="auto"/>
              <w:bottom w:val="single" w:sz="4" w:space="0" w:color="auto"/>
              <w:right w:val="single" w:sz="4" w:space="0" w:color="auto"/>
            </w:tcBorders>
            <w:vAlign w:val="center"/>
          </w:tcPr>
          <w:p w14:paraId="6C5F03C3" w14:textId="14B8FE6C" w:rsidR="00182575" w:rsidRPr="001067F3" w:rsidRDefault="00182575" w:rsidP="009F47C1">
            <w:pPr>
              <w:rPr>
                <w:rFonts w:cstheme="minorHAnsi"/>
                <w:sz w:val="20"/>
                <w:szCs w:val="20"/>
              </w:rPr>
            </w:pPr>
            <w:r w:rsidRPr="001067F3">
              <w:rPr>
                <w:rFonts w:cstheme="minorHAnsi"/>
                <w:sz w:val="20"/>
                <w:szCs w:val="20"/>
              </w:rPr>
              <w:t>Lingaro</w:t>
            </w:r>
          </w:p>
        </w:tc>
      </w:tr>
      <w:tr w:rsidR="00182575" w:rsidRPr="001067F3" w14:paraId="7CD06CA6"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12711B71" w14:textId="7DB653F9" w:rsidR="00182575" w:rsidRPr="001067F3" w:rsidRDefault="00182575" w:rsidP="009F47C1">
            <w:pPr>
              <w:rPr>
                <w:rFonts w:eastAsia="Calibri" w:cstheme="minorHAnsi"/>
                <w:b/>
                <w:bCs/>
                <w:sz w:val="20"/>
                <w:szCs w:val="20"/>
              </w:rPr>
            </w:pPr>
            <w:r w:rsidRPr="001067F3">
              <w:rPr>
                <w:rFonts w:eastAsia="Calibri" w:cstheme="minorHAnsi"/>
                <w:b/>
                <w:bCs/>
                <w:sz w:val="20"/>
                <w:szCs w:val="20"/>
              </w:rPr>
              <w:t>Start Date</w:t>
            </w:r>
          </w:p>
        </w:tc>
        <w:tc>
          <w:tcPr>
            <w:tcW w:w="6762" w:type="dxa"/>
            <w:tcBorders>
              <w:top w:val="single" w:sz="4" w:space="0" w:color="auto"/>
              <w:left w:val="single" w:sz="4" w:space="0" w:color="auto"/>
              <w:bottom w:val="single" w:sz="4" w:space="0" w:color="auto"/>
              <w:right w:val="single" w:sz="4" w:space="0" w:color="auto"/>
            </w:tcBorders>
          </w:tcPr>
          <w:p w14:paraId="18367919" w14:textId="0100EAC5" w:rsidR="00182575" w:rsidRPr="001067F3" w:rsidRDefault="00182575" w:rsidP="009F47C1">
            <w:pPr>
              <w:rPr>
                <w:rFonts w:eastAsia="Times New Roman" w:cstheme="minorHAnsi"/>
                <w:color w:val="000000" w:themeColor="text1"/>
                <w:sz w:val="20"/>
                <w:szCs w:val="20"/>
                <w:lang w:val="pl-PL" w:eastAsia="pl-PL"/>
              </w:rPr>
            </w:pPr>
            <w:r w:rsidRPr="001067F3">
              <w:rPr>
                <w:rFonts w:eastAsia="Times New Roman" w:cstheme="minorHAnsi"/>
                <w:color w:val="000000" w:themeColor="text1"/>
                <w:sz w:val="20"/>
                <w:szCs w:val="20"/>
                <w:lang w:val="pl-PL" w:eastAsia="pl-PL"/>
              </w:rPr>
              <w:t>0</w:t>
            </w:r>
            <w:r w:rsidR="00AC12B9" w:rsidRPr="001067F3">
              <w:rPr>
                <w:rFonts w:eastAsia="Times New Roman" w:cstheme="minorHAnsi"/>
                <w:color w:val="000000" w:themeColor="text1"/>
                <w:sz w:val="20"/>
                <w:szCs w:val="20"/>
                <w:lang w:val="pl-PL" w:eastAsia="pl-PL"/>
              </w:rPr>
              <w:t>2</w:t>
            </w:r>
            <w:r w:rsidR="00097F25" w:rsidRPr="001067F3">
              <w:rPr>
                <w:rFonts w:eastAsia="Times New Roman" w:cstheme="minorHAnsi"/>
                <w:color w:val="000000" w:themeColor="text1"/>
                <w:sz w:val="20"/>
                <w:szCs w:val="20"/>
                <w:lang w:val="pl-PL" w:eastAsia="pl-PL"/>
              </w:rPr>
              <w:t xml:space="preserve"> November </w:t>
            </w:r>
            <w:r w:rsidRPr="001067F3">
              <w:rPr>
                <w:rFonts w:eastAsia="Times New Roman" w:cstheme="minorHAnsi"/>
                <w:color w:val="000000" w:themeColor="text1"/>
                <w:sz w:val="20"/>
                <w:szCs w:val="20"/>
                <w:lang w:val="pl-PL" w:eastAsia="pl-PL"/>
              </w:rPr>
              <w:t>202</w:t>
            </w:r>
            <w:r w:rsidR="011353DF" w:rsidRPr="001067F3">
              <w:rPr>
                <w:rFonts w:eastAsia="Times New Roman" w:cstheme="minorHAnsi"/>
                <w:color w:val="000000" w:themeColor="text1"/>
                <w:sz w:val="20"/>
                <w:szCs w:val="20"/>
                <w:lang w:val="pl-PL" w:eastAsia="pl-PL"/>
              </w:rPr>
              <w:t>6</w:t>
            </w:r>
          </w:p>
        </w:tc>
      </w:tr>
      <w:tr w:rsidR="00182575" w:rsidRPr="001067F3" w14:paraId="7C44B88F"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11B8857C" w14:textId="050F5260" w:rsidR="00182575" w:rsidRPr="001067F3" w:rsidRDefault="00182575" w:rsidP="009F47C1">
            <w:pPr>
              <w:rPr>
                <w:rFonts w:eastAsia="Calibri" w:cstheme="minorHAnsi"/>
                <w:b/>
                <w:bCs/>
                <w:sz w:val="20"/>
                <w:szCs w:val="20"/>
              </w:rPr>
            </w:pPr>
            <w:r w:rsidRPr="001067F3">
              <w:rPr>
                <w:rFonts w:eastAsia="Calibri" w:cstheme="minorHAnsi"/>
                <w:b/>
                <w:bCs/>
                <w:sz w:val="20"/>
                <w:szCs w:val="20"/>
              </w:rPr>
              <w:t>End Date</w:t>
            </w:r>
          </w:p>
        </w:tc>
        <w:tc>
          <w:tcPr>
            <w:tcW w:w="6762" w:type="dxa"/>
            <w:tcBorders>
              <w:top w:val="single" w:sz="4" w:space="0" w:color="auto"/>
              <w:left w:val="single" w:sz="4" w:space="0" w:color="auto"/>
              <w:bottom w:val="single" w:sz="4" w:space="0" w:color="auto"/>
              <w:right w:val="single" w:sz="4" w:space="0" w:color="auto"/>
            </w:tcBorders>
          </w:tcPr>
          <w:p w14:paraId="6EE5ADAD" w14:textId="5DD2478E" w:rsidR="00182575" w:rsidRPr="001067F3" w:rsidRDefault="00D75350" w:rsidP="009F47C1">
            <w:pPr>
              <w:rPr>
                <w:rFonts w:eastAsia="Times New Roman" w:cstheme="minorHAnsi"/>
                <w:color w:val="000000" w:themeColor="text1"/>
                <w:sz w:val="20"/>
                <w:szCs w:val="20"/>
                <w:lang w:eastAsia="pl-PL"/>
              </w:rPr>
            </w:pPr>
            <w:r w:rsidRPr="001067F3">
              <w:rPr>
                <w:rFonts w:eastAsia="Times New Roman" w:cstheme="minorHAnsi"/>
                <w:color w:val="000000" w:themeColor="text1"/>
                <w:sz w:val="20"/>
                <w:szCs w:val="20"/>
                <w:lang w:eastAsia="pl-PL"/>
              </w:rPr>
              <w:t>3</w:t>
            </w:r>
            <w:r w:rsidR="00097F25" w:rsidRPr="001067F3">
              <w:rPr>
                <w:rFonts w:eastAsia="Times New Roman" w:cstheme="minorHAnsi"/>
                <w:color w:val="000000" w:themeColor="text1"/>
                <w:sz w:val="20"/>
                <w:szCs w:val="20"/>
                <w:lang w:eastAsia="pl-PL"/>
              </w:rPr>
              <w:t xml:space="preserve">1 December </w:t>
            </w:r>
            <w:r w:rsidR="00182575" w:rsidRPr="001067F3">
              <w:rPr>
                <w:rFonts w:eastAsia="Times New Roman" w:cstheme="minorHAnsi"/>
                <w:color w:val="000000" w:themeColor="text1"/>
                <w:sz w:val="20"/>
                <w:szCs w:val="20"/>
                <w:lang w:eastAsia="pl-PL"/>
              </w:rPr>
              <w:t>202</w:t>
            </w:r>
            <w:r w:rsidR="00AC12B9" w:rsidRPr="001067F3">
              <w:rPr>
                <w:rFonts w:eastAsia="Times New Roman" w:cstheme="minorHAnsi"/>
                <w:color w:val="000000" w:themeColor="text1"/>
                <w:sz w:val="20"/>
                <w:szCs w:val="20"/>
                <w:lang w:eastAsia="pl-PL"/>
              </w:rPr>
              <w:t>7</w:t>
            </w:r>
            <w:r w:rsidR="00FF6BA8" w:rsidRPr="001067F3">
              <w:rPr>
                <w:rFonts w:eastAsia="Times New Roman" w:cstheme="minorHAnsi"/>
                <w:color w:val="000000" w:themeColor="text1"/>
                <w:sz w:val="20"/>
                <w:szCs w:val="20"/>
                <w:lang w:eastAsia="pl-PL"/>
              </w:rPr>
              <w:t xml:space="preserve"> fully delivered</w:t>
            </w:r>
          </w:p>
        </w:tc>
      </w:tr>
      <w:tr w:rsidR="00182575" w:rsidRPr="001067F3" w14:paraId="1FB499C5"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031A82AA" w14:textId="0BA5CC86" w:rsidR="00182575" w:rsidRPr="001067F3" w:rsidRDefault="00182575" w:rsidP="009F47C1">
            <w:pPr>
              <w:rPr>
                <w:rFonts w:eastAsia="Calibri" w:cstheme="minorHAnsi"/>
                <w:b/>
                <w:bCs/>
                <w:sz w:val="20"/>
                <w:szCs w:val="20"/>
              </w:rPr>
            </w:pPr>
            <w:r w:rsidRPr="001067F3">
              <w:rPr>
                <w:rFonts w:eastAsia="Calibri" w:cstheme="minorHAnsi"/>
                <w:b/>
                <w:color w:val="000000" w:themeColor="text1"/>
                <w:sz w:val="20"/>
                <w:szCs w:val="20"/>
              </w:rPr>
              <w:t xml:space="preserve">Work Location(s) </w:t>
            </w:r>
          </w:p>
        </w:tc>
        <w:tc>
          <w:tcPr>
            <w:tcW w:w="6762" w:type="dxa"/>
            <w:tcBorders>
              <w:top w:val="single" w:sz="4" w:space="0" w:color="auto"/>
              <w:left w:val="single" w:sz="4" w:space="0" w:color="auto"/>
              <w:bottom w:val="single" w:sz="4" w:space="0" w:color="auto"/>
              <w:right w:val="single" w:sz="4" w:space="0" w:color="auto"/>
            </w:tcBorders>
            <w:vAlign w:val="center"/>
          </w:tcPr>
          <w:p w14:paraId="2B13551A" w14:textId="55FC4535" w:rsidR="00182575" w:rsidRPr="001067F3" w:rsidRDefault="00182575" w:rsidP="009F47C1">
            <w:pPr>
              <w:rPr>
                <w:rFonts w:cstheme="minorHAnsi"/>
                <w:sz w:val="20"/>
                <w:szCs w:val="20"/>
              </w:rPr>
            </w:pPr>
            <w:r w:rsidRPr="001067F3">
              <w:rPr>
                <w:rStyle w:val="normaltextrun"/>
                <w:rFonts w:cstheme="minorHAnsi"/>
                <w:color w:val="000000"/>
                <w:sz w:val="20"/>
                <w:szCs w:val="20"/>
                <w:shd w:val="clear" w:color="auto" w:fill="FFFFFF"/>
              </w:rPr>
              <w:t>Remotely </w:t>
            </w:r>
            <w:r w:rsidRPr="001067F3">
              <w:rPr>
                <w:rStyle w:val="eop"/>
                <w:rFonts w:cstheme="minorHAnsi"/>
                <w:color w:val="000000"/>
                <w:sz w:val="20"/>
                <w:szCs w:val="20"/>
                <w:shd w:val="clear" w:color="auto" w:fill="FFFFFF"/>
              </w:rPr>
              <w:t> </w:t>
            </w:r>
          </w:p>
        </w:tc>
      </w:tr>
      <w:tr w:rsidR="00182575" w:rsidRPr="001067F3" w14:paraId="0499E66C"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hideMark/>
          </w:tcPr>
          <w:p w14:paraId="0AC6A542" w14:textId="059D1FC4" w:rsidR="00182575" w:rsidRPr="001067F3" w:rsidRDefault="00182575" w:rsidP="009F47C1">
            <w:pPr>
              <w:rPr>
                <w:rFonts w:eastAsia="Calibri" w:cstheme="minorHAnsi"/>
                <w:b/>
                <w:bCs/>
                <w:sz w:val="20"/>
                <w:szCs w:val="20"/>
              </w:rPr>
            </w:pPr>
            <w:r w:rsidRPr="001067F3">
              <w:rPr>
                <w:rFonts w:eastAsia="Calibri" w:cstheme="minorHAnsi"/>
                <w:b/>
                <w:bCs/>
                <w:sz w:val="20"/>
                <w:szCs w:val="20"/>
              </w:rPr>
              <w:t xml:space="preserve">Seller </w:t>
            </w:r>
            <w:r w:rsidR="00BE181A" w:rsidRPr="001067F3">
              <w:rPr>
                <w:rFonts w:eastAsia="Calibri" w:cstheme="minorHAnsi"/>
                <w:b/>
                <w:bCs/>
                <w:sz w:val="20"/>
                <w:szCs w:val="20"/>
              </w:rPr>
              <w:t xml:space="preserve">Delivery </w:t>
            </w:r>
            <w:r w:rsidRPr="001067F3">
              <w:rPr>
                <w:rFonts w:eastAsia="Calibri" w:cstheme="minorHAnsi"/>
                <w:b/>
                <w:bCs/>
                <w:sz w:val="20"/>
                <w:szCs w:val="20"/>
              </w:rPr>
              <w:t xml:space="preserve">Manager (SPOC) </w:t>
            </w:r>
          </w:p>
        </w:tc>
        <w:tc>
          <w:tcPr>
            <w:tcW w:w="6762" w:type="dxa"/>
            <w:tcBorders>
              <w:top w:val="single" w:sz="4" w:space="0" w:color="auto"/>
              <w:left w:val="single" w:sz="4" w:space="0" w:color="auto"/>
              <w:bottom w:val="single" w:sz="4" w:space="0" w:color="auto"/>
              <w:right w:val="single" w:sz="4" w:space="0" w:color="auto"/>
            </w:tcBorders>
            <w:vAlign w:val="center"/>
            <w:hideMark/>
          </w:tcPr>
          <w:p w14:paraId="5B03BEBB" w14:textId="77777777" w:rsidR="00182575" w:rsidRPr="001067F3" w:rsidRDefault="00182575" w:rsidP="009F47C1">
            <w:pPr>
              <w:pStyle w:val="paragraph"/>
              <w:spacing w:before="0" w:beforeAutospacing="0" w:after="0" w:afterAutospacing="0"/>
              <w:jc w:val="both"/>
              <w:textAlignment w:val="baseline"/>
              <w:rPr>
                <w:rFonts w:asciiTheme="minorHAnsi" w:hAnsiTheme="minorHAnsi" w:cstheme="minorHAnsi"/>
                <w:sz w:val="20"/>
                <w:szCs w:val="20"/>
                <w:lang w:val="en-GB"/>
              </w:rPr>
            </w:pPr>
            <w:r w:rsidRPr="001067F3">
              <w:rPr>
                <w:rStyle w:val="normaltextrun"/>
                <w:rFonts w:asciiTheme="minorHAnsi" w:hAnsiTheme="minorHAnsi" w:cstheme="minorHAnsi"/>
                <w:sz w:val="20"/>
                <w:szCs w:val="20"/>
              </w:rPr>
              <w:t>Tim Kemp</w:t>
            </w:r>
          </w:p>
          <w:p w14:paraId="01BE8250" w14:textId="39B8F462" w:rsidR="00182575" w:rsidRPr="001067F3" w:rsidRDefault="00182575" w:rsidP="009F47C1">
            <w:pPr>
              <w:pStyle w:val="paragraph"/>
              <w:spacing w:before="0" w:beforeAutospacing="0" w:after="0" w:afterAutospacing="0"/>
              <w:jc w:val="both"/>
              <w:textAlignment w:val="baseline"/>
              <w:rPr>
                <w:rFonts w:asciiTheme="minorHAnsi" w:hAnsiTheme="minorHAnsi" w:cstheme="minorHAnsi"/>
                <w:sz w:val="18"/>
                <w:szCs w:val="18"/>
              </w:rPr>
            </w:pPr>
            <w:hyperlink r:id="rId15" w:history="1">
              <w:r w:rsidRPr="001067F3">
                <w:rPr>
                  <w:rStyle w:val="Hyperlink"/>
                  <w:rFonts w:asciiTheme="minorHAnsi" w:hAnsiTheme="minorHAnsi" w:cstheme="minorHAnsi"/>
                  <w:sz w:val="20"/>
                  <w:szCs w:val="20"/>
                  <w:lang w:val="en-GB"/>
                </w:rPr>
                <w:t>tim.kemp@lingarogroup.com</w:t>
              </w:r>
            </w:hyperlink>
            <w:r w:rsidRPr="001067F3">
              <w:rPr>
                <w:rStyle w:val="normaltextrun"/>
                <w:rFonts w:asciiTheme="minorHAnsi" w:hAnsiTheme="minorHAnsi" w:cstheme="minorHAnsi"/>
                <w:sz w:val="20"/>
                <w:szCs w:val="20"/>
              </w:rPr>
              <w:t> </w:t>
            </w:r>
            <w:r w:rsidRPr="001067F3">
              <w:rPr>
                <w:rStyle w:val="eop"/>
                <w:rFonts w:asciiTheme="minorHAnsi" w:hAnsiTheme="minorHAnsi" w:cstheme="minorHAnsi"/>
                <w:sz w:val="20"/>
                <w:szCs w:val="20"/>
              </w:rPr>
              <w:t> </w:t>
            </w:r>
          </w:p>
        </w:tc>
      </w:tr>
      <w:tr w:rsidR="00182575" w:rsidRPr="00CB7A2F" w14:paraId="42358177"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hideMark/>
          </w:tcPr>
          <w:p w14:paraId="1F2968EC" w14:textId="7D786F86" w:rsidR="00182575" w:rsidRPr="001067F3" w:rsidRDefault="00182575" w:rsidP="009F47C1">
            <w:pPr>
              <w:rPr>
                <w:rFonts w:eastAsia="Calibri" w:cstheme="minorHAnsi"/>
                <w:b/>
                <w:bCs/>
                <w:sz w:val="20"/>
                <w:szCs w:val="20"/>
              </w:rPr>
            </w:pPr>
            <w:r w:rsidRPr="001067F3">
              <w:rPr>
                <w:rFonts w:eastAsia="Calibri" w:cstheme="minorHAnsi"/>
                <w:b/>
                <w:color w:val="000000" w:themeColor="text1"/>
                <w:sz w:val="20"/>
                <w:szCs w:val="20"/>
              </w:rPr>
              <w:t xml:space="preserve">Buyer </w:t>
            </w:r>
            <w:r w:rsidR="00BE181A" w:rsidRPr="001067F3">
              <w:rPr>
                <w:rFonts w:eastAsia="Calibri" w:cstheme="minorHAnsi"/>
                <w:b/>
                <w:color w:val="000000" w:themeColor="text1"/>
                <w:sz w:val="20"/>
                <w:szCs w:val="20"/>
              </w:rPr>
              <w:t xml:space="preserve">Delivery </w:t>
            </w:r>
            <w:r w:rsidRPr="001067F3">
              <w:rPr>
                <w:rFonts w:eastAsia="Calibri" w:cstheme="minorHAnsi"/>
                <w:b/>
                <w:color w:val="000000" w:themeColor="text1"/>
                <w:sz w:val="20"/>
                <w:szCs w:val="20"/>
              </w:rPr>
              <w:t>Manager (SPOC)</w:t>
            </w:r>
          </w:p>
        </w:tc>
        <w:tc>
          <w:tcPr>
            <w:tcW w:w="6762" w:type="dxa"/>
            <w:tcBorders>
              <w:top w:val="single" w:sz="4" w:space="0" w:color="auto"/>
              <w:left w:val="single" w:sz="4" w:space="0" w:color="auto"/>
              <w:bottom w:val="single" w:sz="4" w:space="0" w:color="auto"/>
              <w:right w:val="single" w:sz="4" w:space="0" w:color="auto"/>
            </w:tcBorders>
            <w:vAlign w:val="center"/>
            <w:hideMark/>
          </w:tcPr>
          <w:p w14:paraId="4B3FD0A6" w14:textId="1408B4FC" w:rsidR="00182575" w:rsidRPr="001067F3" w:rsidRDefault="001E1B33" w:rsidP="009F47C1">
            <w:pPr>
              <w:rPr>
                <w:rFonts w:eastAsia="Calibri Light" w:cstheme="minorHAnsi"/>
                <w:sz w:val="20"/>
                <w:szCs w:val="20"/>
                <w:lang w:val="pt-BR"/>
              </w:rPr>
            </w:pPr>
            <w:r w:rsidRPr="001067F3">
              <w:rPr>
                <w:rFonts w:eastAsia="Calibri Light" w:cstheme="minorHAnsi"/>
                <w:sz w:val="20"/>
                <w:szCs w:val="20"/>
                <w:lang w:val="pt-BR"/>
              </w:rPr>
              <w:t>Ana Sola</w:t>
            </w:r>
          </w:p>
          <w:p w14:paraId="12AAEC3C" w14:textId="178516DA" w:rsidR="00182575" w:rsidRPr="001067F3" w:rsidRDefault="001E1B33" w:rsidP="009F47C1">
            <w:pPr>
              <w:pStyle w:val="paragraph"/>
              <w:spacing w:before="0" w:beforeAutospacing="0" w:after="0" w:afterAutospacing="0"/>
              <w:jc w:val="both"/>
              <w:textAlignment w:val="baseline"/>
              <w:rPr>
                <w:rFonts w:asciiTheme="minorHAnsi" w:eastAsia="Calibri Light" w:hAnsiTheme="minorHAnsi" w:cstheme="minorHAnsi"/>
                <w:sz w:val="20"/>
                <w:szCs w:val="20"/>
                <w:lang w:val="pt-BR"/>
              </w:rPr>
            </w:pPr>
            <w:hyperlink r:id="rId16" w:history="1">
              <w:r w:rsidRPr="001067F3">
                <w:rPr>
                  <w:rStyle w:val="Hyperlink"/>
                  <w:rFonts w:asciiTheme="minorHAnsi" w:hAnsiTheme="minorHAnsi" w:cstheme="minorHAnsi"/>
                  <w:sz w:val="20"/>
                  <w:szCs w:val="20"/>
                  <w:lang w:val="pt-BR"/>
                </w:rPr>
                <w:t>ana.sola@</w:t>
              </w:r>
              <w:r w:rsidR="00FA3F4F" w:rsidRPr="001067F3">
                <w:rPr>
                  <w:rStyle w:val="Hyperlink"/>
                  <w:rFonts w:asciiTheme="minorHAnsi" w:hAnsiTheme="minorHAnsi" w:cstheme="minorHAnsi"/>
                  <w:sz w:val="20"/>
                  <w:szCs w:val="20"/>
                  <w:lang w:val="pt-BR"/>
                </w:rPr>
                <w:t>Mondelez</w:t>
              </w:r>
              <w:r w:rsidRPr="001067F3">
                <w:rPr>
                  <w:rStyle w:val="Hyperlink"/>
                  <w:rFonts w:asciiTheme="minorHAnsi" w:hAnsiTheme="minorHAnsi" w:cstheme="minorHAnsi"/>
                  <w:sz w:val="20"/>
                  <w:szCs w:val="20"/>
                  <w:lang w:val="pt-BR"/>
                </w:rPr>
                <w:t>.com</w:t>
              </w:r>
            </w:hyperlink>
          </w:p>
        </w:tc>
      </w:tr>
      <w:tr w:rsidR="00182575" w:rsidRPr="001067F3" w14:paraId="00EDDB01"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23817D2A" w14:textId="12B88D9C" w:rsidR="00182575" w:rsidRPr="001067F3" w:rsidRDefault="00182575" w:rsidP="009F47C1">
            <w:pPr>
              <w:rPr>
                <w:rFonts w:eastAsia="Calibri" w:cstheme="minorHAnsi"/>
                <w:b/>
                <w:bCs/>
                <w:color w:val="000000"/>
                <w:sz w:val="20"/>
                <w:szCs w:val="20"/>
              </w:rPr>
            </w:pPr>
            <w:r w:rsidRPr="001067F3">
              <w:rPr>
                <w:rFonts w:eastAsia="Calibri" w:cstheme="minorHAnsi"/>
                <w:b/>
                <w:color w:val="000000" w:themeColor="text1"/>
                <w:sz w:val="20"/>
                <w:szCs w:val="20"/>
              </w:rPr>
              <w:t>Buyer Procurement Contact</w:t>
            </w:r>
          </w:p>
        </w:tc>
        <w:tc>
          <w:tcPr>
            <w:tcW w:w="6762" w:type="dxa"/>
            <w:tcBorders>
              <w:top w:val="single" w:sz="4" w:space="0" w:color="auto"/>
              <w:left w:val="single" w:sz="4" w:space="0" w:color="auto"/>
              <w:bottom w:val="single" w:sz="4" w:space="0" w:color="auto"/>
              <w:right w:val="single" w:sz="4" w:space="0" w:color="auto"/>
            </w:tcBorders>
            <w:vAlign w:val="center"/>
          </w:tcPr>
          <w:p w14:paraId="5318F158" w14:textId="77777777" w:rsidR="00182575" w:rsidRPr="001067F3" w:rsidRDefault="00182575" w:rsidP="009F47C1">
            <w:pPr>
              <w:pStyle w:val="paragraph"/>
              <w:spacing w:before="0" w:beforeAutospacing="0" w:after="0" w:afterAutospacing="0"/>
              <w:jc w:val="both"/>
              <w:textAlignment w:val="baseline"/>
              <w:rPr>
                <w:rStyle w:val="eop"/>
                <w:rFonts w:asciiTheme="minorHAnsi" w:hAnsiTheme="minorHAnsi" w:cstheme="minorHAnsi"/>
                <w:sz w:val="20"/>
                <w:szCs w:val="20"/>
                <w:lang w:val="en-US"/>
              </w:rPr>
            </w:pPr>
            <w:r w:rsidRPr="001067F3">
              <w:rPr>
                <w:rStyle w:val="eop"/>
                <w:rFonts w:asciiTheme="minorHAnsi" w:hAnsiTheme="minorHAnsi" w:cstheme="minorHAnsi"/>
                <w:sz w:val="20"/>
                <w:szCs w:val="20"/>
                <w:lang w:val="en-US"/>
              </w:rPr>
              <w:t xml:space="preserve">Slav Denyakin </w:t>
            </w:r>
          </w:p>
          <w:p w14:paraId="39AB6FD4" w14:textId="598E6170" w:rsidR="00182575" w:rsidRPr="001067F3" w:rsidRDefault="00182575" w:rsidP="009F47C1">
            <w:pPr>
              <w:pStyle w:val="paragraph"/>
              <w:spacing w:before="0" w:beforeAutospacing="0" w:after="0" w:afterAutospacing="0"/>
              <w:jc w:val="both"/>
              <w:textAlignment w:val="baseline"/>
              <w:rPr>
                <w:rStyle w:val="eop"/>
                <w:rFonts w:asciiTheme="minorHAnsi" w:hAnsiTheme="minorHAnsi" w:cstheme="minorHAnsi"/>
                <w:sz w:val="20"/>
                <w:szCs w:val="20"/>
              </w:rPr>
            </w:pPr>
            <w:r w:rsidRPr="001067F3">
              <w:rPr>
                <w:rStyle w:val="Hyperlink"/>
                <w:rFonts w:asciiTheme="minorHAnsi" w:eastAsia="Calibri Light" w:hAnsiTheme="minorHAnsi" w:cstheme="minorHAnsi"/>
                <w:sz w:val="20"/>
                <w:szCs w:val="20"/>
                <w:lang w:val="en-US"/>
              </w:rPr>
              <w:t>slav.denyakin@</w:t>
            </w:r>
            <w:r w:rsidR="00FA3F4F" w:rsidRPr="001067F3">
              <w:rPr>
                <w:rStyle w:val="Hyperlink"/>
                <w:rFonts w:asciiTheme="minorHAnsi" w:eastAsia="Calibri Light" w:hAnsiTheme="minorHAnsi" w:cstheme="minorHAnsi"/>
                <w:sz w:val="20"/>
                <w:szCs w:val="20"/>
                <w:lang w:val="en-US"/>
              </w:rPr>
              <w:t>Mondelez</w:t>
            </w:r>
            <w:r w:rsidRPr="001067F3">
              <w:rPr>
                <w:rStyle w:val="Hyperlink"/>
                <w:rFonts w:asciiTheme="minorHAnsi" w:eastAsia="Calibri Light" w:hAnsiTheme="minorHAnsi" w:cstheme="minorHAnsi"/>
                <w:sz w:val="20"/>
                <w:szCs w:val="20"/>
                <w:lang w:val="en-US"/>
              </w:rPr>
              <w:t>.com</w:t>
            </w:r>
          </w:p>
        </w:tc>
      </w:tr>
      <w:tr w:rsidR="00182575" w:rsidRPr="001067F3" w14:paraId="51D7EFE8"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hideMark/>
          </w:tcPr>
          <w:p w14:paraId="68EAAD7B" w14:textId="4160B14F" w:rsidR="00182575" w:rsidRPr="001067F3" w:rsidRDefault="00073822" w:rsidP="009F47C1">
            <w:pPr>
              <w:rPr>
                <w:rFonts w:eastAsia="Calibri" w:cstheme="minorHAnsi"/>
                <w:b/>
                <w:bCs/>
                <w:sz w:val="20"/>
                <w:szCs w:val="20"/>
              </w:rPr>
            </w:pPr>
            <w:r w:rsidRPr="001067F3">
              <w:rPr>
                <w:rFonts w:eastAsia="Calibri" w:cstheme="minorHAnsi"/>
                <w:b/>
                <w:bCs/>
                <w:sz w:val="20"/>
                <w:szCs w:val="20"/>
              </w:rPr>
              <w:t>Delivery Model: Product-Oriented Delivery</w:t>
            </w:r>
          </w:p>
        </w:tc>
        <w:tc>
          <w:tcPr>
            <w:tcW w:w="6762" w:type="dxa"/>
            <w:tcBorders>
              <w:top w:val="single" w:sz="4" w:space="0" w:color="auto"/>
              <w:left w:val="single" w:sz="4" w:space="0" w:color="auto"/>
              <w:bottom w:val="single" w:sz="4" w:space="0" w:color="auto"/>
              <w:right w:val="single" w:sz="4" w:space="0" w:color="auto"/>
            </w:tcBorders>
            <w:vAlign w:val="center"/>
            <w:hideMark/>
          </w:tcPr>
          <w:p w14:paraId="0E0E336F" w14:textId="65E990C4" w:rsidR="00182575" w:rsidRPr="001067F3" w:rsidRDefault="00B17C58" w:rsidP="009F47C1">
            <w:pPr>
              <w:rPr>
                <w:rFonts w:eastAsia="Arial" w:cstheme="minorHAnsi"/>
                <w:sz w:val="20"/>
                <w:szCs w:val="20"/>
              </w:rPr>
            </w:pPr>
            <w:r w:rsidRPr="001067F3">
              <w:rPr>
                <w:rFonts w:eastAsia="Arial" w:cstheme="minorHAnsi"/>
                <w:color w:val="000000" w:themeColor="text1"/>
                <w:sz w:val="20"/>
                <w:szCs w:val="20"/>
              </w:rPr>
              <w:t>Cross-Stream Product Program (Platform + Product Stream Orchestration)</w:t>
            </w:r>
          </w:p>
        </w:tc>
      </w:tr>
      <w:tr w:rsidR="00182575" w:rsidRPr="001067F3" w14:paraId="67AF60FB"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5A5F06B1" w14:textId="38091352" w:rsidR="00182575" w:rsidRPr="001067F3" w:rsidRDefault="00CF520F" w:rsidP="009F47C1">
            <w:pPr>
              <w:rPr>
                <w:rFonts w:eastAsia="Calibri" w:cstheme="minorHAnsi"/>
                <w:b/>
                <w:bCs/>
                <w:sz w:val="20"/>
                <w:szCs w:val="20"/>
              </w:rPr>
            </w:pPr>
            <w:r w:rsidRPr="001067F3">
              <w:rPr>
                <w:rFonts w:eastAsia="Calibri" w:cstheme="minorHAnsi"/>
                <w:b/>
                <w:bCs/>
                <w:sz w:val="20"/>
                <w:szCs w:val="20"/>
              </w:rPr>
              <w:t>Commercial</w:t>
            </w:r>
            <w:r w:rsidR="00182575" w:rsidRPr="001067F3">
              <w:rPr>
                <w:rFonts w:eastAsia="Calibri" w:cstheme="minorHAnsi"/>
                <w:b/>
                <w:bCs/>
                <w:sz w:val="20"/>
                <w:szCs w:val="20"/>
              </w:rPr>
              <w:t xml:space="preserve"> Model</w:t>
            </w:r>
          </w:p>
        </w:tc>
        <w:tc>
          <w:tcPr>
            <w:tcW w:w="6762" w:type="dxa"/>
            <w:tcBorders>
              <w:top w:val="single" w:sz="4" w:space="0" w:color="auto"/>
              <w:left w:val="single" w:sz="4" w:space="0" w:color="auto"/>
              <w:bottom w:val="single" w:sz="4" w:space="0" w:color="auto"/>
              <w:right w:val="single" w:sz="4" w:space="0" w:color="auto"/>
            </w:tcBorders>
            <w:vAlign w:val="center"/>
          </w:tcPr>
          <w:p w14:paraId="0A9094F6" w14:textId="55CFEC0C" w:rsidR="00182575" w:rsidRPr="001067F3" w:rsidRDefault="00182575" w:rsidP="009F47C1">
            <w:pPr>
              <w:rPr>
                <w:rFonts w:eastAsia="Arial" w:cstheme="minorHAnsi"/>
                <w:color w:val="000000" w:themeColor="text1"/>
                <w:sz w:val="20"/>
                <w:szCs w:val="20"/>
              </w:rPr>
            </w:pPr>
            <w:r w:rsidRPr="001067F3">
              <w:rPr>
                <w:rFonts w:eastAsia="Arial" w:cstheme="minorHAnsi"/>
                <w:color w:val="000000" w:themeColor="text1"/>
                <w:sz w:val="20"/>
                <w:szCs w:val="20"/>
              </w:rPr>
              <w:t>Fixed</w:t>
            </w:r>
            <w:r w:rsidR="001E1B33" w:rsidRPr="001067F3">
              <w:rPr>
                <w:rFonts w:eastAsia="Arial" w:cstheme="minorHAnsi"/>
                <w:color w:val="000000" w:themeColor="text1"/>
                <w:sz w:val="20"/>
                <w:szCs w:val="20"/>
              </w:rPr>
              <w:t>-Price</w:t>
            </w:r>
            <w:r w:rsidR="00C75E15" w:rsidRPr="001067F3">
              <w:rPr>
                <w:rFonts w:eastAsia="Arial" w:cstheme="minorHAnsi"/>
                <w:color w:val="000000" w:themeColor="text1"/>
                <w:sz w:val="20"/>
                <w:szCs w:val="20"/>
              </w:rPr>
              <w:t xml:space="preserve"> Product Build</w:t>
            </w:r>
            <w:r w:rsidR="00CF520F" w:rsidRPr="001067F3">
              <w:rPr>
                <w:rFonts w:eastAsia="Arial" w:cstheme="minorHAnsi"/>
                <w:color w:val="000000" w:themeColor="text1"/>
                <w:sz w:val="20"/>
                <w:szCs w:val="20"/>
              </w:rPr>
              <w:t xml:space="preserve"> Phase</w:t>
            </w:r>
            <w:r w:rsidR="0004055A" w:rsidRPr="001067F3">
              <w:rPr>
                <w:rFonts w:eastAsia="Arial" w:cstheme="minorHAnsi"/>
                <w:color w:val="000000" w:themeColor="text1"/>
                <w:sz w:val="20"/>
                <w:szCs w:val="20"/>
              </w:rPr>
              <w:t xml:space="preserve"> (Introduction Stage)</w:t>
            </w:r>
          </w:p>
        </w:tc>
      </w:tr>
      <w:tr w:rsidR="00182575" w:rsidRPr="001067F3" w14:paraId="1BFD6773"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38124D50" w14:textId="2529C315" w:rsidR="00182575" w:rsidRPr="001067F3" w:rsidRDefault="00182575" w:rsidP="009F47C1">
            <w:pPr>
              <w:rPr>
                <w:rFonts w:eastAsia="Calibri" w:cstheme="minorHAnsi"/>
                <w:b/>
                <w:bCs/>
                <w:sz w:val="20"/>
                <w:szCs w:val="20"/>
              </w:rPr>
            </w:pPr>
            <w:r w:rsidRPr="001067F3">
              <w:rPr>
                <w:rFonts w:eastAsia="Calibri" w:cstheme="minorHAnsi"/>
                <w:b/>
                <w:bCs/>
                <w:sz w:val="20"/>
                <w:szCs w:val="20"/>
              </w:rPr>
              <w:t>Currency</w:t>
            </w:r>
          </w:p>
        </w:tc>
        <w:tc>
          <w:tcPr>
            <w:tcW w:w="6762" w:type="dxa"/>
            <w:tcBorders>
              <w:top w:val="single" w:sz="4" w:space="0" w:color="auto"/>
              <w:left w:val="single" w:sz="4" w:space="0" w:color="auto"/>
              <w:bottom w:val="single" w:sz="4" w:space="0" w:color="auto"/>
              <w:right w:val="single" w:sz="4" w:space="0" w:color="auto"/>
            </w:tcBorders>
            <w:vAlign w:val="center"/>
          </w:tcPr>
          <w:p w14:paraId="312CBA8C" w14:textId="304B22EB" w:rsidR="00182575" w:rsidRPr="001067F3" w:rsidRDefault="00A63540" w:rsidP="009F47C1">
            <w:pPr>
              <w:rPr>
                <w:rFonts w:eastAsia="Calibri" w:cstheme="minorHAnsi"/>
                <w:sz w:val="20"/>
                <w:szCs w:val="20"/>
              </w:rPr>
            </w:pPr>
            <w:r w:rsidRPr="001067F3">
              <w:rPr>
                <w:rFonts w:eastAsia="Calibri" w:cstheme="minorHAnsi"/>
                <w:sz w:val="20"/>
                <w:szCs w:val="20"/>
              </w:rPr>
              <w:t>USD</w:t>
            </w:r>
          </w:p>
        </w:tc>
      </w:tr>
      <w:tr w:rsidR="00182575" w:rsidRPr="001067F3" w14:paraId="708837A1"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7B3564AA" w14:textId="77D9AF7B" w:rsidR="00182575" w:rsidRPr="001067F3" w:rsidRDefault="00182575" w:rsidP="009F47C1">
            <w:pPr>
              <w:rPr>
                <w:rFonts w:eastAsia="Calibri" w:cstheme="minorHAnsi"/>
                <w:b/>
                <w:bCs/>
                <w:sz w:val="20"/>
                <w:szCs w:val="20"/>
              </w:rPr>
            </w:pPr>
            <w:r w:rsidRPr="001067F3">
              <w:rPr>
                <w:rFonts w:eastAsia="Calibri" w:cstheme="minorHAnsi"/>
                <w:b/>
                <w:bCs/>
                <w:sz w:val="20"/>
                <w:szCs w:val="20"/>
              </w:rPr>
              <w:t>Fees at Risk %</w:t>
            </w:r>
          </w:p>
        </w:tc>
        <w:tc>
          <w:tcPr>
            <w:tcW w:w="6762" w:type="dxa"/>
            <w:tcBorders>
              <w:top w:val="single" w:sz="4" w:space="0" w:color="auto"/>
              <w:left w:val="single" w:sz="4" w:space="0" w:color="auto"/>
              <w:bottom w:val="single" w:sz="4" w:space="0" w:color="auto"/>
              <w:right w:val="single" w:sz="4" w:space="0" w:color="auto"/>
            </w:tcBorders>
            <w:vAlign w:val="center"/>
          </w:tcPr>
          <w:p w14:paraId="4A63C4F8" w14:textId="564B2B0B" w:rsidR="00182575" w:rsidRPr="001067F3" w:rsidRDefault="00182575" w:rsidP="009F47C1">
            <w:pPr>
              <w:rPr>
                <w:rFonts w:cstheme="minorHAnsi"/>
                <w:sz w:val="20"/>
                <w:szCs w:val="20"/>
              </w:rPr>
            </w:pPr>
            <w:r w:rsidRPr="001067F3">
              <w:rPr>
                <w:rFonts w:cstheme="minorHAnsi"/>
                <w:sz w:val="20"/>
                <w:szCs w:val="20"/>
              </w:rPr>
              <w:t>0%</w:t>
            </w:r>
          </w:p>
        </w:tc>
      </w:tr>
    </w:tbl>
    <w:p w14:paraId="641B752A" w14:textId="77777777" w:rsidR="00DF19F0" w:rsidRPr="001067F3" w:rsidRDefault="00DF19F0" w:rsidP="009F47C1">
      <w:pPr>
        <w:spacing w:after="0" w:line="240" w:lineRule="auto"/>
        <w:rPr>
          <w:rFonts w:eastAsia="Calibri" w:cstheme="minorHAnsi"/>
        </w:rPr>
      </w:pPr>
    </w:p>
    <w:p w14:paraId="365E2191" w14:textId="77777777" w:rsidR="00A348CC" w:rsidRPr="001067F3" w:rsidRDefault="00A348CC" w:rsidP="009F47C1">
      <w:pPr>
        <w:spacing w:after="0" w:line="240" w:lineRule="auto"/>
        <w:rPr>
          <w:rFonts w:eastAsia="Calibri" w:cstheme="minorHAnsi"/>
        </w:rPr>
      </w:pPr>
    </w:p>
    <w:p w14:paraId="48C8BE7E" w14:textId="77777777" w:rsidR="00480B98" w:rsidRPr="001067F3" w:rsidRDefault="00480B98" w:rsidP="009F47C1">
      <w:pPr>
        <w:spacing w:after="0" w:line="240" w:lineRule="auto"/>
        <w:rPr>
          <w:rFonts w:eastAsia="Calibri" w:cstheme="minorHAnsi"/>
        </w:rPr>
      </w:pPr>
    </w:p>
    <w:p w14:paraId="793B952F" w14:textId="77777777" w:rsidR="00A348CC" w:rsidRPr="001067F3" w:rsidRDefault="00A348CC" w:rsidP="009F47C1">
      <w:pPr>
        <w:spacing w:after="0" w:line="240" w:lineRule="auto"/>
        <w:rPr>
          <w:rFonts w:eastAsia="Calibri" w:cstheme="minorHAnsi"/>
        </w:rPr>
      </w:pPr>
    </w:p>
    <w:p w14:paraId="429993D0" w14:textId="77777777" w:rsidR="00A348CC" w:rsidRPr="001067F3" w:rsidRDefault="00A348CC" w:rsidP="009F47C1">
      <w:pPr>
        <w:spacing w:after="0" w:line="240" w:lineRule="auto"/>
        <w:rPr>
          <w:rFonts w:eastAsia="Calibri" w:cstheme="minorHAnsi"/>
        </w:rPr>
      </w:pPr>
    </w:p>
    <w:p w14:paraId="0C6ABCF4" w14:textId="77777777" w:rsidR="00DF19F0" w:rsidRPr="001067F3" w:rsidRDefault="00DF19F0" w:rsidP="003D4B65">
      <w:pPr>
        <w:pStyle w:val="ListParagraph"/>
        <w:numPr>
          <w:ilvl w:val="0"/>
          <w:numId w:val="11"/>
        </w:numPr>
        <w:spacing w:after="0" w:line="240" w:lineRule="auto"/>
        <w:jc w:val="both"/>
        <w:rPr>
          <w:rFonts w:eastAsia="Times New Roman" w:cstheme="minorHAnsi"/>
          <w:b/>
          <w:bCs/>
          <w:sz w:val="20"/>
          <w:szCs w:val="20"/>
        </w:rPr>
      </w:pPr>
      <w:commentRangeStart w:id="3"/>
      <w:commentRangeStart w:id="4"/>
      <w:r w:rsidRPr="001067F3">
        <w:rPr>
          <w:rFonts w:eastAsia="Times New Roman" w:cstheme="minorHAnsi"/>
          <w:b/>
          <w:bCs/>
          <w:sz w:val="20"/>
          <w:szCs w:val="20"/>
        </w:rPr>
        <w:t xml:space="preserve">Financial details: </w:t>
      </w:r>
      <w:bookmarkStart w:id="5" w:name="OLE_LINK15"/>
      <w:commentRangeEnd w:id="3"/>
      <w:r w:rsidR="00F77F76" w:rsidRPr="001067F3">
        <w:rPr>
          <w:rStyle w:val="CommentReference"/>
          <w:rFonts w:eastAsia="Times New Roman" w:cstheme="minorHAnsi"/>
          <w:b/>
          <w:bCs/>
          <w:sz w:val="20"/>
          <w:szCs w:val="20"/>
        </w:rPr>
        <w:commentReference w:id="3"/>
      </w:r>
      <w:commentRangeEnd w:id="4"/>
      <w:r w:rsidR="002E13EA" w:rsidRPr="001067F3">
        <w:rPr>
          <w:rStyle w:val="CommentReference"/>
          <w:rFonts w:eastAsia="Times New Roman" w:cstheme="minorHAnsi"/>
          <w:b/>
          <w:bCs/>
          <w:sz w:val="20"/>
          <w:szCs w:val="20"/>
        </w:rPr>
        <w:commentReference w:id="4"/>
      </w:r>
    </w:p>
    <w:p w14:paraId="75DF974E" w14:textId="77777777" w:rsidR="00DF19F0" w:rsidRPr="001067F3" w:rsidRDefault="00DF19F0" w:rsidP="009F47C1">
      <w:pPr>
        <w:pStyle w:val="BodyText"/>
        <w:jc w:val="both"/>
        <w:rPr>
          <w:rFonts w:asciiTheme="minorHAnsi" w:hAnsiTheme="minorHAnsi" w:cstheme="minorHAnsi"/>
          <w:b/>
          <w:bCs/>
          <w:color w:val="auto"/>
          <w:szCs w:val="22"/>
        </w:rPr>
      </w:pP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38"/>
        <w:gridCol w:w="2373"/>
        <w:gridCol w:w="2803"/>
        <w:gridCol w:w="2374"/>
      </w:tblGrid>
      <w:tr w:rsidR="0028334C" w:rsidRPr="001067F3" w14:paraId="6257AD00" w14:textId="77777777" w:rsidTr="0028334C">
        <w:trPr>
          <w:trHeight w:val="720"/>
        </w:trPr>
        <w:tc>
          <w:tcPr>
            <w:tcW w:w="2970" w:type="dxa"/>
            <w:tcBorders>
              <w:top w:val="single" w:sz="6" w:space="0" w:color="auto"/>
              <w:left w:val="single" w:sz="6" w:space="0" w:color="auto"/>
              <w:bottom w:val="single" w:sz="6" w:space="0" w:color="auto"/>
              <w:right w:val="single" w:sz="6" w:space="0" w:color="auto"/>
            </w:tcBorders>
            <w:shd w:val="clear" w:color="auto" w:fill="D9D9D9"/>
            <w:vAlign w:val="center"/>
            <w:hideMark/>
          </w:tcPr>
          <w:bookmarkEnd w:id="5"/>
          <w:p w14:paraId="42E30F04" w14:textId="77777777" w:rsidR="0028334C" w:rsidRPr="001067F3" w:rsidRDefault="0028334C" w:rsidP="009F47C1">
            <w:pPr>
              <w:spacing w:after="0" w:line="240" w:lineRule="auto"/>
              <w:jc w:val="center"/>
              <w:textAlignment w:val="baseline"/>
              <w:rPr>
                <w:rFonts w:eastAsia="Times New Roman" w:cstheme="minorHAnsi"/>
                <w:sz w:val="18"/>
                <w:szCs w:val="18"/>
                <w:lang w:val="en-GB" w:eastAsia="en-GB"/>
              </w:rPr>
            </w:pPr>
            <w:r w:rsidRPr="001067F3">
              <w:rPr>
                <w:rFonts w:eastAsia="Times New Roman" w:cstheme="minorHAnsi"/>
                <w:b/>
                <w:bCs/>
                <w:color w:val="000000"/>
                <w:sz w:val="20"/>
                <w:szCs w:val="20"/>
                <w:lang w:val="pl-PL" w:eastAsia="en-GB"/>
              </w:rPr>
              <w:t>Statement of Work </w:t>
            </w:r>
            <w:r w:rsidRPr="001067F3">
              <w:rPr>
                <w:rFonts w:eastAsia="Times New Roman" w:cstheme="minorHAnsi"/>
                <w:color w:val="000000"/>
                <w:sz w:val="20"/>
                <w:szCs w:val="20"/>
                <w:lang w:val="en-GB" w:eastAsia="en-GB"/>
              </w:rPr>
              <w:t> </w:t>
            </w:r>
          </w:p>
        </w:tc>
        <w:tc>
          <w:tcPr>
            <w:tcW w:w="24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BC3E9F7" w14:textId="77777777" w:rsidR="0028334C" w:rsidRPr="001067F3" w:rsidRDefault="0028334C" w:rsidP="009F47C1">
            <w:pPr>
              <w:spacing w:after="0" w:line="240" w:lineRule="auto"/>
              <w:jc w:val="center"/>
              <w:textAlignment w:val="baseline"/>
              <w:rPr>
                <w:rFonts w:eastAsia="Times New Roman" w:cstheme="minorHAnsi"/>
                <w:sz w:val="18"/>
                <w:szCs w:val="18"/>
                <w:lang w:val="en-GB" w:eastAsia="en-GB"/>
              </w:rPr>
            </w:pPr>
            <w:r w:rsidRPr="001067F3">
              <w:rPr>
                <w:rFonts w:eastAsia="Times New Roman" w:cstheme="minorHAnsi"/>
                <w:b/>
                <w:bCs/>
                <w:color w:val="000000"/>
                <w:sz w:val="20"/>
                <w:szCs w:val="20"/>
                <w:lang w:eastAsia="en-GB"/>
              </w:rPr>
              <w:t xml:space="preserve">Net Fees* </w:t>
            </w:r>
            <w:r w:rsidRPr="001067F3">
              <w:rPr>
                <w:rFonts w:eastAsia="Times New Roman" w:cstheme="minorHAnsi"/>
                <w:color w:val="000000"/>
                <w:sz w:val="20"/>
                <w:szCs w:val="20"/>
                <w:lang w:val="en-GB" w:eastAsia="en-GB"/>
              </w:rPr>
              <w:t> </w:t>
            </w:r>
            <w:r w:rsidRPr="001067F3">
              <w:rPr>
                <w:rFonts w:eastAsia="Times New Roman" w:cstheme="minorHAnsi"/>
                <w:color w:val="000000"/>
                <w:sz w:val="20"/>
                <w:szCs w:val="20"/>
                <w:lang w:val="en-GB" w:eastAsia="en-GB"/>
              </w:rPr>
              <w:br/>
            </w:r>
            <w:r w:rsidRPr="001067F3">
              <w:rPr>
                <w:rFonts w:eastAsia="Times New Roman" w:cstheme="minorHAnsi"/>
                <w:b/>
                <w:bCs/>
                <w:color w:val="000000"/>
                <w:sz w:val="20"/>
                <w:szCs w:val="20"/>
                <w:lang w:eastAsia="en-GB"/>
              </w:rPr>
              <w:t>(Tracked in EAC)</w:t>
            </w:r>
            <w:r w:rsidRPr="001067F3">
              <w:rPr>
                <w:rFonts w:eastAsia="Times New Roman" w:cstheme="minorHAnsi"/>
                <w:color w:val="000000"/>
                <w:sz w:val="20"/>
                <w:szCs w:val="20"/>
                <w:lang w:val="en-GB" w:eastAsia="en-GB"/>
              </w:rPr>
              <w:t> </w:t>
            </w:r>
          </w:p>
        </w:tc>
        <w:tc>
          <w:tcPr>
            <w:tcW w:w="283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5F37695" w14:textId="77777777" w:rsidR="0028334C" w:rsidRPr="001067F3" w:rsidRDefault="0028334C" w:rsidP="009F47C1">
            <w:pPr>
              <w:spacing w:after="0" w:line="240" w:lineRule="auto"/>
              <w:jc w:val="center"/>
              <w:textAlignment w:val="baseline"/>
              <w:rPr>
                <w:rFonts w:eastAsia="Times New Roman" w:cstheme="minorHAnsi"/>
                <w:sz w:val="18"/>
                <w:szCs w:val="18"/>
                <w:lang w:val="en-GB" w:eastAsia="en-GB"/>
              </w:rPr>
            </w:pPr>
            <w:r w:rsidRPr="001067F3">
              <w:rPr>
                <w:rFonts w:eastAsia="Times New Roman" w:cstheme="minorHAnsi"/>
                <w:b/>
                <w:bCs/>
                <w:color w:val="000000"/>
                <w:sz w:val="20"/>
                <w:szCs w:val="20"/>
                <w:lang w:val="pl-PL" w:eastAsia="en-GB"/>
              </w:rPr>
              <w:t>Expenses</w:t>
            </w:r>
            <w:r w:rsidRPr="001067F3">
              <w:rPr>
                <w:rFonts w:eastAsia="Times New Roman" w:cstheme="minorHAnsi"/>
                <w:color w:val="000000"/>
                <w:sz w:val="20"/>
                <w:szCs w:val="20"/>
                <w:lang w:val="en-GB" w:eastAsia="en-GB"/>
              </w:rPr>
              <w:t> </w:t>
            </w:r>
          </w:p>
        </w:tc>
        <w:tc>
          <w:tcPr>
            <w:tcW w:w="24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8190168" w14:textId="77777777" w:rsidR="0028334C" w:rsidRPr="001067F3" w:rsidRDefault="0028334C" w:rsidP="009F47C1">
            <w:pPr>
              <w:spacing w:after="0" w:line="240" w:lineRule="auto"/>
              <w:jc w:val="center"/>
              <w:textAlignment w:val="baseline"/>
              <w:rPr>
                <w:rFonts w:eastAsia="Times New Roman" w:cstheme="minorHAnsi"/>
                <w:sz w:val="18"/>
                <w:szCs w:val="18"/>
                <w:lang w:val="en-GB" w:eastAsia="en-GB"/>
              </w:rPr>
            </w:pPr>
            <w:r w:rsidRPr="001067F3">
              <w:rPr>
                <w:rFonts w:eastAsia="Times New Roman" w:cstheme="minorHAnsi"/>
                <w:b/>
                <w:bCs/>
                <w:color w:val="000000"/>
                <w:sz w:val="20"/>
                <w:szCs w:val="20"/>
                <w:lang w:val="pl-PL" w:eastAsia="en-GB"/>
              </w:rPr>
              <w:t>Total Budget (USD)</w:t>
            </w:r>
            <w:r w:rsidRPr="001067F3">
              <w:rPr>
                <w:rFonts w:eastAsia="Times New Roman" w:cstheme="minorHAnsi"/>
                <w:color w:val="000000"/>
                <w:sz w:val="20"/>
                <w:szCs w:val="20"/>
                <w:lang w:val="en-GB" w:eastAsia="en-GB"/>
              </w:rPr>
              <w:t> </w:t>
            </w:r>
          </w:p>
        </w:tc>
      </w:tr>
      <w:tr w:rsidR="0028334C" w:rsidRPr="001067F3" w14:paraId="7D68DDAF" w14:textId="77777777" w:rsidTr="0022426E">
        <w:trPr>
          <w:trHeight w:val="285"/>
        </w:trPr>
        <w:tc>
          <w:tcPr>
            <w:tcW w:w="2970" w:type="dxa"/>
            <w:tcBorders>
              <w:top w:val="single" w:sz="6" w:space="0" w:color="auto"/>
              <w:left w:val="single" w:sz="6" w:space="0" w:color="auto"/>
              <w:bottom w:val="single" w:sz="6" w:space="0" w:color="auto"/>
              <w:right w:val="single" w:sz="6" w:space="0" w:color="auto"/>
            </w:tcBorders>
            <w:vAlign w:val="center"/>
            <w:hideMark/>
          </w:tcPr>
          <w:p w14:paraId="5894B802" w14:textId="77777777" w:rsidR="0028334C" w:rsidRPr="001067F3" w:rsidRDefault="0028334C" w:rsidP="009F47C1">
            <w:pPr>
              <w:spacing w:after="0" w:line="240" w:lineRule="auto"/>
              <w:jc w:val="right"/>
              <w:textAlignment w:val="baseline"/>
              <w:rPr>
                <w:rFonts w:eastAsia="Times New Roman" w:cstheme="minorHAnsi"/>
                <w:sz w:val="18"/>
                <w:szCs w:val="18"/>
                <w:lang w:val="en-GB" w:eastAsia="en-GB"/>
              </w:rPr>
            </w:pPr>
            <w:r w:rsidRPr="001067F3">
              <w:rPr>
                <w:rFonts w:eastAsia="Times New Roman" w:cstheme="minorHAnsi"/>
                <w:color w:val="000000"/>
                <w:sz w:val="20"/>
                <w:szCs w:val="20"/>
                <w:lang w:val="pl-PL" w:eastAsia="en-GB"/>
              </w:rPr>
              <w:t>Original SOW</w:t>
            </w:r>
            <w:r w:rsidRPr="001067F3">
              <w:rPr>
                <w:rFonts w:eastAsia="Times New Roman" w:cstheme="minorHAnsi"/>
                <w:color w:val="000000"/>
                <w:sz w:val="20"/>
                <w:szCs w:val="20"/>
                <w:lang w:val="en-GB" w:eastAsia="en-GB"/>
              </w:rPr>
              <w:t> </w:t>
            </w:r>
          </w:p>
        </w:tc>
        <w:tc>
          <w:tcPr>
            <w:tcW w:w="2400" w:type="dxa"/>
            <w:tcBorders>
              <w:top w:val="single" w:sz="6" w:space="0" w:color="auto"/>
              <w:left w:val="single" w:sz="6" w:space="0" w:color="auto"/>
              <w:bottom w:val="single" w:sz="6" w:space="0" w:color="auto"/>
              <w:right w:val="single" w:sz="6" w:space="0" w:color="auto"/>
            </w:tcBorders>
            <w:vAlign w:val="center"/>
            <w:hideMark/>
          </w:tcPr>
          <w:p w14:paraId="5C640ADA" w14:textId="77777777" w:rsidR="0028334C" w:rsidRPr="001067F3" w:rsidRDefault="0028334C" w:rsidP="009F47C1">
            <w:pPr>
              <w:spacing w:after="0" w:line="240" w:lineRule="auto"/>
              <w:jc w:val="right"/>
              <w:textAlignment w:val="baseline"/>
              <w:rPr>
                <w:rFonts w:eastAsia="Times New Roman" w:cstheme="minorHAnsi"/>
                <w:sz w:val="18"/>
                <w:szCs w:val="18"/>
                <w:lang w:val="en-GB" w:eastAsia="en-GB"/>
              </w:rPr>
            </w:pPr>
            <w:r w:rsidRPr="001067F3">
              <w:rPr>
                <w:rFonts w:eastAsia="Times New Roman" w:cstheme="minorHAnsi"/>
                <w:sz w:val="20"/>
                <w:szCs w:val="20"/>
                <w:lang w:val="pl-PL" w:eastAsia="en-GB"/>
              </w:rPr>
              <w:t>0%</w:t>
            </w:r>
            <w:r w:rsidRPr="001067F3">
              <w:rPr>
                <w:rFonts w:eastAsia="Times New Roman" w:cstheme="minorHAnsi"/>
                <w:sz w:val="20"/>
                <w:szCs w:val="20"/>
                <w:lang w:val="en-GB" w:eastAsia="en-GB"/>
              </w:rPr>
              <w:t> </w:t>
            </w:r>
          </w:p>
        </w:tc>
        <w:tc>
          <w:tcPr>
            <w:tcW w:w="2835" w:type="dxa"/>
            <w:tcBorders>
              <w:top w:val="single" w:sz="6" w:space="0" w:color="auto"/>
              <w:left w:val="single" w:sz="6" w:space="0" w:color="auto"/>
              <w:bottom w:val="single" w:sz="6" w:space="0" w:color="auto"/>
              <w:right w:val="single" w:sz="6" w:space="0" w:color="auto"/>
            </w:tcBorders>
            <w:vAlign w:val="center"/>
          </w:tcPr>
          <w:p w14:paraId="05013D24" w14:textId="7011ECC1" w:rsidR="0028334C" w:rsidRPr="001067F3" w:rsidRDefault="00206523" w:rsidP="009F47C1">
            <w:pPr>
              <w:spacing w:after="0" w:line="240" w:lineRule="auto"/>
              <w:jc w:val="right"/>
              <w:textAlignment w:val="baseline"/>
              <w:rPr>
                <w:rFonts w:eastAsia="Times New Roman" w:cstheme="minorHAnsi"/>
                <w:sz w:val="18"/>
                <w:szCs w:val="18"/>
                <w:lang w:val="en-GB" w:eastAsia="en-GB"/>
              </w:rPr>
            </w:pPr>
            <w:r>
              <w:rPr>
                <w:rFonts w:eastAsia="Times New Roman" w:cstheme="minorHAnsi"/>
                <w:sz w:val="18"/>
                <w:szCs w:val="18"/>
                <w:lang w:val="en-GB" w:eastAsia="en-GB"/>
              </w:rPr>
              <w:t>300,</w:t>
            </w:r>
            <w:r w:rsidR="00265C6F">
              <w:rPr>
                <w:rFonts w:eastAsia="Times New Roman" w:cstheme="minorHAnsi"/>
                <w:sz w:val="18"/>
                <w:szCs w:val="18"/>
                <w:lang w:val="en-GB" w:eastAsia="en-GB"/>
              </w:rPr>
              <w:t>000</w:t>
            </w:r>
          </w:p>
        </w:tc>
        <w:tc>
          <w:tcPr>
            <w:tcW w:w="2400" w:type="dxa"/>
            <w:tcBorders>
              <w:top w:val="single" w:sz="6" w:space="0" w:color="auto"/>
              <w:left w:val="single" w:sz="6" w:space="0" w:color="auto"/>
              <w:bottom w:val="single" w:sz="6" w:space="0" w:color="auto"/>
              <w:right w:val="single" w:sz="6" w:space="0" w:color="auto"/>
            </w:tcBorders>
            <w:vAlign w:val="center"/>
          </w:tcPr>
          <w:p w14:paraId="1B934FCB" w14:textId="3AAFC651" w:rsidR="0028334C" w:rsidRPr="001067F3" w:rsidRDefault="00265C6F" w:rsidP="00265C6F">
            <w:pPr>
              <w:spacing w:after="0" w:line="240" w:lineRule="auto"/>
              <w:jc w:val="center"/>
              <w:textAlignment w:val="baseline"/>
              <w:rPr>
                <w:rFonts w:eastAsia="Times New Roman" w:cstheme="minorHAnsi"/>
                <w:sz w:val="18"/>
                <w:szCs w:val="18"/>
                <w:lang w:val="en-GB" w:eastAsia="en-GB"/>
              </w:rPr>
            </w:pPr>
            <w:r>
              <w:rPr>
                <w:rFonts w:eastAsia="Times New Roman" w:cstheme="minorHAnsi"/>
                <w:sz w:val="18"/>
                <w:szCs w:val="18"/>
                <w:lang w:val="en-GB" w:eastAsia="en-GB"/>
              </w:rPr>
              <w:t>3,200,000</w:t>
            </w:r>
          </w:p>
        </w:tc>
      </w:tr>
      <w:tr w:rsidR="0028334C" w:rsidRPr="001067F3" w14:paraId="15F0BCAA" w14:textId="77777777" w:rsidTr="0022426E">
        <w:trPr>
          <w:trHeight w:val="285"/>
        </w:trPr>
        <w:tc>
          <w:tcPr>
            <w:tcW w:w="2970" w:type="dxa"/>
            <w:tcBorders>
              <w:top w:val="single" w:sz="6" w:space="0" w:color="auto"/>
              <w:left w:val="single" w:sz="6" w:space="0" w:color="auto"/>
              <w:bottom w:val="single" w:sz="6" w:space="0" w:color="auto"/>
              <w:right w:val="single" w:sz="6" w:space="0" w:color="auto"/>
            </w:tcBorders>
            <w:vAlign w:val="center"/>
            <w:hideMark/>
          </w:tcPr>
          <w:p w14:paraId="3B0D7298" w14:textId="77777777" w:rsidR="0028334C" w:rsidRPr="001067F3" w:rsidRDefault="0028334C" w:rsidP="009F47C1">
            <w:pPr>
              <w:spacing w:after="0" w:line="240" w:lineRule="auto"/>
              <w:jc w:val="right"/>
              <w:textAlignment w:val="baseline"/>
              <w:rPr>
                <w:rFonts w:eastAsia="Times New Roman" w:cstheme="minorHAnsi"/>
                <w:sz w:val="18"/>
                <w:szCs w:val="18"/>
                <w:lang w:val="en-GB" w:eastAsia="en-GB"/>
              </w:rPr>
            </w:pPr>
            <w:r w:rsidRPr="001067F3">
              <w:rPr>
                <w:rFonts w:eastAsia="Times New Roman" w:cstheme="minorHAnsi"/>
                <w:color w:val="000000"/>
                <w:sz w:val="20"/>
                <w:szCs w:val="20"/>
                <w:lang w:val="pl-PL" w:eastAsia="en-GB"/>
              </w:rPr>
              <w:t>Investment</w:t>
            </w:r>
            <w:r w:rsidRPr="001067F3">
              <w:rPr>
                <w:rFonts w:eastAsia="Times New Roman" w:cstheme="minorHAnsi"/>
                <w:color w:val="000000"/>
                <w:sz w:val="20"/>
                <w:szCs w:val="20"/>
                <w:lang w:val="en-GB" w:eastAsia="en-GB"/>
              </w:rPr>
              <w:t> </w:t>
            </w:r>
          </w:p>
        </w:tc>
        <w:tc>
          <w:tcPr>
            <w:tcW w:w="2400" w:type="dxa"/>
            <w:tcBorders>
              <w:top w:val="single" w:sz="6" w:space="0" w:color="auto"/>
              <w:left w:val="single" w:sz="6" w:space="0" w:color="auto"/>
              <w:bottom w:val="single" w:sz="6" w:space="0" w:color="auto"/>
              <w:right w:val="single" w:sz="6" w:space="0" w:color="auto"/>
            </w:tcBorders>
            <w:vAlign w:val="center"/>
            <w:hideMark/>
          </w:tcPr>
          <w:p w14:paraId="0DF1F9FA" w14:textId="77777777" w:rsidR="0028334C" w:rsidRPr="001067F3" w:rsidRDefault="0028334C" w:rsidP="009F47C1">
            <w:pPr>
              <w:spacing w:after="0" w:line="240" w:lineRule="auto"/>
              <w:jc w:val="right"/>
              <w:textAlignment w:val="baseline"/>
              <w:rPr>
                <w:rFonts w:eastAsia="Times New Roman" w:cstheme="minorHAnsi"/>
                <w:sz w:val="18"/>
                <w:szCs w:val="18"/>
                <w:lang w:val="en-GB" w:eastAsia="en-GB"/>
              </w:rPr>
            </w:pPr>
            <w:r w:rsidRPr="001067F3">
              <w:rPr>
                <w:rFonts w:eastAsia="Times New Roman" w:cstheme="minorHAnsi"/>
                <w:sz w:val="20"/>
                <w:szCs w:val="20"/>
                <w:lang w:val="pl-PL" w:eastAsia="en-GB"/>
              </w:rPr>
              <w:t>0%</w:t>
            </w:r>
            <w:r w:rsidRPr="001067F3">
              <w:rPr>
                <w:rFonts w:eastAsia="Times New Roman" w:cstheme="minorHAnsi"/>
                <w:sz w:val="20"/>
                <w:szCs w:val="20"/>
                <w:lang w:val="en-GB" w:eastAsia="en-GB"/>
              </w:rPr>
              <w:t> </w:t>
            </w:r>
          </w:p>
        </w:tc>
        <w:tc>
          <w:tcPr>
            <w:tcW w:w="2835" w:type="dxa"/>
            <w:tcBorders>
              <w:top w:val="single" w:sz="6" w:space="0" w:color="auto"/>
              <w:left w:val="single" w:sz="6" w:space="0" w:color="auto"/>
              <w:bottom w:val="single" w:sz="6" w:space="0" w:color="auto"/>
              <w:right w:val="single" w:sz="6" w:space="0" w:color="auto"/>
            </w:tcBorders>
            <w:vAlign w:val="center"/>
          </w:tcPr>
          <w:p w14:paraId="170FAD9C" w14:textId="18289B9A" w:rsidR="0028334C" w:rsidRPr="001067F3" w:rsidRDefault="0028334C" w:rsidP="009F47C1">
            <w:pPr>
              <w:spacing w:after="0" w:line="240" w:lineRule="auto"/>
              <w:jc w:val="right"/>
              <w:textAlignment w:val="baseline"/>
              <w:rPr>
                <w:rFonts w:eastAsia="Times New Roman" w:cstheme="minorHAnsi"/>
                <w:sz w:val="18"/>
                <w:szCs w:val="18"/>
                <w:lang w:val="en-GB" w:eastAsia="en-GB"/>
              </w:rPr>
            </w:pPr>
          </w:p>
        </w:tc>
        <w:tc>
          <w:tcPr>
            <w:tcW w:w="2400" w:type="dxa"/>
            <w:tcBorders>
              <w:top w:val="single" w:sz="6" w:space="0" w:color="auto"/>
              <w:left w:val="single" w:sz="6" w:space="0" w:color="auto"/>
              <w:bottom w:val="single" w:sz="6" w:space="0" w:color="auto"/>
              <w:right w:val="single" w:sz="6" w:space="0" w:color="auto"/>
            </w:tcBorders>
            <w:vAlign w:val="center"/>
          </w:tcPr>
          <w:p w14:paraId="4F83FF94" w14:textId="3C12B2C5" w:rsidR="0028334C" w:rsidRPr="001067F3" w:rsidRDefault="0028334C" w:rsidP="009F47C1">
            <w:pPr>
              <w:spacing w:after="0" w:line="240" w:lineRule="auto"/>
              <w:jc w:val="right"/>
              <w:textAlignment w:val="baseline"/>
              <w:rPr>
                <w:rFonts w:eastAsia="Times New Roman" w:cstheme="minorHAnsi"/>
                <w:sz w:val="18"/>
                <w:szCs w:val="18"/>
                <w:lang w:val="en-GB" w:eastAsia="en-GB"/>
              </w:rPr>
            </w:pPr>
          </w:p>
        </w:tc>
      </w:tr>
      <w:tr w:rsidR="0028334C" w:rsidRPr="001067F3" w14:paraId="6312B6F3" w14:textId="77777777" w:rsidTr="0022426E">
        <w:trPr>
          <w:trHeight w:val="285"/>
        </w:trPr>
        <w:tc>
          <w:tcPr>
            <w:tcW w:w="29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F828ED0" w14:textId="77777777" w:rsidR="0028334C" w:rsidRPr="001067F3" w:rsidRDefault="0028334C" w:rsidP="009F47C1">
            <w:pPr>
              <w:spacing w:after="0" w:line="240" w:lineRule="auto"/>
              <w:jc w:val="right"/>
              <w:textAlignment w:val="baseline"/>
              <w:rPr>
                <w:rFonts w:eastAsia="Times New Roman" w:cstheme="minorHAnsi"/>
                <w:sz w:val="18"/>
                <w:szCs w:val="18"/>
                <w:lang w:val="en-GB" w:eastAsia="en-GB"/>
              </w:rPr>
            </w:pPr>
            <w:r w:rsidRPr="001067F3">
              <w:rPr>
                <w:rFonts w:eastAsia="Times New Roman" w:cstheme="minorHAnsi"/>
                <w:b/>
                <w:bCs/>
                <w:color w:val="000000"/>
                <w:sz w:val="20"/>
                <w:szCs w:val="20"/>
                <w:lang w:val="pl-PL" w:eastAsia="en-GB"/>
              </w:rPr>
              <w:t>Total</w:t>
            </w:r>
            <w:r w:rsidRPr="001067F3">
              <w:rPr>
                <w:rFonts w:eastAsia="Times New Roman" w:cstheme="minorHAnsi"/>
                <w:color w:val="000000"/>
                <w:sz w:val="20"/>
                <w:szCs w:val="20"/>
                <w:lang w:val="en-GB" w:eastAsia="en-GB"/>
              </w:rPr>
              <w:t> </w:t>
            </w:r>
          </w:p>
        </w:tc>
        <w:tc>
          <w:tcPr>
            <w:tcW w:w="24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EAD9F39" w14:textId="77777777" w:rsidR="0028334C" w:rsidRPr="001067F3" w:rsidRDefault="0028334C" w:rsidP="009F47C1">
            <w:pPr>
              <w:spacing w:after="0" w:line="240" w:lineRule="auto"/>
              <w:jc w:val="right"/>
              <w:textAlignment w:val="baseline"/>
              <w:rPr>
                <w:rFonts w:eastAsia="Times New Roman" w:cstheme="minorHAnsi"/>
                <w:sz w:val="18"/>
                <w:szCs w:val="18"/>
                <w:lang w:val="en-GB" w:eastAsia="en-GB"/>
              </w:rPr>
            </w:pPr>
            <w:r w:rsidRPr="001067F3">
              <w:rPr>
                <w:rFonts w:eastAsia="Times New Roman" w:cstheme="minorHAnsi"/>
                <w:b/>
                <w:bCs/>
                <w:color w:val="000000"/>
                <w:sz w:val="20"/>
                <w:szCs w:val="20"/>
                <w:lang w:val="pl-PL" w:eastAsia="en-GB"/>
              </w:rPr>
              <w:t>0%</w:t>
            </w:r>
            <w:r w:rsidRPr="001067F3">
              <w:rPr>
                <w:rFonts w:eastAsia="Times New Roman" w:cstheme="minorHAnsi"/>
                <w:color w:val="000000"/>
                <w:sz w:val="20"/>
                <w:szCs w:val="20"/>
                <w:lang w:val="en-GB" w:eastAsia="en-GB"/>
              </w:rPr>
              <w:t> </w:t>
            </w:r>
          </w:p>
        </w:tc>
        <w:tc>
          <w:tcPr>
            <w:tcW w:w="2835" w:type="dxa"/>
            <w:tcBorders>
              <w:top w:val="single" w:sz="6" w:space="0" w:color="auto"/>
              <w:left w:val="single" w:sz="6" w:space="0" w:color="auto"/>
              <w:bottom w:val="single" w:sz="6" w:space="0" w:color="auto"/>
              <w:right w:val="single" w:sz="6" w:space="0" w:color="auto"/>
            </w:tcBorders>
            <w:shd w:val="clear" w:color="auto" w:fill="D9D9D9"/>
            <w:vAlign w:val="center"/>
          </w:tcPr>
          <w:p w14:paraId="45C2297F" w14:textId="08D5566A" w:rsidR="0028334C" w:rsidRPr="001067F3" w:rsidRDefault="0028334C" w:rsidP="009F47C1">
            <w:pPr>
              <w:spacing w:after="0" w:line="240" w:lineRule="auto"/>
              <w:jc w:val="right"/>
              <w:textAlignment w:val="baseline"/>
              <w:rPr>
                <w:rFonts w:eastAsia="Times New Roman" w:cstheme="minorHAnsi"/>
                <w:sz w:val="18"/>
                <w:szCs w:val="18"/>
                <w:lang w:val="en-GB" w:eastAsia="en-GB"/>
              </w:rPr>
            </w:pPr>
          </w:p>
        </w:tc>
        <w:tc>
          <w:tcPr>
            <w:tcW w:w="2400" w:type="dxa"/>
            <w:tcBorders>
              <w:top w:val="single" w:sz="6" w:space="0" w:color="auto"/>
              <w:left w:val="single" w:sz="6" w:space="0" w:color="auto"/>
              <w:bottom w:val="single" w:sz="6" w:space="0" w:color="auto"/>
              <w:right w:val="single" w:sz="6" w:space="0" w:color="auto"/>
            </w:tcBorders>
            <w:shd w:val="clear" w:color="auto" w:fill="D9D9D9"/>
            <w:vAlign w:val="center"/>
          </w:tcPr>
          <w:p w14:paraId="44BEB42B" w14:textId="0DF453F9" w:rsidR="0028334C" w:rsidRPr="001067F3" w:rsidRDefault="00265C6F" w:rsidP="009F47C1">
            <w:pPr>
              <w:spacing w:after="0" w:line="240" w:lineRule="auto"/>
              <w:jc w:val="right"/>
              <w:textAlignment w:val="baseline"/>
              <w:rPr>
                <w:rFonts w:eastAsia="Times New Roman" w:cstheme="minorHAnsi"/>
                <w:sz w:val="18"/>
                <w:szCs w:val="18"/>
                <w:lang w:val="en-GB" w:eastAsia="en-GB"/>
              </w:rPr>
            </w:pPr>
            <w:r>
              <w:rPr>
                <w:rFonts w:eastAsia="Times New Roman" w:cstheme="minorHAnsi"/>
                <w:sz w:val="18"/>
                <w:szCs w:val="18"/>
                <w:lang w:val="en-GB" w:eastAsia="en-GB"/>
              </w:rPr>
              <w:t>3,200,000</w:t>
            </w:r>
          </w:p>
        </w:tc>
      </w:tr>
    </w:tbl>
    <w:p w14:paraId="777EDF98" w14:textId="77777777" w:rsidR="0028334C" w:rsidRPr="001067F3" w:rsidRDefault="0028334C" w:rsidP="009F47C1">
      <w:pPr>
        <w:pStyle w:val="BodyText"/>
        <w:jc w:val="both"/>
        <w:rPr>
          <w:rFonts w:asciiTheme="minorHAnsi" w:hAnsiTheme="minorHAnsi" w:cstheme="minorHAnsi"/>
          <w:color w:val="auto"/>
          <w:sz w:val="20"/>
        </w:rPr>
      </w:pPr>
    </w:p>
    <w:p w14:paraId="7854962E" w14:textId="0EDE0BFF" w:rsidR="00DF19F0" w:rsidRPr="001067F3" w:rsidRDefault="00BB6D4A" w:rsidP="009F47C1">
      <w:pPr>
        <w:pStyle w:val="BodyText"/>
        <w:jc w:val="both"/>
        <w:rPr>
          <w:rFonts w:asciiTheme="minorHAnsi" w:hAnsiTheme="minorHAnsi" w:cstheme="minorHAnsi"/>
          <w:color w:val="auto"/>
          <w:sz w:val="20"/>
        </w:rPr>
      </w:pPr>
      <w:r w:rsidRPr="001067F3">
        <w:rPr>
          <w:rFonts w:asciiTheme="minorHAnsi" w:hAnsiTheme="minorHAnsi" w:cstheme="minorHAnsi"/>
          <w:color w:val="auto"/>
          <w:sz w:val="20"/>
        </w:rPr>
        <w:t>*Taxes are not included in the Fees above.</w:t>
      </w:r>
    </w:p>
    <w:p w14:paraId="60124FBB" w14:textId="77777777" w:rsidR="00DF19F0" w:rsidRPr="001067F3" w:rsidRDefault="00DF19F0" w:rsidP="009F47C1">
      <w:pPr>
        <w:pStyle w:val="BodyText"/>
        <w:jc w:val="both"/>
        <w:rPr>
          <w:rFonts w:asciiTheme="minorHAnsi" w:hAnsiTheme="minorHAnsi" w:cstheme="minorHAnsi"/>
          <w:b/>
          <w:bCs/>
          <w:color w:val="auto"/>
          <w:szCs w:val="22"/>
        </w:rPr>
      </w:pPr>
    </w:p>
    <w:p w14:paraId="39899DDD" w14:textId="50C23102" w:rsidR="00DF19F0" w:rsidRPr="001067F3" w:rsidRDefault="37042FF4" w:rsidP="003D4B65">
      <w:pPr>
        <w:pStyle w:val="ListParagraph"/>
        <w:numPr>
          <w:ilvl w:val="0"/>
          <w:numId w:val="11"/>
        </w:numPr>
        <w:spacing w:after="0" w:line="240" w:lineRule="auto"/>
        <w:jc w:val="both"/>
        <w:rPr>
          <w:rFonts w:eastAsia="Times New Roman" w:cstheme="minorHAnsi"/>
          <w:sz w:val="20"/>
          <w:szCs w:val="20"/>
        </w:rPr>
      </w:pPr>
      <w:r w:rsidRPr="001067F3">
        <w:rPr>
          <w:rFonts w:eastAsia="Times New Roman" w:cstheme="minorHAnsi"/>
          <w:b/>
          <w:bCs/>
          <w:sz w:val="20"/>
          <w:szCs w:val="20"/>
        </w:rPr>
        <w:t>Objectives</w:t>
      </w:r>
      <w:r w:rsidR="7BD32FA9" w:rsidRPr="001067F3">
        <w:rPr>
          <w:rFonts w:eastAsia="Times New Roman" w:cstheme="minorHAnsi"/>
          <w:b/>
          <w:bCs/>
          <w:sz w:val="20"/>
          <w:szCs w:val="20"/>
        </w:rPr>
        <w:t xml:space="preserve">. </w:t>
      </w:r>
      <w:r w:rsidR="7BD32FA9" w:rsidRPr="001067F3">
        <w:rPr>
          <w:rFonts w:eastAsia="Times New Roman" w:cstheme="minorHAnsi"/>
          <w:sz w:val="20"/>
          <w:szCs w:val="20"/>
        </w:rPr>
        <w:t xml:space="preserve">Specified Buyer’s objectives for this </w:t>
      </w:r>
      <w:r w:rsidR="0AC6B0B1" w:rsidRPr="001067F3">
        <w:rPr>
          <w:rFonts w:eastAsia="Times New Roman" w:cstheme="minorHAnsi"/>
          <w:sz w:val="20"/>
          <w:szCs w:val="20"/>
        </w:rPr>
        <w:t>SOW</w:t>
      </w:r>
      <w:r w:rsidR="7BD32FA9" w:rsidRPr="001067F3">
        <w:rPr>
          <w:rFonts w:eastAsia="Times New Roman" w:cstheme="minorHAnsi"/>
          <w:sz w:val="20"/>
          <w:szCs w:val="20"/>
        </w:rPr>
        <w:t>:</w:t>
      </w:r>
    </w:p>
    <w:p w14:paraId="5311CD4E" w14:textId="75198C24" w:rsidR="6DB48AC4" w:rsidRPr="001067F3" w:rsidRDefault="6DB48AC4" w:rsidP="009F47C1">
      <w:pPr>
        <w:pStyle w:val="ListParagraph"/>
        <w:spacing w:after="0" w:line="240" w:lineRule="auto"/>
        <w:ind w:left="360"/>
        <w:jc w:val="both"/>
        <w:rPr>
          <w:rFonts w:cstheme="minorHAnsi"/>
          <w:sz w:val="20"/>
          <w:szCs w:val="20"/>
        </w:rPr>
      </w:pPr>
    </w:p>
    <w:p w14:paraId="4719241B" w14:textId="557B7AE7" w:rsidR="004B7F1B" w:rsidRPr="001067F3" w:rsidRDefault="004B7F1B" w:rsidP="009F47C1">
      <w:pPr>
        <w:pStyle w:val="ListParagraph"/>
        <w:spacing w:after="0" w:line="240" w:lineRule="auto"/>
        <w:ind w:left="360"/>
        <w:jc w:val="both"/>
        <w:rPr>
          <w:rFonts w:eastAsiaTheme="majorEastAsia" w:cstheme="minorHAnsi"/>
          <w:b/>
          <w:bCs/>
          <w:sz w:val="20"/>
          <w:szCs w:val="20"/>
        </w:rPr>
      </w:pPr>
      <w:r w:rsidRPr="001067F3">
        <w:rPr>
          <w:rFonts w:eastAsiaTheme="majorEastAsia" w:cstheme="minorHAnsi"/>
          <w:b/>
          <w:bCs/>
          <w:sz w:val="20"/>
          <w:szCs w:val="20"/>
        </w:rPr>
        <w:t>Background:</w:t>
      </w:r>
    </w:p>
    <w:p w14:paraId="33B85186" w14:textId="26900FD0" w:rsidR="00376F6F" w:rsidRPr="001067F3" w:rsidRDefault="00376F6F" w:rsidP="009F47C1">
      <w:pPr>
        <w:pStyle w:val="ListParagraph"/>
        <w:spacing w:after="0" w:line="240" w:lineRule="auto"/>
        <w:ind w:left="360"/>
        <w:jc w:val="both"/>
        <w:rPr>
          <w:rFonts w:eastAsiaTheme="majorEastAsia" w:cstheme="minorHAnsi"/>
          <w:sz w:val="20"/>
          <w:szCs w:val="20"/>
        </w:rPr>
      </w:pPr>
      <w:r w:rsidRPr="001067F3">
        <w:rPr>
          <w:rFonts w:eastAsiaTheme="majorEastAsia" w:cstheme="minorHAnsi"/>
          <w:sz w:val="20"/>
          <w:szCs w:val="20"/>
        </w:rPr>
        <w:t>Mondelez International operates a complex, multi-market commercial analytics landscape across Latin America. Analytical products for Mexico, Wacam, Brazil, and Southern Cone have been running in production on Google Cloud Platform (GCP), supporting Sales, Marketing, and Supply Chain decision-making. However, the majority of KPI calculations currently reside within Power BI semantic layers rather than in the data platform, creating a fragmented, difficult-to-govern, and non-scalable analytical estate where the same KPI can produce different results depending on the report, the market, or the analyst.</w:t>
      </w:r>
    </w:p>
    <w:p w14:paraId="411C5633" w14:textId="77777777" w:rsidR="00376F6F" w:rsidRPr="001067F3" w:rsidRDefault="00376F6F" w:rsidP="009F47C1">
      <w:pPr>
        <w:pStyle w:val="ListParagraph"/>
        <w:spacing w:after="0" w:line="240" w:lineRule="auto"/>
        <w:ind w:left="360"/>
        <w:jc w:val="both"/>
        <w:rPr>
          <w:rFonts w:eastAsiaTheme="majorEastAsia" w:cstheme="minorHAnsi"/>
          <w:sz w:val="20"/>
          <w:szCs w:val="20"/>
        </w:rPr>
      </w:pPr>
    </w:p>
    <w:p w14:paraId="7723B82B" w14:textId="77777777" w:rsidR="00376F6F" w:rsidRPr="001067F3" w:rsidRDefault="00376F6F" w:rsidP="009F47C1">
      <w:pPr>
        <w:pStyle w:val="ListParagraph"/>
        <w:spacing w:after="0" w:line="240" w:lineRule="auto"/>
        <w:ind w:left="360"/>
        <w:jc w:val="both"/>
        <w:rPr>
          <w:rFonts w:eastAsiaTheme="majorEastAsia" w:cstheme="minorHAnsi"/>
          <w:sz w:val="20"/>
          <w:szCs w:val="20"/>
        </w:rPr>
      </w:pPr>
      <w:r w:rsidRPr="001067F3">
        <w:rPr>
          <w:rFonts w:eastAsiaTheme="majorEastAsia" w:cstheme="minorHAnsi"/>
          <w:sz w:val="20"/>
          <w:szCs w:val="20"/>
        </w:rPr>
        <w:t>This fragmented state presents three critical business risks: (i) KPI inconsistency across the four Business Units undermines executive confidence in commercial reporting; (ii) the absence of pre-calculated, governed KPIs in the data lake prevents adoption of enterprise-grade AI capabilities (Databricks Genie, AI/BI Dashboards, Knowledge Assistants); and (iii) each market's analytics codebase has diverged to the point where onboarding a new market requires duplicating and rewriting the entire pipeline rather than configuring the existing one.</w:t>
      </w:r>
    </w:p>
    <w:p w14:paraId="305D3B10" w14:textId="77777777" w:rsidR="00376F6F" w:rsidRPr="001067F3" w:rsidRDefault="00376F6F" w:rsidP="009F47C1">
      <w:pPr>
        <w:pStyle w:val="ListParagraph"/>
        <w:spacing w:after="0" w:line="240" w:lineRule="auto"/>
        <w:ind w:left="360"/>
        <w:jc w:val="both"/>
        <w:rPr>
          <w:rFonts w:eastAsiaTheme="majorEastAsia" w:cstheme="minorHAnsi"/>
          <w:sz w:val="20"/>
          <w:szCs w:val="20"/>
        </w:rPr>
      </w:pPr>
    </w:p>
    <w:p w14:paraId="03AFAEF5" w14:textId="27F8EA7A" w:rsidR="00376F6F" w:rsidRPr="001067F3" w:rsidRDefault="00376F6F" w:rsidP="009F47C1">
      <w:pPr>
        <w:pStyle w:val="ListParagraph"/>
        <w:spacing w:after="0" w:line="240" w:lineRule="auto"/>
        <w:ind w:left="360"/>
        <w:jc w:val="both"/>
        <w:rPr>
          <w:rFonts w:eastAsiaTheme="majorEastAsia" w:cstheme="minorHAnsi"/>
          <w:sz w:val="20"/>
          <w:szCs w:val="20"/>
        </w:rPr>
      </w:pPr>
      <w:r w:rsidRPr="001067F3">
        <w:rPr>
          <w:rFonts w:eastAsiaTheme="majorEastAsia" w:cstheme="minorHAnsi"/>
          <w:sz w:val="20"/>
          <w:szCs w:val="20"/>
        </w:rPr>
        <w:t>Addressing these risks requires a fundamental re-architecture: migrating the commercial</w:t>
      </w:r>
      <w:r w:rsidR="00B10B29" w:rsidRPr="001067F3">
        <w:rPr>
          <w:rFonts w:eastAsiaTheme="majorEastAsia" w:cstheme="minorHAnsi"/>
          <w:sz w:val="20"/>
          <w:szCs w:val="20"/>
        </w:rPr>
        <w:t>, marketing</w:t>
      </w:r>
      <w:r w:rsidRPr="001067F3">
        <w:rPr>
          <w:rFonts w:eastAsiaTheme="majorEastAsia" w:cstheme="minorHAnsi"/>
          <w:sz w:val="20"/>
          <w:szCs w:val="20"/>
        </w:rPr>
        <w:t xml:space="preserve"> and supply chain analytical platform from GCP to Databricks on AWS; adopting a configuration-driven design that treats every market difference as a data parameter rather than a code branch; implementing a governed KPI registry and calculation engine as the single source of truth across all four markets</w:t>
      </w:r>
      <w:r w:rsidR="00973A41" w:rsidRPr="001067F3">
        <w:rPr>
          <w:rFonts w:eastAsiaTheme="majorEastAsia" w:cstheme="minorHAnsi"/>
          <w:sz w:val="20"/>
          <w:szCs w:val="20"/>
        </w:rPr>
        <w:t xml:space="preserve"> (Mexico, Wacam, Brazil, Southern Cone - full Latin American Business Units)</w:t>
      </w:r>
      <w:r w:rsidRPr="001067F3">
        <w:rPr>
          <w:rFonts w:eastAsiaTheme="majorEastAsia" w:cstheme="minorHAnsi"/>
          <w:sz w:val="20"/>
          <w:szCs w:val="20"/>
        </w:rPr>
        <w:t xml:space="preserve">; and establishing end-to-end data quality </w:t>
      </w:r>
      <w:r w:rsidR="006D281B" w:rsidRPr="001067F3">
        <w:rPr>
          <w:rFonts w:eastAsiaTheme="majorEastAsia" w:cstheme="minorHAnsi"/>
          <w:sz w:val="20"/>
          <w:szCs w:val="20"/>
        </w:rPr>
        <w:t>and costs</w:t>
      </w:r>
      <w:r w:rsidRPr="001067F3">
        <w:rPr>
          <w:rFonts w:eastAsiaTheme="majorEastAsia" w:cstheme="minorHAnsi"/>
          <w:sz w:val="20"/>
          <w:szCs w:val="20"/>
        </w:rPr>
        <w:t xml:space="preserve"> monitoring, governance processes, alerts, and lineage reporting.</w:t>
      </w:r>
    </w:p>
    <w:p w14:paraId="05D78DD4" w14:textId="77777777" w:rsidR="00376F6F" w:rsidRPr="001067F3" w:rsidRDefault="00376F6F" w:rsidP="009F47C1">
      <w:pPr>
        <w:pStyle w:val="ListParagraph"/>
        <w:spacing w:after="0" w:line="240" w:lineRule="auto"/>
        <w:ind w:left="360"/>
        <w:jc w:val="both"/>
        <w:rPr>
          <w:rFonts w:eastAsiaTheme="majorEastAsia" w:cstheme="minorHAnsi"/>
          <w:sz w:val="20"/>
          <w:szCs w:val="20"/>
        </w:rPr>
      </w:pPr>
    </w:p>
    <w:p w14:paraId="1B87D70A" w14:textId="302E39B1" w:rsidR="00376F6F" w:rsidRPr="001067F3" w:rsidRDefault="00376F6F" w:rsidP="009F47C1">
      <w:pPr>
        <w:pStyle w:val="ListParagraph"/>
        <w:spacing w:after="0" w:line="240" w:lineRule="auto"/>
        <w:ind w:left="360"/>
        <w:jc w:val="both"/>
        <w:rPr>
          <w:rFonts w:eastAsiaTheme="majorEastAsia" w:cstheme="minorHAnsi"/>
          <w:sz w:val="20"/>
          <w:szCs w:val="20"/>
        </w:rPr>
      </w:pPr>
      <w:r w:rsidRPr="001067F3">
        <w:rPr>
          <w:rFonts w:eastAsiaTheme="majorEastAsia" w:cstheme="minorHAnsi"/>
          <w:sz w:val="20"/>
          <w:szCs w:val="20"/>
        </w:rPr>
        <w:t xml:space="preserve">This Statement of Work formalizes the engagement between MONDELEZ and Lingaro </w:t>
      </w:r>
      <w:r w:rsidR="00492A2D" w:rsidRPr="001067F3">
        <w:rPr>
          <w:rFonts w:eastAsiaTheme="majorEastAsia" w:cstheme="minorHAnsi"/>
          <w:sz w:val="20"/>
          <w:szCs w:val="20"/>
        </w:rPr>
        <w:t>to execute that transformation as a fixed-price product build contract, covering the Introduction (Build, Launch &amp; Hypercare) stage of the MATRIX AI product lifecycle</w:t>
      </w:r>
      <w:r w:rsidRPr="001067F3">
        <w:rPr>
          <w:rFonts w:eastAsiaTheme="majorEastAsia" w:cstheme="minorHAnsi"/>
          <w:sz w:val="20"/>
          <w:szCs w:val="20"/>
        </w:rPr>
        <w:t xml:space="preserve">. The engagement is organized into delivery </w:t>
      </w:r>
      <w:r w:rsidR="00D54385" w:rsidRPr="001067F3">
        <w:rPr>
          <w:rFonts w:eastAsiaTheme="majorEastAsia" w:cstheme="minorHAnsi"/>
          <w:sz w:val="20"/>
          <w:szCs w:val="20"/>
        </w:rPr>
        <w:t xml:space="preserve">into five </w:t>
      </w:r>
      <w:r w:rsidRPr="001067F3">
        <w:rPr>
          <w:rFonts w:eastAsiaTheme="majorEastAsia" w:cstheme="minorHAnsi"/>
          <w:sz w:val="20"/>
          <w:szCs w:val="20"/>
        </w:rPr>
        <w:t>phases, each governed by the CDRB (Configuration-Driven Review Board) quality framework (Sections A through L, as defined in Appendix A) and subject to formal phase-gate acceptance:</w:t>
      </w:r>
    </w:p>
    <w:p w14:paraId="4A02E98F" w14:textId="77777777" w:rsidR="00376F6F" w:rsidRDefault="00376F6F" w:rsidP="009F47C1">
      <w:pPr>
        <w:pStyle w:val="ListParagraph"/>
        <w:spacing w:after="0" w:line="240" w:lineRule="auto"/>
        <w:ind w:left="360"/>
        <w:jc w:val="both"/>
        <w:rPr>
          <w:rFonts w:eastAsiaTheme="majorEastAsia" w:cstheme="minorHAnsi"/>
          <w:b/>
          <w:sz w:val="20"/>
          <w:szCs w:val="20"/>
        </w:rPr>
      </w:pPr>
    </w:p>
    <w:p w14:paraId="28231FC9" w14:textId="77777777" w:rsidR="00047C1A" w:rsidRDefault="00047C1A" w:rsidP="009F47C1">
      <w:pPr>
        <w:pStyle w:val="ListParagraph"/>
        <w:spacing w:after="0" w:line="240" w:lineRule="auto"/>
        <w:ind w:left="360"/>
        <w:jc w:val="both"/>
        <w:rPr>
          <w:rFonts w:eastAsiaTheme="majorEastAsia" w:cstheme="minorHAnsi"/>
          <w:b/>
          <w:bCs/>
          <w:sz w:val="20"/>
          <w:szCs w:val="20"/>
        </w:rPr>
      </w:pPr>
    </w:p>
    <w:p w14:paraId="6CF939A0" w14:textId="77777777" w:rsidR="00047C1A" w:rsidRDefault="00047C1A" w:rsidP="009F47C1">
      <w:pPr>
        <w:pStyle w:val="ListParagraph"/>
        <w:spacing w:after="0" w:line="240" w:lineRule="auto"/>
        <w:ind w:left="360"/>
        <w:jc w:val="both"/>
        <w:rPr>
          <w:rFonts w:eastAsiaTheme="majorEastAsia" w:cstheme="minorHAnsi"/>
          <w:b/>
          <w:bCs/>
          <w:sz w:val="20"/>
          <w:szCs w:val="20"/>
        </w:rPr>
      </w:pPr>
    </w:p>
    <w:p w14:paraId="0C57F1D9" w14:textId="5E45C370" w:rsidR="00FC377E" w:rsidRPr="001067F3" w:rsidRDefault="00FC377E" w:rsidP="009F47C1">
      <w:pPr>
        <w:pStyle w:val="ListParagraph"/>
        <w:spacing w:after="0" w:line="240" w:lineRule="auto"/>
        <w:ind w:left="360"/>
        <w:jc w:val="both"/>
        <w:rPr>
          <w:rFonts w:eastAsiaTheme="majorEastAsia" w:cstheme="minorHAnsi"/>
          <w:b/>
          <w:bCs/>
          <w:sz w:val="20"/>
          <w:szCs w:val="20"/>
        </w:rPr>
      </w:pPr>
      <w:r w:rsidRPr="001067F3">
        <w:rPr>
          <w:rFonts w:eastAsiaTheme="majorEastAsia" w:cstheme="minorHAnsi"/>
          <w:b/>
          <w:bCs/>
          <w:sz w:val="20"/>
          <w:szCs w:val="20"/>
        </w:rPr>
        <w:t>Vision &amp; Strategic Objectives</w:t>
      </w:r>
    </w:p>
    <w:p w14:paraId="59F0A2EB" w14:textId="77777777" w:rsidR="003B050A" w:rsidRPr="001067F3" w:rsidRDefault="003B050A" w:rsidP="009F47C1">
      <w:pPr>
        <w:pStyle w:val="ListParagraph"/>
        <w:spacing w:after="0" w:line="240" w:lineRule="auto"/>
        <w:ind w:left="360"/>
        <w:jc w:val="both"/>
        <w:rPr>
          <w:rFonts w:eastAsiaTheme="majorEastAsia" w:cstheme="minorHAnsi"/>
          <w:sz w:val="20"/>
          <w:szCs w:val="20"/>
        </w:rPr>
      </w:pPr>
      <w:r w:rsidRPr="001067F3">
        <w:rPr>
          <w:rFonts w:eastAsiaTheme="majorEastAsia" w:cstheme="minorHAnsi"/>
          <w:sz w:val="20"/>
          <w:szCs w:val="20"/>
        </w:rPr>
        <w:t>The MATRIX-AI Analytics Platform is designed to serve as Mondelez International's global, scalable commercial and supply chain analytics product, with Latin America as the first deployment and the proof point for worldwide rollout. The strategic objectives driving this engagement are:</w:t>
      </w:r>
    </w:p>
    <w:p w14:paraId="7FA6FB2B" w14:textId="77777777" w:rsidR="003B050A" w:rsidRPr="001067F3" w:rsidRDefault="003B050A" w:rsidP="009F47C1">
      <w:pPr>
        <w:pStyle w:val="ListParagraph"/>
        <w:spacing w:after="0" w:line="240" w:lineRule="auto"/>
        <w:ind w:left="360"/>
        <w:jc w:val="both"/>
        <w:rPr>
          <w:rFonts w:eastAsiaTheme="majorEastAsia" w:cstheme="minorHAnsi"/>
          <w:sz w:val="20"/>
          <w:szCs w:val="20"/>
        </w:rPr>
      </w:pPr>
    </w:p>
    <w:p w14:paraId="43FE8CBE" w14:textId="09777583" w:rsidR="003B050A" w:rsidRPr="001067F3" w:rsidRDefault="003B050A" w:rsidP="009F47C1">
      <w:pPr>
        <w:pStyle w:val="ListParagraph"/>
        <w:spacing w:after="0" w:line="240" w:lineRule="auto"/>
        <w:jc w:val="both"/>
        <w:rPr>
          <w:rFonts w:eastAsiaTheme="majorEastAsia" w:cstheme="minorHAnsi"/>
          <w:sz w:val="20"/>
          <w:szCs w:val="20"/>
        </w:rPr>
      </w:pPr>
      <w:r w:rsidRPr="001067F3">
        <w:rPr>
          <w:rFonts w:eastAsiaTheme="majorEastAsia" w:cstheme="minorHAnsi"/>
          <w:b/>
          <w:bCs/>
          <w:sz w:val="20"/>
          <w:szCs w:val="20"/>
        </w:rPr>
        <w:t>(a) One product, all markets</w:t>
      </w:r>
      <w:r w:rsidRPr="001067F3">
        <w:rPr>
          <w:rFonts w:eastAsiaTheme="majorEastAsia" w:cstheme="minorHAnsi"/>
          <w:sz w:val="20"/>
          <w:szCs w:val="20"/>
        </w:rPr>
        <w:t xml:space="preserve"> </w:t>
      </w:r>
      <w:r w:rsidRPr="001067F3">
        <w:rPr>
          <w:rFonts w:eastAsiaTheme="majorEastAsia" w:cstheme="minorHAnsi"/>
          <w:b/>
          <w:bCs/>
          <w:sz w:val="20"/>
          <w:szCs w:val="20"/>
        </w:rPr>
        <w:t>— configuration-driven scalability</w:t>
      </w:r>
      <w:r w:rsidRPr="001067F3">
        <w:rPr>
          <w:rFonts w:eastAsiaTheme="majorEastAsia" w:cstheme="minorHAnsi"/>
          <w:sz w:val="20"/>
          <w:szCs w:val="20"/>
        </w:rPr>
        <w:t>: A single codebase where every market difference (</w:t>
      </w:r>
      <w:r w:rsidR="22CA7C1C" w:rsidRPr="001067F3">
        <w:rPr>
          <w:rFonts w:eastAsiaTheme="majorEastAsia" w:cstheme="minorHAnsi"/>
          <w:sz w:val="20"/>
          <w:szCs w:val="20"/>
        </w:rPr>
        <w:t xml:space="preserve">for example </w:t>
      </w:r>
      <w:r w:rsidRPr="001067F3">
        <w:rPr>
          <w:rFonts w:eastAsiaTheme="majorEastAsia" w:cstheme="minorHAnsi"/>
          <w:sz w:val="20"/>
          <w:szCs w:val="20"/>
        </w:rPr>
        <w:t xml:space="preserve">business rules, KPI formulas, document classifications, currency policies, cut-off rules) is externalized into versioned configuration </w:t>
      </w:r>
      <w:r w:rsidR="731CE3D1" w:rsidRPr="001067F3">
        <w:rPr>
          <w:rFonts w:eastAsiaTheme="majorEastAsia" w:cstheme="minorHAnsi"/>
          <w:sz w:val="20"/>
          <w:szCs w:val="20"/>
        </w:rPr>
        <w:t>assets</w:t>
      </w:r>
      <w:r w:rsidRPr="001067F3">
        <w:rPr>
          <w:rFonts w:eastAsiaTheme="majorEastAsia" w:cstheme="minorHAnsi"/>
          <w:sz w:val="20"/>
          <w:szCs w:val="20"/>
        </w:rPr>
        <w:t>. Adding a new market requires only configuration rows, zero code changes. The architecture shall be proven through the configuration-only and validated through a synthetic market test (CDRB).</w:t>
      </w:r>
      <w:r w:rsidRPr="001067F3">
        <w:rPr>
          <w:rFonts w:cstheme="minorHAnsi"/>
        </w:rPr>
        <w:tab/>
      </w:r>
    </w:p>
    <w:p w14:paraId="176A3310" w14:textId="77777777" w:rsidR="003B050A" w:rsidRPr="001067F3" w:rsidRDefault="003B050A" w:rsidP="009F47C1">
      <w:pPr>
        <w:pStyle w:val="ListParagraph"/>
        <w:spacing w:after="0" w:line="240" w:lineRule="auto"/>
        <w:jc w:val="both"/>
        <w:rPr>
          <w:rFonts w:eastAsiaTheme="majorEastAsia" w:cstheme="minorHAnsi"/>
          <w:sz w:val="20"/>
          <w:szCs w:val="20"/>
        </w:rPr>
      </w:pPr>
    </w:p>
    <w:p w14:paraId="60359EB7" w14:textId="77777777" w:rsidR="003B050A" w:rsidRPr="001067F3" w:rsidRDefault="003B050A" w:rsidP="009F47C1">
      <w:pPr>
        <w:pStyle w:val="ListParagraph"/>
        <w:spacing w:after="0" w:line="240" w:lineRule="auto"/>
        <w:jc w:val="both"/>
        <w:rPr>
          <w:rFonts w:eastAsiaTheme="majorEastAsia" w:cstheme="minorHAnsi"/>
          <w:sz w:val="20"/>
          <w:szCs w:val="20"/>
        </w:rPr>
      </w:pPr>
      <w:r w:rsidRPr="001067F3">
        <w:rPr>
          <w:rFonts w:eastAsiaTheme="majorEastAsia" w:cstheme="minorHAnsi"/>
          <w:b/>
          <w:bCs/>
          <w:sz w:val="20"/>
          <w:szCs w:val="20"/>
        </w:rPr>
        <w:t>(b) Governed KPI accuracy — single source of truth</w:t>
      </w:r>
      <w:r w:rsidRPr="001067F3">
        <w:rPr>
          <w:rFonts w:eastAsiaTheme="majorEastAsia" w:cstheme="minorHAnsi"/>
          <w:sz w:val="20"/>
          <w:szCs w:val="20"/>
        </w:rPr>
        <w:t>: A KPI registry serving as the authoritative, executable source of truth for every formula, filter, aggregation rule, unit-of-measure expansion, currency conversion, and business definition. All KPIs shall be pre-calculated in the data platform (not in front-end tools), visible and auditable across all markets and consumers, and governed through CDRB Section F quality criteria.</w:t>
      </w:r>
    </w:p>
    <w:p w14:paraId="0416AB46" w14:textId="77777777" w:rsidR="003B050A" w:rsidRPr="001067F3" w:rsidRDefault="003B050A" w:rsidP="009F47C1">
      <w:pPr>
        <w:pStyle w:val="ListParagraph"/>
        <w:spacing w:after="0" w:line="240" w:lineRule="auto"/>
        <w:jc w:val="both"/>
        <w:rPr>
          <w:rFonts w:eastAsiaTheme="majorEastAsia" w:cstheme="minorHAnsi"/>
          <w:sz w:val="20"/>
          <w:szCs w:val="20"/>
        </w:rPr>
      </w:pPr>
    </w:p>
    <w:p w14:paraId="74B55945" w14:textId="05884C1D" w:rsidR="003B050A" w:rsidRPr="001067F3" w:rsidRDefault="003B050A" w:rsidP="009F47C1">
      <w:pPr>
        <w:pStyle w:val="ListParagraph"/>
        <w:spacing w:after="0" w:line="240" w:lineRule="auto"/>
        <w:jc w:val="both"/>
        <w:rPr>
          <w:rFonts w:eastAsiaTheme="majorEastAsia" w:cstheme="minorHAnsi"/>
          <w:sz w:val="20"/>
          <w:szCs w:val="20"/>
        </w:rPr>
      </w:pPr>
      <w:r w:rsidRPr="001067F3">
        <w:rPr>
          <w:rFonts w:eastAsiaTheme="majorEastAsia" w:cstheme="minorHAnsi"/>
          <w:b/>
          <w:bCs/>
          <w:sz w:val="20"/>
          <w:szCs w:val="20"/>
        </w:rPr>
        <w:t>(c) Enterprise-grade Generative AI readiness</w:t>
      </w:r>
      <w:r w:rsidRPr="001067F3">
        <w:rPr>
          <w:rFonts w:eastAsiaTheme="majorEastAsia" w:cstheme="minorHAnsi"/>
          <w:sz w:val="20"/>
          <w:szCs w:val="20"/>
        </w:rPr>
        <w:t>: Governed metric views and semantic layers registered in Unity Catalog, enabling business users to query the platform in natural language through Databricks Genie Agents</w:t>
      </w:r>
      <w:r w:rsidR="00115EAF" w:rsidRPr="001067F3">
        <w:rPr>
          <w:rFonts w:eastAsiaTheme="majorEastAsia" w:cstheme="minorHAnsi"/>
          <w:sz w:val="20"/>
          <w:szCs w:val="20"/>
        </w:rPr>
        <w:t>, Supervisor Agents</w:t>
      </w:r>
      <w:r w:rsidR="00210AF1">
        <w:rPr>
          <w:rFonts w:eastAsiaTheme="majorEastAsia" w:cstheme="minorHAnsi"/>
          <w:sz w:val="20"/>
          <w:szCs w:val="20"/>
        </w:rPr>
        <w:t xml:space="preserve"> (or new feature)</w:t>
      </w:r>
      <w:r w:rsidRPr="001067F3">
        <w:rPr>
          <w:rFonts w:eastAsiaTheme="majorEastAsia" w:cstheme="minorHAnsi"/>
          <w:sz w:val="20"/>
          <w:szCs w:val="20"/>
        </w:rPr>
        <w:t>, AI/BI Dashboards, and Knowledge Assistants, with responses grounded exclusively in certified, row-level-security-protected KPI data. No AI consumer shall access raw pipeline tables directly.</w:t>
      </w:r>
    </w:p>
    <w:p w14:paraId="6C2E98C9" w14:textId="77777777" w:rsidR="003B050A" w:rsidRPr="001067F3" w:rsidRDefault="003B050A" w:rsidP="009F47C1">
      <w:pPr>
        <w:pStyle w:val="ListParagraph"/>
        <w:spacing w:after="0" w:line="240" w:lineRule="auto"/>
        <w:jc w:val="both"/>
        <w:rPr>
          <w:rFonts w:eastAsiaTheme="majorEastAsia" w:cstheme="minorHAnsi"/>
          <w:sz w:val="20"/>
          <w:szCs w:val="20"/>
        </w:rPr>
      </w:pPr>
    </w:p>
    <w:p w14:paraId="3959A8E0" w14:textId="0533D7D5" w:rsidR="00F8283B" w:rsidRPr="001067F3" w:rsidRDefault="00F8283B" w:rsidP="009F47C1">
      <w:pPr>
        <w:pStyle w:val="ListParagraph"/>
        <w:spacing w:after="0" w:line="240" w:lineRule="auto"/>
        <w:jc w:val="both"/>
        <w:rPr>
          <w:rFonts w:eastAsiaTheme="majorEastAsia" w:cstheme="minorHAnsi"/>
          <w:sz w:val="20"/>
          <w:szCs w:val="20"/>
        </w:rPr>
      </w:pPr>
      <w:r w:rsidRPr="001067F3">
        <w:rPr>
          <w:rFonts w:eastAsiaTheme="majorEastAsia" w:cstheme="minorHAnsi"/>
          <w:b/>
          <w:bCs/>
          <w:sz w:val="20"/>
          <w:szCs w:val="20"/>
        </w:rPr>
        <w:t>(d) Latin America as the Global Lighthouse</w:t>
      </w:r>
      <w:r w:rsidRPr="001067F3">
        <w:rPr>
          <w:rFonts w:eastAsiaTheme="majorEastAsia" w:cstheme="minorHAnsi"/>
          <w:sz w:val="20"/>
          <w:szCs w:val="20"/>
        </w:rPr>
        <w:t xml:space="preserve"> </w:t>
      </w:r>
      <w:r w:rsidRPr="001067F3">
        <w:rPr>
          <w:rFonts w:eastAsiaTheme="majorEastAsia" w:cstheme="minorHAnsi"/>
          <w:b/>
          <w:bCs/>
          <w:sz w:val="20"/>
          <w:szCs w:val="20"/>
        </w:rPr>
        <w:t>— Program Orchestration</w:t>
      </w:r>
      <w:r w:rsidRPr="001067F3">
        <w:rPr>
          <w:rFonts w:eastAsiaTheme="majorEastAsia" w:cstheme="minorHAnsi"/>
          <w:sz w:val="20"/>
          <w:szCs w:val="20"/>
        </w:rPr>
        <w:t xml:space="preserve">: MATRIX AI operates as a program umbrella that orchestrates the delivery of multiple data products across Product Streams (Marketing, Sales &amp; eCommerce; Supply Chain) and the Data &amp; Analytics Platform Line (Databricks). The four-market Latin American deployment serves as the definitive proof that the platform architecture and the configuration-driven product model are globally scalable. Success is measured not only by technical scalability but by the program's ability to coordinate cross-stream priorities, </w:t>
      </w:r>
      <w:r w:rsidR="00F143AF" w:rsidRPr="001067F3">
        <w:rPr>
          <w:rFonts w:eastAsiaTheme="majorEastAsia" w:cstheme="minorHAnsi"/>
          <w:sz w:val="20"/>
          <w:szCs w:val="20"/>
        </w:rPr>
        <w:t>harmonize</w:t>
      </w:r>
      <w:r w:rsidRPr="001067F3">
        <w:rPr>
          <w:rFonts w:eastAsiaTheme="majorEastAsia" w:cstheme="minorHAnsi"/>
          <w:sz w:val="20"/>
          <w:szCs w:val="20"/>
        </w:rPr>
        <w:t xml:space="preserve"> KPIs across business domains, and enable each Product Stream to independently consume governed data products through a shared platform foundation.</w:t>
      </w:r>
      <w:r w:rsidR="009C5C16" w:rsidRPr="001067F3">
        <w:rPr>
          <w:rFonts w:eastAsiaTheme="majorEastAsia" w:cstheme="minorHAnsi"/>
          <w:sz w:val="20"/>
          <w:szCs w:val="20"/>
        </w:rPr>
        <w:t xml:space="preserve"> Success is measured by: (i) All markets onboarded through configuration only with zero code changes; (ii) the synthetic market "ZZ" test passes all CDRB criteria end-to-end; (iii) the Global Scalability Playbook (Appendix) documents the configuration-only onboarding path with 20 validated examples; and (iv) all CDRB quality sections are signed off across the full solution.</w:t>
      </w:r>
    </w:p>
    <w:p w14:paraId="1CA3146D" w14:textId="77777777" w:rsidR="003B050A" w:rsidRPr="001067F3" w:rsidRDefault="003B050A" w:rsidP="009F47C1">
      <w:pPr>
        <w:pStyle w:val="ListParagraph"/>
        <w:spacing w:after="0" w:line="240" w:lineRule="auto"/>
        <w:jc w:val="both"/>
        <w:rPr>
          <w:rFonts w:eastAsiaTheme="majorEastAsia" w:cstheme="minorHAnsi"/>
          <w:sz w:val="20"/>
          <w:szCs w:val="20"/>
        </w:rPr>
      </w:pPr>
    </w:p>
    <w:p w14:paraId="31D4A0CB" w14:textId="124DD63B" w:rsidR="003B050A" w:rsidRPr="001067F3" w:rsidRDefault="003B050A" w:rsidP="009F47C1">
      <w:pPr>
        <w:pStyle w:val="ListParagraph"/>
        <w:spacing w:after="0" w:line="240" w:lineRule="auto"/>
        <w:jc w:val="both"/>
        <w:rPr>
          <w:rFonts w:eastAsiaTheme="majorEastAsia" w:cstheme="minorHAnsi"/>
          <w:sz w:val="20"/>
          <w:szCs w:val="20"/>
        </w:rPr>
      </w:pPr>
      <w:r w:rsidRPr="001067F3">
        <w:rPr>
          <w:rFonts w:eastAsiaTheme="majorEastAsia" w:cstheme="minorHAnsi"/>
          <w:b/>
          <w:bCs/>
          <w:sz w:val="20"/>
          <w:szCs w:val="20"/>
        </w:rPr>
        <w:t>(e) Full audit trail, data lineage, and access governance</w:t>
      </w:r>
      <w:r w:rsidRPr="001067F3">
        <w:rPr>
          <w:rFonts w:eastAsiaTheme="majorEastAsia" w:cstheme="minorHAnsi"/>
          <w:sz w:val="20"/>
          <w:szCs w:val="20"/>
        </w:rPr>
        <w:t xml:space="preserve">: </w:t>
      </w:r>
      <w:r w:rsidR="00674FC6" w:rsidRPr="001067F3">
        <w:rPr>
          <w:rFonts w:eastAsiaTheme="majorEastAsia" w:cstheme="minorHAnsi"/>
          <w:sz w:val="20"/>
          <w:szCs w:val="20"/>
        </w:rPr>
        <w:t>End-to-end visibility from source system to dashboard and AI consumer, with data lineage tracked in Unity Catalog and aligned with the MONDELEZ enterprise data governance platform (Ataccama) for cataloguing, lineage, and data quality governance. The Supplier shall follow the Data Governance team's processes and provide all required metadata, lineage documentation, and data quality rule definitions to enable Ataccama registration. Row-level security enforced at the metric view layer, least-privilege access throughout the pipeline (CDRB), and automated data quality monitoring with alerts at every processing stage (CDRB)</w:t>
      </w:r>
      <w:r w:rsidRPr="001067F3">
        <w:rPr>
          <w:rFonts w:eastAsiaTheme="majorEastAsia" w:cstheme="minorHAnsi"/>
          <w:sz w:val="20"/>
          <w:szCs w:val="20"/>
        </w:rPr>
        <w:t>.</w:t>
      </w:r>
    </w:p>
    <w:p w14:paraId="33FDC5F7" w14:textId="77777777" w:rsidR="00DC1E1D" w:rsidRPr="001067F3" w:rsidRDefault="00DC1E1D" w:rsidP="009F47C1">
      <w:pPr>
        <w:pStyle w:val="ListParagraph"/>
        <w:spacing w:after="0" w:line="240" w:lineRule="auto"/>
        <w:jc w:val="both"/>
        <w:rPr>
          <w:rFonts w:eastAsiaTheme="majorEastAsia" w:cstheme="minorHAnsi"/>
          <w:sz w:val="20"/>
          <w:szCs w:val="20"/>
        </w:rPr>
      </w:pPr>
    </w:p>
    <w:p w14:paraId="0A5CED1D" w14:textId="60657519" w:rsidR="00DC1E1D" w:rsidRDefault="002E1AF4" w:rsidP="009F47C1">
      <w:pPr>
        <w:pStyle w:val="ListParagraph"/>
        <w:spacing w:after="0" w:line="240" w:lineRule="auto"/>
        <w:jc w:val="both"/>
        <w:rPr>
          <w:ins w:id="7" w:author="Tim Kemp" w:date="2026-10-23T16:18:00Z" w16du:dateUtc="2026-10-23T20:18:00Z"/>
          <w:rFonts w:eastAsiaTheme="majorEastAsia" w:cstheme="minorHAnsi"/>
          <w:sz w:val="20"/>
          <w:szCs w:val="20"/>
        </w:rPr>
      </w:pPr>
      <w:r w:rsidRPr="001067F3">
        <w:rPr>
          <w:rFonts w:eastAsiaTheme="majorEastAsia" w:cstheme="minorHAnsi"/>
          <w:b/>
          <w:bCs/>
          <w:sz w:val="20"/>
          <w:szCs w:val="20"/>
        </w:rPr>
        <w:t>(f) Measurable Business Value Delivery</w:t>
      </w:r>
      <w:r w:rsidRPr="001067F3">
        <w:rPr>
          <w:rFonts w:eastAsiaTheme="majorEastAsia" w:cstheme="minorHAnsi"/>
          <w:sz w:val="20"/>
          <w:szCs w:val="20"/>
        </w:rPr>
        <w:t xml:space="preserve"> — The MATRIX AI platform shall demonstrate measurable business outcomes, not only technical completeness. Success shall be evaluated through the HEART Framework and Business Value Metrics (KPI consistency, decision-making acceleration, executive confidence, self-service enablement), consistent with the MONDELEZ POET principle that every product must deliver measurable business value by connecting customer needs, business goals, and technology capabilities to ensure outcomes — not just outputs.</w:t>
      </w:r>
    </w:p>
    <w:p w14:paraId="6297DB73" w14:textId="77777777" w:rsidR="001C67CF" w:rsidRDefault="001C67CF" w:rsidP="009F47C1">
      <w:pPr>
        <w:pStyle w:val="ListParagraph"/>
        <w:spacing w:after="0" w:line="240" w:lineRule="auto"/>
        <w:jc w:val="both"/>
        <w:rPr>
          <w:ins w:id="8" w:author="Tim Kemp" w:date="2026-10-23T16:18:00Z" w16du:dateUtc="2026-10-23T20:18:00Z"/>
          <w:rFonts w:eastAsiaTheme="majorEastAsia" w:cstheme="minorHAnsi"/>
          <w:sz w:val="20"/>
          <w:szCs w:val="20"/>
        </w:rPr>
      </w:pPr>
    </w:p>
    <w:p w14:paraId="64E5DBD4" w14:textId="75B35D86" w:rsidR="001C67CF" w:rsidRDefault="00C92206" w:rsidP="00C92206">
      <w:pPr>
        <w:pStyle w:val="ListParagraph"/>
        <w:spacing w:after="0" w:line="240" w:lineRule="auto"/>
        <w:ind w:left="0"/>
        <w:jc w:val="both"/>
        <w:rPr>
          <w:ins w:id="9" w:author="Tim Kemp" w:date="2026-10-23T16:18:00Z" w16du:dateUtc="2026-10-23T20:18:00Z"/>
          <w:rFonts w:eastAsiaTheme="majorEastAsia" w:cstheme="minorHAnsi"/>
          <w:b/>
          <w:bCs/>
          <w:sz w:val="20"/>
          <w:szCs w:val="20"/>
        </w:rPr>
      </w:pPr>
      <w:commentRangeStart w:id="10"/>
      <w:commentRangeStart w:id="11"/>
      <w:ins w:id="12" w:author="Tim Kemp" w:date="2026-10-23T16:18:00Z" w16du:dateUtc="2026-10-23T20:18:00Z">
        <w:r>
          <w:rPr>
            <w:rFonts w:eastAsiaTheme="majorEastAsia" w:cstheme="minorHAnsi"/>
            <w:b/>
            <w:bCs/>
            <w:sz w:val="20"/>
            <w:szCs w:val="20"/>
          </w:rPr>
          <w:t>Program phases</w:t>
        </w:r>
      </w:ins>
    </w:p>
    <w:p w14:paraId="40101B07" w14:textId="54427027" w:rsidR="00C92206" w:rsidRDefault="00C92206" w:rsidP="00C92206">
      <w:pPr>
        <w:pStyle w:val="ListParagraph"/>
        <w:spacing w:after="0" w:line="240" w:lineRule="auto"/>
        <w:ind w:left="0"/>
        <w:jc w:val="both"/>
        <w:rPr>
          <w:ins w:id="13" w:author="Tim Kemp" w:date="2026-10-23T16:18:00Z" w16du:dateUtc="2026-10-23T20:18:00Z"/>
          <w:rFonts w:eastAsiaTheme="majorEastAsia" w:cstheme="minorHAnsi"/>
          <w:sz w:val="20"/>
          <w:szCs w:val="20"/>
        </w:rPr>
      </w:pPr>
      <w:ins w:id="14" w:author="Tim Kemp" w:date="2026-10-23T16:18:00Z" w16du:dateUtc="2026-10-23T20:18:00Z">
        <w:r>
          <w:rPr>
            <w:rFonts w:eastAsiaTheme="majorEastAsia" w:cstheme="minorHAnsi"/>
            <w:sz w:val="20"/>
            <w:szCs w:val="20"/>
          </w:rPr>
          <w:t>MATRIX AI is delivered in phases as follows:</w:t>
        </w:r>
      </w:ins>
    </w:p>
    <w:p w14:paraId="2A8419EC" w14:textId="17D46BB3" w:rsidR="009E1C1C" w:rsidRDefault="009E1C1C" w:rsidP="00C92206">
      <w:pPr>
        <w:pStyle w:val="ListParagraph"/>
        <w:spacing w:after="0" w:line="240" w:lineRule="auto"/>
        <w:ind w:left="0"/>
        <w:jc w:val="both"/>
        <w:rPr>
          <w:ins w:id="15" w:author="Tim Kemp" w:date="2026-10-23T16:18:00Z" w16du:dateUtc="2026-10-23T20:18:00Z"/>
          <w:rFonts w:eastAsiaTheme="majorEastAsia" w:cstheme="minorHAnsi"/>
          <w:sz w:val="20"/>
          <w:szCs w:val="20"/>
        </w:rPr>
      </w:pPr>
    </w:p>
    <w:p w14:paraId="03D487CB" w14:textId="5967D23C" w:rsidR="00C92206" w:rsidRDefault="009E1C1C" w:rsidP="00C92206">
      <w:pPr>
        <w:pStyle w:val="ListParagraph"/>
        <w:numPr>
          <w:ilvl w:val="0"/>
          <w:numId w:val="24"/>
        </w:numPr>
        <w:spacing w:after="0" w:line="240" w:lineRule="auto"/>
        <w:jc w:val="both"/>
        <w:rPr>
          <w:ins w:id="16" w:author="Tim Kemp" w:date="2026-10-23T16:19:00Z" w16du:dateUtc="2026-10-23T20:19:00Z"/>
          <w:rFonts w:eastAsiaTheme="majorEastAsia" w:cstheme="minorHAnsi"/>
          <w:sz w:val="20"/>
          <w:szCs w:val="20"/>
        </w:rPr>
      </w:pPr>
      <w:ins w:id="17" w:author="Tim Kemp" w:date="2026-10-23T16:18:00Z" w16du:dateUtc="2026-10-23T20:18:00Z">
        <w:r>
          <w:rPr>
            <w:rFonts w:eastAsiaTheme="majorEastAsia" w:cstheme="minorHAnsi"/>
            <w:sz w:val="20"/>
            <w:szCs w:val="20"/>
          </w:rPr>
          <w:t xml:space="preserve">Phase 1 </w:t>
        </w:r>
      </w:ins>
      <w:ins w:id="18" w:author="Tim Kemp" w:date="2026-10-23T16:19:00Z" w16du:dateUtc="2026-10-23T20:19:00Z">
        <w:r>
          <w:rPr>
            <w:rFonts w:eastAsiaTheme="majorEastAsia" w:cstheme="minorHAnsi"/>
            <w:sz w:val="20"/>
            <w:szCs w:val="20"/>
          </w:rPr>
          <w:t>–</w:t>
        </w:r>
      </w:ins>
      <w:ins w:id="19" w:author="Tim Kemp" w:date="2026-10-23T16:18:00Z" w16du:dateUtc="2026-10-23T20:18:00Z">
        <w:r>
          <w:rPr>
            <w:rFonts w:eastAsiaTheme="majorEastAsia" w:cstheme="minorHAnsi"/>
            <w:sz w:val="20"/>
            <w:szCs w:val="20"/>
          </w:rPr>
          <w:t xml:space="preserve"> Blu</w:t>
        </w:r>
      </w:ins>
      <w:ins w:id="20" w:author="Tim Kemp" w:date="2026-10-23T16:19:00Z" w16du:dateUtc="2026-10-23T20:19:00Z">
        <w:r>
          <w:rPr>
            <w:rFonts w:eastAsiaTheme="majorEastAsia" w:cstheme="minorHAnsi"/>
            <w:sz w:val="20"/>
            <w:szCs w:val="20"/>
          </w:rPr>
          <w:t>eprint &amp; Build into Databricks-GCP Dev environment, anticipated to last until end Feb 2027</w:t>
        </w:r>
      </w:ins>
    </w:p>
    <w:p w14:paraId="3C7F44CC" w14:textId="200877D9" w:rsidR="009E1C1C" w:rsidRDefault="009E1C1C" w:rsidP="00C92206">
      <w:pPr>
        <w:pStyle w:val="ListParagraph"/>
        <w:numPr>
          <w:ilvl w:val="0"/>
          <w:numId w:val="24"/>
        </w:numPr>
        <w:spacing w:after="0" w:line="240" w:lineRule="auto"/>
        <w:jc w:val="both"/>
        <w:rPr>
          <w:ins w:id="21" w:author="Tim Kemp" w:date="2026-10-23T16:19:00Z" w16du:dateUtc="2026-10-23T20:19:00Z"/>
          <w:rFonts w:eastAsiaTheme="majorEastAsia" w:cstheme="minorHAnsi"/>
          <w:sz w:val="20"/>
          <w:szCs w:val="20"/>
        </w:rPr>
      </w:pPr>
      <w:ins w:id="22" w:author="Tim Kemp" w:date="2026-10-23T16:19:00Z" w16du:dateUtc="2026-10-23T20:19:00Z">
        <w:r>
          <w:rPr>
            <w:rFonts w:eastAsiaTheme="majorEastAsia" w:cstheme="minorHAnsi"/>
            <w:sz w:val="20"/>
            <w:szCs w:val="20"/>
          </w:rPr>
          <w:t>Phase 2 – migration to Databrics-AWS Dev environment, anticipated to last until end March 2027</w:t>
        </w:r>
      </w:ins>
    </w:p>
    <w:p w14:paraId="458F4D15" w14:textId="297E6277" w:rsidR="009E1C1C" w:rsidRDefault="009E1C1C" w:rsidP="00C92206">
      <w:pPr>
        <w:pStyle w:val="ListParagraph"/>
        <w:numPr>
          <w:ilvl w:val="0"/>
          <w:numId w:val="24"/>
        </w:numPr>
        <w:spacing w:after="0" w:line="240" w:lineRule="auto"/>
        <w:jc w:val="both"/>
        <w:rPr>
          <w:ins w:id="23" w:author="Tim Kemp" w:date="2026-10-23T16:20:00Z" w16du:dateUtc="2026-10-23T20:20:00Z"/>
          <w:rFonts w:eastAsiaTheme="majorEastAsia" w:cstheme="minorHAnsi"/>
          <w:sz w:val="20"/>
          <w:szCs w:val="20"/>
        </w:rPr>
      </w:pPr>
      <w:ins w:id="24" w:author="Tim Kemp" w:date="2026-10-23T16:19:00Z" w16du:dateUtc="2026-10-23T20:19:00Z">
        <w:r>
          <w:rPr>
            <w:rFonts w:eastAsiaTheme="majorEastAsia" w:cstheme="minorHAnsi"/>
            <w:sz w:val="20"/>
            <w:szCs w:val="20"/>
          </w:rPr>
          <w:t>Phase 3 – Testing and improvements in AWS-DBX Dev environment</w:t>
        </w:r>
        <w:r w:rsidR="00E14E84">
          <w:rPr>
            <w:rFonts w:eastAsiaTheme="majorEastAsia" w:cstheme="minorHAnsi"/>
            <w:sz w:val="20"/>
            <w:szCs w:val="20"/>
          </w:rPr>
          <w:t xml:space="preserve">, anticipated </w:t>
        </w:r>
      </w:ins>
      <w:ins w:id="25" w:author="Tim Kemp" w:date="2026-10-23T16:20:00Z" w16du:dateUtc="2026-10-23T20:20:00Z">
        <w:r w:rsidR="00E14E84">
          <w:rPr>
            <w:rFonts w:eastAsiaTheme="majorEastAsia" w:cstheme="minorHAnsi"/>
            <w:sz w:val="20"/>
            <w:szCs w:val="20"/>
          </w:rPr>
          <w:t>to last until end of June 2027</w:t>
        </w:r>
      </w:ins>
    </w:p>
    <w:p w14:paraId="2D774CA2" w14:textId="51B2E983" w:rsidR="00E14E84" w:rsidRDefault="00E14E84" w:rsidP="00C92206">
      <w:pPr>
        <w:pStyle w:val="ListParagraph"/>
        <w:numPr>
          <w:ilvl w:val="0"/>
          <w:numId w:val="24"/>
        </w:numPr>
        <w:spacing w:after="0" w:line="240" w:lineRule="auto"/>
        <w:jc w:val="both"/>
        <w:rPr>
          <w:ins w:id="26" w:author="Tim Kemp" w:date="2026-10-23T16:20:00Z" w16du:dateUtc="2026-10-23T20:20:00Z"/>
          <w:rFonts w:eastAsiaTheme="majorEastAsia" w:cstheme="minorHAnsi"/>
          <w:sz w:val="20"/>
          <w:szCs w:val="20"/>
        </w:rPr>
      </w:pPr>
      <w:ins w:id="27" w:author="Tim Kemp" w:date="2026-10-23T16:20:00Z" w16du:dateUtc="2026-10-23T20:20:00Z">
        <w:r>
          <w:rPr>
            <w:rFonts w:eastAsiaTheme="majorEastAsia" w:cstheme="minorHAnsi"/>
            <w:sz w:val="20"/>
            <w:szCs w:val="20"/>
          </w:rPr>
          <w:t>Phase 4 – Deployment to AWS-DBX Prod environment, anticipated to last until end October 2027</w:t>
        </w:r>
      </w:ins>
    </w:p>
    <w:p w14:paraId="66CF5351" w14:textId="6238EC3C" w:rsidR="00E14E84" w:rsidRDefault="00E14E84" w:rsidP="00C92206">
      <w:pPr>
        <w:pStyle w:val="ListParagraph"/>
        <w:numPr>
          <w:ilvl w:val="0"/>
          <w:numId w:val="24"/>
        </w:numPr>
        <w:spacing w:after="0" w:line="240" w:lineRule="auto"/>
        <w:jc w:val="both"/>
        <w:rPr>
          <w:ins w:id="28" w:author="Tim Kemp" w:date="2026-10-23T16:20:00Z" w16du:dateUtc="2026-10-23T20:20:00Z"/>
          <w:rFonts w:eastAsiaTheme="majorEastAsia" w:cstheme="minorHAnsi"/>
          <w:sz w:val="20"/>
          <w:szCs w:val="20"/>
        </w:rPr>
      </w:pPr>
      <w:ins w:id="29" w:author="Tim Kemp" w:date="2026-10-23T16:20:00Z" w16du:dateUtc="2026-10-23T20:20:00Z">
        <w:r>
          <w:rPr>
            <w:rFonts w:eastAsiaTheme="majorEastAsia" w:cstheme="minorHAnsi"/>
            <w:sz w:val="20"/>
            <w:szCs w:val="20"/>
          </w:rPr>
          <w:t>Phase 5 – Hypercare, expected to conclude end of December 2027.</w:t>
        </w:r>
      </w:ins>
    </w:p>
    <w:p w14:paraId="66BE71D9" w14:textId="77777777" w:rsidR="00E14E84" w:rsidRDefault="00E14E84" w:rsidP="00E14E84">
      <w:pPr>
        <w:spacing w:after="0" w:line="240" w:lineRule="auto"/>
        <w:jc w:val="both"/>
        <w:rPr>
          <w:ins w:id="30" w:author="Tim Kemp" w:date="2026-10-23T16:20:00Z" w16du:dateUtc="2026-10-23T20:20:00Z"/>
          <w:rFonts w:eastAsiaTheme="majorEastAsia" w:cstheme="minorHAnsi"/>
          <w:sz w:val="20"/>
          <w:szCs w:val="20"/>
        </w:rPr>
      </w:pPr>
    </w:p>
    <w:p w14:paraId="0A31384C" w14:textId="7556061C" w:rsidR="00E14E84" w:rsidRPr="00E14E84" w:rsidRDefault="00E14E84">
      <w:pPr>
        <w:spacing w:after="0" w:line="240" w:lineRule="auto"/>
        <w:jc w:val="both"/>
        <w:rPr>
          <w:rFonts w:eastAsiaTheme="majorEastAsia" w:cstheme="minorHAnsi"/>
          <w:sz w:val="20"/>
          <w:szCs w:val="20"/>
          <w:rPrChange w:id="31" w:author="Tim Kemp" w:date="2026-10-23T16:20:00Z" w16du:dateUtc="2026-10-23T20:20:00Z">
            <w:rPr/>
          </w:rPrChange>
        </w:rPr>
        <w:pPrChange w:id="32" w:author="Tim Kemp" w:date="2026-10-23T16:20:00Z" w16du:dateUtc="2026-10-23T20:20:00Z">
          <w:pPr>
            <w:pStyle w:val="ListParagraph"/>
            <w:spacing w:after="0" w:line="240" w:lineRule="auto"/>
            <w:jc w:val="both"/>
          </w:pPr>
        </w:pPrChange>
      </w:pPr>
      <w:ins w:id="33" w:author="Tim Kemp" w:date="2026-10-23T16:20:00Z" w16du:dateUtc="2026-10-23T20:20:00Z">
        <w:r>
          <w:rPr>
            <w:rFonts w:eastAsiaTheme="majorEastAsia" w:cstheme="minorHAnsi"/>
            <w:sz w:val="20"/>
            <w:szCs w:val="20"/>
          </w:rPr>
          <w:t>Because of the large scale of this program</w:t>
        </w:r>
      </w:ins>
      <w:ins w:id="34" w:author="Tim Kemp" w:date="2026-10-23T16:21:00Z" w16du:dateUtc="2026-10-23T20:21:00Z">
        <w:r>
          <w:rPr>
            <w:rFonts w:eastAsiaTheme="majorEastAsia" w:cstheme="minorHAnsi"/>
            <w:sz w:val="20"/>
            <w:szCs w:val="20"/>
          </w:rPr>
          <w:t xml:space="preserve">, the complexity of the various markets, the need for extensive engagement with business stakeholders in each region where requirements may differ from today’s as-built systems, </w:t>
        </w:r>
        <w:r w:rsidR="001E063A">
          <w:rPr>
            <w:rFonts w:eastAsiaTheme="majorEastAsia" w:cstheme="minorHAnsi"/>
            <w:sz w:val="20"/>
            <w:szCs w:val="20"/>
          </w:rPr>
          <w:t xml:space="preserve">it is expected that the phases will not proceed strictly linearly. </w:t>
        </w:r>
      </w:ins>
      <w:ins w:id="35" w:author="Tim Kemp" w:date="2026-10-23T16:22:00Z" w16du:dateUtc="2026-10-23T20:22:00Z">
        <w:r w:rsidR="005C0C28">
          <w:rPr>
            <w:rFonts w:eastAsiaTheme="majorEastAsia" w:cstheme="minorHAnsi"/>
            <w:sz w:val="20"/>
            <w:szCs w:val="20"/>
          </w:rPr>
          <w:t xml:space="preserve">In particular the </w:t>
        </w:r>
        <w:r w:rsidR="00670C13">
          <w:rPr>
            <w:rFonts w:eastAsiaTheme="majorEastAsia" w:cstheme="minorHAnsi"/>
            <w:sz w:val="20"/>
            <w:szCs w:val="20"/>
          </w:rPr>
          <w:t xml:space="preserve">scope covered by the </w:t>
        </w:r>
        <w:r w:rsidR="005C0C28">
          <w:rPr>
            <w:rFonts w:eastAsiaTheme="majorEastAsia" w:cstheme="minorHAnsi"/>
            <w:sz w:val="20"/>
            <w:szCs w:val="20"/>
          </w:rPr>
          <w:t xml:space="preserve">Phase 1 delivery </w:t>
        </w:r>
        <w:r w:rsidR="00670C13">
          <w:rPr>
            <w:rFonts w:eastAsiaTheme="majorEastAsia" w:cstheme="minorHAnsi"/>
            <w:sz w:val="20"/>
            <w:szCs w:val="20"/>
          </w:rPr>
          <w:t xml:space="preserve">will depend heavily </w:t>
        </w:r>
      </w:ins>
      <w:ins w:id="36" w:author="Tim Kemp" w:date="2026-10-23T16:24:00Z" w16du:dateUtc="2026-10-23T20:24:00Z">
        <w:r w:rsidR="00003DF5">
          <w:rPr>
            <w:rFonts w:eastAsiaTheme="majorEastAsia" w:cstheme="minorHAnsi"/>
            <w:sz w:val="20"/>
            <w:szCs w:val="20"/>
          </w:rPr>
          <w:t>on</w:t>
        </w:r>
      </w:ins>
      <w:ins w:id="37" w:author="Tim Kemp" w:date="2026-10-23T16:23:00Z" w16du:dateUtc="2026-10-23T20:23:00Z">
        <w:r w:rsidR="00670C13">
          <w:rPr>
            <w:rFonts w:eastAsiaTheme="majorEastAsia" w:cstheme="minorHAnsi"/>
            <w:sz w:val="20"/>
            <w:szCs w:val="20"/>
          </w:rPr>
          <w:t xml:space="preserve"> the availability of data and core domains</w:t>
        </w:r>
      </w:ins>
      <w:ins w:id="38" w:author="Tim Kemp" w:date="2026-10-23T16:24:00Z" w16du:dateUtc="2026-10-23T20:24:00Z">
        <w:r w:rsidR="00003DF5">
          <w:rPr>
            <w:rFonts w:eastAsiaTheme="majorEastAsia" w:cstheme="minorHAnsi"/>
            <w:sz w:val="20"/>
            <w:szCs w:val="20"/>
          </w:rPr>
          <w:t xml:space="preserve"> and their existence for each of the streams de</w:t>
        </w:r>
      </w:ins>
      <w:ins w:id="39" w:author="Tim Kemp" w:date="2026-10-23T16:25:00Z" w16du:dateUtc="2026-10-23T20:25:00Z">
        <w:r w:rsidR="00003DF5">
          <w:rPr>
            <w:rFonts w:eastAsiaTheme="majorEastAsia" w:cstheme="minorHAnsi"/>
            <w:sz w:val="20"/>
            <w:szCs w:val="20"/>
          </w:rPr>
          <w:t>scribed below</w:t>
        </w:r>
      </w:ins>
      <w:ins w:id="40" w:author="Tim Kemp" w:date="2026-10-23T16:23:00Z" w16du:dateUtc="2026-10-23T20:23:00Z">
        <w:r w:rsidR="00670C13">
          <w:rPr>
            <w:rFonts w:eastAsiaTheme="majorEastAsia" w:cstheme="minorHAnsi"/>
            <w:sz w:val="20"/>
            <w:szCs w:val="20"/>
          </w:rPr>
          <w:t xml:space="preserve">. Lingaro will undertake </w:t>
        </w:r>
      </w:ins>
      <w:ins w:id="41" w:author="Tim Kemp" w:date="2026-10-23T16:25:00Z" w16du:dateUtc="2026-10-23T20:25:00Z">
        <w:r w:rsidR="00003DF5">
          <w:rPr>
            <w:rFonts w:eastAsiaTheme="majorEastAsia" w:cstheme="minorHAnsi"/>
            <w:sz w:val="20"/>
            <w:szCs w:val="20"/>
          </w:rPr>
          <w:t xml:space="preserve">all </w:t>
        </w:r>
      </w:ins>
      <w:ins w:id="42" w:author="Tim Kemp" w:date="2026-10-23T16:23:00Z" w16du:dateUtc="2026-10-23T20:23:00Z">
        <w:r w:rsidR="00670C13">
          <w:rPr>
            <w:rFonts w:eastAsiaTheme="majorEastAsia" w:cstheme="minorHAnsi"/>
            <w:sz w:val="20"/>
            <w:szCs w:val="20"/>
          </w:rPr>
          <w:t>reasonable efforts to</w:t>
        </w:r>
        <w:r w:rsidR="00003DF5">
          <w:rPr>
            <w:rFonts w:eastAsiaTheme="majorEastAsia" w:cstheme="minorHAnsi"/>
            <w:sz w:val="20"/>
            <w:szCs w:val="20"/>
          </w:rPr>
          <w:t xml:space="preserve"> include as much as possible in Phase 1, while</w:t>
        </w:r>
      </w:ins>
      <w:ins w:id="43" w:author="Tim Kemp" w:date="2026-10-23T16:24:00Z" w16du:dateUtc="2026-10-23T20:24:00Z">
        <w:r w:rsidR="00003DF5">
          <w:rPr>
            <w:rFonts w:eastAsiaTheme="majorEastAsia" w:cstheme="minorHAnsi"/>
            <w:sz w:val="20"/>
            <w:szCs w:val="20"/>
          </w:rPr>
          <w:t xml:space="preserve"> Supplier and Buyer agree that the primary goal of Phase 1 is a workable prototype covering as large a subset of the required functionality as possible. Missing data dependencies </w:t>
        </w:r>
      </w:ins>
      <w:ins w:id="44" w:author="Tim Kemp" w:date="2026-10-23T16:25:00Z" w16du:dateUtc="2026-10-23T20:25:00Z">
        <w:r w:rsidR="00165F21">
          <w:rPr>
            <w:rFonts w:eastAsiaTheme="majorEastAsia" w:cstheme="minorHAnsi"/>
            <w:sz w:val="20"/>
            <w:szCs w:val="20"/>
          </w:rPr>
          <w:t>and changed business requirements will be addressed in later phases.</w:t>
        </w:r>
      </w:ins>
      <w:commentRangeEnd w:id="11"/>
      <w:r w:rsidR="00165F21" w:rsidRPr="00E14E84">
        <w:rPr>
          <w:rStyle w:val="CommentReference"/>
          <w:rFonts w:eastAsiaTheme="majorEastAsia" w:cstheme="minorHAnsi"/>
          <w:sz w:val="20"/>
          <w:szCs w:val="20"/>
          <w:rPrChange w:id="45" w:author="Tim Kemp" w:date="2026-10-23T16:20:00Z" w16du:dateUtc="2026-10-23T20:20:00Z">
            <w:rPr>
              <w:rStyle w:val="CommentReference"/>
              <w:sz w:val="22"/>
              <w:szCs w:val="22"/>
            </w:rPr>
          </w:rPrChange>
        </w:rPr>
        <w:commentReference w:id="11"/>
      </w:r>
      <w:commentRangeEnd w:id="10"/>
      <w:r w:rsidR="006157AB" w:rsidRPr="00E14E84">
        <w:rPr>
          <w:rStyle w:val="CommentReference"/>
          <w:rFonts w:eastAsiaTheme="majorEastAsia" w:cstheme="minorHAnsi"/>
          <w:sz w:val="20"/>
          <w:szCs w:val="20"/>
          <w:rPrChange w:id="46" w:author="Tim Kemp" w:date="2026-10-23T16:20:00Z" w16du:dateUtc="2026-10-23T20:20:00Z">
            <w:rPr>
              <w:rStyle w:val="CommentReference"/>
              <w:sz w:val="22"/>
              <w:szCs w:val="22"/>
            </w:rPr>
          </w:rPrChange>
        </w:rPr>
        <w:commentReference w:id="10"/>
      </w:r>
    </w:p>
    <w:p w14:paraId="39D5AF0E" w14:textId="77777777" w:rsidR="00D65565" w:rsidRPr="001067F3" w:rsidRDefault="00D65565" w:rsidP="009F47C1">
      <w:pPr>
        <w:pStyle w:val="ListParagraph"/>
        <w:spacing w:after="0" w:line="240" w:lineRule="auto"/>
        <w:ind w:left="360"/>
        <w:jc w:val="both"/>
        <w:rPr>
          <w:rFonts w:eastAsiaTheme="majorEastAsia" w:cstheme="minorHAnsi"/>
          <w:sz w:val="20"/>
          <w:szCs w:val="20"/>
        </w:rPr>
      </w:pPr>
    </w:p>
    <w:p w14:paraId="0940BD12" w14:textId="434DA9B6" w:rsidR="006C61AC" w:rsidRPr="001067F3" w:rsidRDefault="006C61AC" w:rsidP="009F47C1">
      <w:pPr>
        <w:spacing w:after="0" w:line="240" w:lineRule="auto"/>
        <w:jc w:val="both"/>
        <w:rPr>
          <w:rFonts w:cstheme="minorHAnsi"/>
          <w:sz w:val="20"/>
          <w:szCs w:val="20"/>
        </w:rPr>
      </w:pPr>
    </w:p>
    <w:p w14:paraId="16405D6E" w14:textId="4E7EB231" w:rsidR="00DC19AF" w:rsidRPr="001067F3" w:rsidRDefault="00DC19AF" w:rsidP="009F47C1">
      <w:pPr>
        <w:spacing w:after="0" w:line="240" w:lineRule="auto"/>
        <w:jc w:val="both"/>
        <w:rPr>
          <w:rFonts w:cstheme="minorHAnsi"/>
          <w:b/>
          <w:bCs/>
          <w:sz w:val="20"/>
          <w:szCs w:val="20"/>
        </w:rPr>
      </w:pPr>
      <w:r w:rsidRPr="001067F3">
        <w:rPr>
          <w:rFonts w:cstheme="minorHAnsi"/>
          <w:b/>
          <w:bCs/>
          <w:sz w:val="20"/>
          <w:szCs w:val="20"/>
        </w:rPr>
        <w:t>3.1 POET Organizational Positioning</w:t>
      </w:r>
    </w:p>
    <w:p w14:paraId="3E4CF451" w14:textId="75AB6361" w:rsidR="00DC19AF" w:rsidRPr="001067F3" w:rsidRDefault="00DC19AF" w:rsidP="009F47C1">
      <w:pPr>
        <w:spacing w:after="0" w:line="240" w:lineRule="auto"/>
        <w:jc w:val="both"/>
        <w:rPr>
          <w:rFonts w:cstheme="minorHAnsi"/>
          <w:sz w:val="20"/>
          <w:szCs w:val="20"/>
        </w:rPr>
      </w:pPr>
      <w:r w:rsidRPr="001067F3">
        <w:rPr>
          <w:rFonts w:cstheme="minorHAnsi"/>
          <w:sz w:val="20"/>
          <w:szCs w:val="20"/>
        </w:rPr>
        <w:t xml:space="preserve">MATRIX AI is positioned within the MONDELEZ POET operating model as a cross-stream program that orchestrates delivery across the following POET </w:t>
      </w:r>
      <w:r w:rsidR="002D7961" w:rsidRPr="001067F3">
        <w:rPr>
          <w:rFonts w:cstheme="minorHAnsi"/>
          <w:sz w:val="20"/>
          <w:szCs w:val="20"/>
        </w:rPr>
        <w:t>organizational</w:t>
      </w:r>
      <w:r w:rsidRPr="001067F3">
        <w:rPr>
          <w:rFonts w:cstheme="minorHAnsi"/>
          <w:sz w:val="20"/>
          <w:szCs w:val="20"/>
        </w:rPr>
        <w:t xml:space="preserve"> units:</w:t>
      </w:r>
    </w:p>
    <w:p w14:paraId="03E1883F" w14:textId="77777777" w:rsidR="00DB5C0A" w:rsidRPr="001067F3" w:rsidRDefault="00DB5C0A" w:rsidP="009F47C1">
      <w:pPr>
        <w:spacing w:after="0" w:line="240" w:lineRule="auto"/>
        <w:jc w:val="both"/>
        <w:rPr>
          <w:rFonts w:cstheme="minorHAnsi"/>
          <w:sz w:val="20"/>
          <w:szCs w:val="20"/>
        </w:rPr>
      </w:pPr>
    </w:p>
    <w:p w14:paraId="58D44F7D" w14:textId="2DC57358" w:rsidR="00DC19AF" w:rsidRPr="001067F3" w:rsidRDefault="00DC19AF" w:rsidP="009F47C1">
      <w:pPr>
        <w:spacing w:after="0" w:line="240" w:lineRule="auto"/>
        <w:jc w:val="both"/>
        <w:rPr>
          <w:rFonts w:cstheme="minorHAnsi"/>
          <w:sz w:val="20"/>
          <w:szCs w:val="20"/>
        </w:rPr>
      </w:pPr>
      <w:r w:rsidRPr="001067F3">
        <w:rPr>
          <w:rFonts w:cstheme="minorHAnsi"/>
          <w:b/>
          <w:bCs/>
          <w:sz w:val="20"/>
          <w:szCs w:val="20"/>
        </w:rPr>
        <w:t>Program orchestration scope</w:t>
      </w:r>
      <w:r w:rsidRPr="001067F3">
        <w:rPr>
          <w:rFonts w:cstheme="minorHAnsi"/>
          <w:sz w:val="20"/>
          <w:szCs w:val="20"/>
        </w:rPr>
        <w:t>: MATRIX AI does not own a single product. Instead, it orchestrates the interdependencies between multiple data products (each of which may evolve into a standalone product within its respective Product Stream) and the shared D&amp;A platform layer. This orchestration includes:</w:t>
      </w:r>
    </w:p>
    <w:p w14:paraId="17EE402B" w14:textId="784A2EEF" w:rsidR="00DC19AF" w:rsidRPr="001067F3" w:rsidRDefault="00DC19AF" w:rsidP="003D4B65">
      <w:pPr>
        <w:pStyle w:val="ListParagraph"/>
        <w:numPr>
          <w:ilvl w:val="0"/>
          <w:numId w:val="16"/>
        </w:numPr>
        <w:spacing w:after="0" w:line="240" w:lineRule="auto"/>
        <w:jc w:val="both"/>
        <w:rPr>
          <w:rFonts w:cstheme="minorHAnsi"/>
          <w:sz w:val="20"/>
          <w:szCs w:val="20"/>
        </w:rPr>
      </w:pPr>
      <w:r w:rsidRPr="001067F3">
        <w:rPr>
          <w:rFonts w:cstheme="minorHAnsi"/>
          <w:b/>
          <w:bCs/>
          <w:sz w:val="20"/>
          <w:szCs w:val="20"/>
        </w:rPr>
        <w:t xml:space="preserve">Cross-stream KPI </w:t>
      </w:r>
      <w:r w:rsidR="0056341F" w:rsidRPr="001067F3">
        <w:rPr>
          <w:rFonts w:cstheme="minorHAnsi"/>
          <w:b/>
          <w:bCs/>
          <w:sz w:val="20"/>
          <w:szCs w:val="20"/>
        </w:rPr>
        <w:t>harmonization</w:t>
      </w:r>
      <w:r w:rsidRPr="001067F3">
        <w:rPr>
          <w:rFonts w:cstheme="minorHAnsi"/>
          <w:sz w:val="20"/>
          <w:szCs w:val="20"/>
        </w:rPr>
        <w:t xml:space="preserve"> — Ensuring KPI definitions, calculation engines, and semantic layers are consistent across Product Streams, governed through a unified KPI Registry;</w:t>
      </w:r>
    </w:p>
    <w:p w14:paraId="2BFACDBE" w14:textId="5E9006A3" w:rsidR="00225002" w:rsidRPr="001067F3" w:rsidRDefault="00DC19AF" w:rsidP="003D4B65">
      <w:pPr>
        <w:pStyle w:val="ListParagraph"/>
        <w:numPr>
          <w:ilvl w:val="0"/>
          <w:numId w:val="16"/>
        </w:numPr>
        <w:spacing w:after="0" w:line="240" w:lineRule="auto"/>
        <w:jc w:val="both"/>
        <w:rPr>
          <w:rFonts w:cstheme="minorHAnsi"/>
          <w:sz w:val="20"/>
          <w:szCs w:val="20"/>
        </w:rPr>
      </w:pPr>
      <w:r w:rsidRPr="001067F3">
        <w:rPr>
          <w:rFonts w:cstheme="minorHAnsi"/>
          <w:b/>
          <w:bCs/>
          <w:sz w:val="20"/>
          <w:szCs w:val="20"/>
        </w:rPr>
        <w:t>Platform foundation delivery</w:t>
      </w:r>
      <w:r w:rsidRPr="001067F3">
        <w:rPr>
          <w:rFonts w:cstheme="minorHAnsi"/>
          <w:sz w:val="20"/>
          <w:szCs w:val="20"/>
        </w:rPr>
        <w:t xml:space="preserve"> — Delivering the shared 8-block pipeline architecture, configuration layer, and consumption infrastructure on the D&amp;A Platform Line (Databricks);</w:t>
      </w:r>
    </w:p>
    <w:p w14:paraId="55231476" w14:textId="1A463EAC" w:rsidR="00092BAB" w:rsidRPr="001067F3" w:rsidRDefault="00DC19AF" w:rsidP="003D4B65">
      <w:pPr>
        <w:pStyle w:val="ListParagraph"/>
        <w:numPr>
          <w:ilvl w:val="0"/>
          <w:numId w:val="16"/>
        </w:numPr>
        <w:spacing w:after="0" w:line="240" w:lineRule="auto"/>
        <w:jc w:val="both"/>
        <w:rPr>
          <w:rFonts w:cstheme="minorHAnsi"/>
          <w:sz w:val="20"/>
          <w:szCs w:val="20"/>
        </w:rPr>
      </w:pPr>
      <w:r w:rsidRPr="001067F3">
        <w:rPr>
          <w:rFonts w:cstheme="minorHAnsi"/>
          <w:b/>
          <w:bCs/>
          <w:sz w:val="20"/>
          <w:szCs w:val="20"/>
        </w:rPr>
        <w:t>Data product enablement</w:t>
      </w:r>
      <w:r w:rsidRPr="001067F3">
        <w:rPr>
          <w:rFonts w:cstheme="minorHAnsi"/>
          <w:sz w:val="20"/>
          <w:szCs w:val="20"/>
        </w:rPr>
        <w:t xml:space="preserve"> — Enabling each Product Stream to independently own and evolve its data products (e.g., OTC analytics, Market Share analytics) once the platform foundation and </w:t>
      </w:r>
      <w:r w:rsidR="00C24623" w:rsidRPr="001067F3">
        <w:rPr>
          <w:rFonts w:cstheme="minorHAnsi"/>
          <w:sz w:val="20"/>
          <w:szCs w:val="20"/>
        </w:rPr>
        <w:t>harmonized</w:t>
      </w:r>
      <w:r w:rsidRPr="001067F3">
        <w:rPr>
          <w:rFonts w:cstheme="minorHAnsi"/>
          <w:sz w:val="20"/>
          <w:szCs w:val="20"/>
        </w:rPr>
        <w:t xml:space="preserve"> KPI layer are in place;</w:t>
      </w:r>
    </w:p>
    <w:p w14:paraId="036E6B6C" w14:textId="77777777" w:rsidR="00734004" w:rsidRDefault="00DC19AF" w:rsidP="003D4B65">
      <w:pPr>
        <w:pStyle w:val="ListParagraph"/>
        <w:numPr>
          <w:ilvl w:val="0"/>
          <w:numId w:val="16"/>
        </w:numPr>
        <w:spacing w:after="0" w:line="240" w:lineRule="auto"/>
        <w:jc w:val="both"/>
        <w:rPr>
          <w:rFonts w:cstheme="minorHAnsi"/>
          <w:sz w:val="20"/>
          <w:szCs w:val="20"/>
        </w:rPr>
      </w:pPr>
      <w:r w:rsidRPr="001067F3">
        <w:rPr>
          <w:rFonts w:cstheme="minorHAnsi"/>
          <w:b/>
          <w:bCs/>
          <w:sz w:val="20"/>
          <w:szCs w:val="20"/>
        </w:rPr>
        <w:t>Regional coordination</w:t>
      </w:r>
      <w:r w:rsidRPr="001067F3">
        <w:rPr>
          <w:rFonts w:cstheme="minorHAnsi"/>
          <w:sz w:val="20"/>
          <w:szCs w:val="20"/>
        </w:rPr>
        <w:t xml:space="preserve"> </w:t>
      </w:r>
    </w:p>
    <w:p w14:paraId="5D98350F" w14:textId="24198E22" w:rsidR="00DC19AF" w:rsidRPr="001067F3" w:rsidRDefault="00DC19AF" w:rsidP="003D4B65">
      <w:pPr>
        <w:pStyle w:val="ListParagraph"/>
        <w:numPr>
          <w:ilvl w:val="0"/>
          <w:numId w:val="16"/>
        </w:numPr>
        <w:spacing w:after="0" w:line="240" w:lineRule="auto"/>
        <w:jc w:val="both"/>
        <w:rPr>
          <w:rFonts w:cstheme="minorHAnsi"/>
          <w:sz w:val="20"/>
          <w:szCs w:val="20"/>
        </w:rPr>
      </w:pPr>
      <w:r w:rsidRPr="001067F3">
        <w:rPr>
          <w:rFonts w:cstheme="minorHAnsi"/>
          <w:sz w:val="20"/>
          <w:szCs w:val="20"/>
        </w:rPr>
        <w:t>— Coordinating delivery across four Latin American markets (Mexico, Wacam, Brazil, Southern Cone) under the POET Hub &amp; Spoke model, where the global platform architecture serves as the Hub and each market's configuration serves as the Spoke.</w:t>
      </w:r>
    </w:p>
    <w:p w14:paraId="040F5B32" w14:textId="77777777" w:rsidR="00092BAB" w:rsidRPr="001067F3" w:rsidRDefault="00092BAB" w:rsidP="009F47C1">
      <w:pPr>
        <w:spacing w:after="0" w:line="240" w:lineRule="auto"/>
        <w:jc w:val="both"/>
        <w:rPr>
          <w:rFonts w:cstheme="minorHAnsi"/>
          <w:sz w:val="20"/>
          <w:szCs w:val="20"/>
        </w:rPr>
      </w:pPr>
    </w:p>
    <w:p w14:paraId="28389588" w14:textId="44212AF8" w:rsidR="00DC19AF" w:rsidRPr="001067F3" w:rsidRDefault="00DC19AF" w:rsidP="009F47C1">
      <w:pPr>
        <w:spacing w:after="0" w:line="240" w:lineRule="auto"/>
        <w:jc w:val="both"/>
        <w:rPr>
          <w:rFonts w:cstheme="minorHAnsi"/>
          <w:sz w:val="20"/>
          <w:szCs w:val="20"/>
        </w:rPr>
      </w:pPr>
      <w:r w:rsidRPr="001067F3">
        <w:rPr>
          <w:rFonts w:cstheme="minorHAnsi"/>
          <w:b/>
          <w:bCs/>
          <w:sz w:val="20"/>
          <w:szCs w:val="20"/>
        </w:rPr>
        <w:t>Post-program product transition</w:t>
      </w:r>
      <w:r w:rsidRPr="001067F3">
        <w:rPr>
          <w:rFonts w:cstheme="minorHAnsi"/>
          <w:sz w:val="20"/>
          <w:szCs w:val="20"/>
        </w:rPr>
        <w:t>: Upon successful completion of the MATRIX AI program, the individual data products enabled by this engagement are expected to transition into the backlogs of their respective Product Streams for ongoing ownership and evolution, consistent with POET's principle of continuous product ownership. The shared platform components will continue to be governed through the D&amp;A Platform Line. This transition plan shall be documented in the Product Continuity Plan.</w:t>
      </w:r>
    </w:p>
    <w:p w14:paraId="666A9BD2" w14:textId="77777777" w:rsidR="00DC19AF" w:rsidRPr="001067F3" w:rsidRDefault="00DC19AF" w:rsidP="009F47C1">
      <w:pPr>
        <w:spacing w:after="0" w:line="240" w:lineRule="auto"/>
        <w:jc w:val="both"/>
        <w:rPr>
          <w:rFonts w:cstheme="minorHAnsi"/>
          <w:sz w:val="20"/>
          <w:szCs w:val="20"/>
        </w:rPr>
      </w:pPr>
    </w:p>
    <w:p w14:paraId="398BEB7B" w14:textId="77777777" w:rsidR="00C7587F" w:rsidRPr="001067F3" w:rsidRDefault="00C7587F" w:rsidP="009F47C1">
      <w:pPr>
        <w:spacing w:after="0" w:line="240" w:lineRule="auto"/>
        <w:jc w:val="both"/>
        <w:rPr>
          <w:rFonts w:cstheme="minorHAnsi"/>
          <w:sz w:val="20"/>
          <w:szCs w:val="20"/>
        </w:rPr>
      </w:pPr>
    </w:p>
    <w:p w14:paraId="086F7EE6" w14:textId="77777777" w:rsidR="004E740C" w:rsidRPr="001067F3" w:rsidRDefault="004E740C" w:rsidP="009F47C1">
      <w:pPr>
        <w:spacing w:after="0" w:line="240" w:lineRule="auto"/>
        <w:ind w:left="360"/>
        <w:jc w:val="both"/>
        <w:rPr>
          <w:rFonts w:cstheme="minorHAnsi"/>
          <w:sz w:val="20"/>
          <w:szCs w:val="20"/>
        </w:rPr>
      </w:pPr>
    </w:p>
    <w:p w14:paraId="36C5F6E5" w14:textId="77777777" w:rsidR="008841D4" w:rsidRDefault="008841D4">
      <w:pPr>
        <w:rPr>
          <w:rFonts w:eastAsia="Times New Roman" w:cstheme="minorHAnsi"/>
          <w:b/>
          <w:bCs/>
          <w:sz w:val="20"/>
          <w:szCs w:val="20"/>
        </w:rPr>
      </w:pPr>
      <w:r>
        <w:rPr>
          <w:rFonts w:eastAsia="Times New Roman" w:cstheme="minorHAnsi"/>
          <w:b/>
          <w:bCs/>
          <w:sz w:val="20"/>
          <w:szCs w:val="20"/>
        </w:rPr>
        <w:br w:type="page"/>
      </w:r>
    </w:p>
    <w:p w14:paraId="34A43027" w14:textId="275FB305" w:rsidR="00DF19F0" w:rsidRPr="001067F3" w:rsidRDefault="08981F3D" w:rsidP="003D4B65">
      <w:pPr>
        <w:pStyle w:val="ListParagraph"/>
        <w:numPr>
          <w:ilvl w:val="0"/>
          <w:numId w:val="11"/>
        </w:numPr>
        <w:spacing w:after="0" w:line="240" w:lineRule="auto"/>
        <w:jc w:val="both"/>
        <w:rPr>
          <w:rFonts w:eastAsia="Times New Roman" w:cstheme="minorHAnsi"/>
          <w:b/>
          <w:bCs/>
          <w:sz w:val="20"/>
          <w:szCs w:val="20"/>
        </w:rPr>
      </w:pPr>
      <w:r w:rsidRPr="001067F3">
        <w:rPr>
          <w:rFonts w:eastAsia="Times New Roman" w:cstheme="minorHAnsi"/>
          <w:b/>
          <w:bCs/>
          <w:sz w:val="20"/>
          <w:szCs w:val="20"/>
        </w:rPr>
        <w:t>Scope</w:t>
      </w:r>
      <w:r w:rsidR="47D5B7B9" w:rsidRPr="001067F3">
        <w:rPr>
          <w:rFonts w:eastAsia="Times New Roman" w:cstheme="minorHAnsi"/>
          <w:b/>
          <w:bCs/>
          <w:sz w:val="20"/>
          <w:szCs w:val="20"/>
        </w:rPr>
        <w:t xml:space="preserve">. </w:t>
      </w:r>
      <w:r w:rsidR="47D5B7B9" w:rsidRPr="001067F3">
        <w:rPr>
          <w:rFonts w:eastAsia="Times New Roman" w:cstheme="minorHAnsi"/>
          <w:sz w:val="20"/>
          <w:szCs w:val="20"/>
        </w:rPr>
        <w:t xml:space="preserve">The scope of the Services to be performed pursuant to this </w:t>
      </w:r>
      <w:r w:rsidR="0AC6B0B1" w:rsidRPr="001067F3">
        <w:rPr>
          <w:rFonts w:eastAsia="Times New Roman" w:cstheme="minorHAnsi"/>
          <w:sz w:val="20"/>
          <w:szCs w:val="20"/>
        </w:rPr>
        <w:t>SOW</w:t>
      </w:r>
      <w:r w:rsidR="47D5B7B9" w:rsidRPr="001067F3">
        <w:rPr>
          <w:rFonts w:eastAsia="Times New Roman" w:cstheme="minorHAnsi"/>
          <w:sz w:val="20"/>
          <w:szCs w:val="20"/>
        </w:rPr>
        <w:t xml:space="preserve"> is defined in </w:t>
      </w:r>
      <w:r w:rsidR="23EBEAB4" w:rsidRPr="001067F3">
        <w:rPr>
          <w:rFonts w:eastAsia="Times New Roman" w:cstheme="minorHAnsi"/>
          <w:sz w:val="20"/>
          <w:szCs w:val="20"/>
        </w:rPr>
        <w:t xml:space="preserve">the </w:t>
      </w:r>
      <w:commentRangeStart w:id="47"/>
      <w:r w:rsidR="0069165C" w:rsidRPr="001067F3">
        <w:rPr>
          <w:rFonts w:eastAsia="Times New Roman" w:cstheme="minorHAnsi"/>
          <w:sz w:val="20"/>
          <w:szCs w:val="20"/>
        </w:rPr>
        <w:t>Product Engagement Agreement</w:t>
      </w:r>
      <w:r w:rsidR="47D5B7B9" w:rsidRPr="001067F3">
        <w:rPr>
          <w:rFonts w:eastAsia="Times New Roman" w:cstheme="minorHAnsi"/>
          <w:sz w:val="20"/>
          <w:szCs w:val="20"/>
        </w:rPr>
        <w:t xml:space="preserve"> </w:t>
      </w:r>
      <w:commentRangeEnd w:id="47"/>
      <w:r w:rsidR="00215595" w:rsidRPr="001067F3">
        <w:rPr>
          <w:rStyle w:val="CommentReference"/>
          <w:rFonts w:eastAsia="Times New Roman" w:cstheme="minorHAnsi"/>
          <w:sz w:val="20"/>
          <w:szCs w:val="20"/>
        </w:rPr>
        <w:commentReference w:id="47"/>
      </w:r>
      <w:r w:rsidR="47D5B7B9" w:rsidRPr="001067F3">
        <w:rPr>
          <w:rFonts w:eastAsia="Times New Roman" w:cstheme="minorHAnsi"/>
          <w:sz w:val="20"/>
          <w:szCs w:val="20"/>
        </w:rPr>
        <w:t xml:space="preserve">or otherwise specified in this </w:t>
      </w:r>
      <w:r w:rsidR="0AC6B0B1" w:rsidRPr="001067F3">
        <w:rPr>
          <w:rFonts w:eastAsia="Times New Roman" w:cstheme="minorHAnsi"/>
          <w:sz w:val="20"/>
          <w:szCs w:val="20"/>
        </w:rPr>
        <w:t>SOW</w:t>
      </w:r>
      <w:r w:rsidR="47D5B7B9" w:rsidRPr="001067F3">
        <w:rPr>
          <w:rFonts w:eastAsia="Times New Roman" w:cstheme="minorHAnsi"/>
          <w:sz w:val="20"/>
          <w:szCs w:val="20"/>
        </w:rPr>
        <w:t xml:space="preserve">. </w:t>
      </w:r>
    </w:p>
    <w:p w14:paraId="7464FC9D" w14:textId="5775AD5F" w:rsidR="001F7A64" w:rsidRPr="001067F3" w:rsidRDefault="001F7A64" w:rsidP="009F47C1">
      <w:pPr>
        <w:spacing w:after="0" w:line="240" w:lineRule="auto"/>
        <w:jc w:val="both"/>
        <w:rPr>
          <w:rFonts w:eastAsia="Times New Roman" w:cstheme="minorHAnsi"/>
          <w:b/>
          <w:bCs/>
          <w:sz w:val="20"/>
          <w:szCs w:val="20"/>
        </w:rPr>
      </w:pPr>
    </w:p>
    <w:p w14:paraId="1A4A9F65" w14:textId="5F5C71A1" w:rsidR="00541D18" w:rsidRPr="001067F3" w:rsidRDefault="00541D18" w:rsidP="009F47C1">
      <w:pPr>
        <w:spacing w:after="0" w:line="240" w:lineRule="auto"/>
        <w:ind w:left="360"/>
        <w:jc w:val="both"/>
        <w:rPr>
          <w:rFonts w:eastAsia="Times New Roman" w:cstheme="minorHAnsi"/>
          <w:sz w:val="20"/>
          <w:szCs w:val="20"/>
        </w:rPr>
      </w:pPr>
      <w:r w:rsidRPr="001067F3">
        <w:rPr>
          <w:rFonts w:eastAsia="Times New Roman" w:cstheme="minorHAnsi"/>
          <w:sz w:val="20"/>
          <w:szCs w:val="20"/>
        </w:rPr>
        <w:t xml:space="preserve">The Supplier shall </w:t>
      </w:r>
      <w:r w:rsidR="0018169C">
        <w:rPr>
          <w:rFonts w:eastAsia="Times New Roman" w:cstheme="minorHAnsi"/>
          <w:sz w:val="20"/>
          <w:szCs w:val="20"/>
        </w:rPr>
        <w:t xml:space="preserve">blueprint / </w:t>
      </w:r>
      <w:r w:rsidRPr="001067F3">
        <w:rPr>
          <w:rFonts w:eastAsia="Times New Roman" w:cstheme="minorHAnsi"/>
          <w:sz w:val="20"/>
          <w:szCs w:val="20"/>
        </w:rPr>
        <w:t xml:space="preserve">design, build, test, and deploy the MATRIX-AI Analytics Platform: a global, scalable, </w:t>
      </w:r>
      <w:r w:rsidR="0018169C">
        <w:rPr>
          <w:rFonts w:eastAsia="Times New Roman" w:cstheme="minorHAnsi"/>
          <w:sz w:val="20"/>
          <w:szCs w:val="20"/>
        </w:rPr>
        <w:t xml:space="preserve">parametrized, </w:t>
      </w:r>
      <w:r w:rsidRPr="001067F3">
        <w:rPr>
          <w:rFonts w:eastAsia="Times New Roman" w:cstheme="minorHAnsi"/>
          <w:sz w:val="20"/>
          <w:szCs w:val="20"/>
        </w:rPr>
        <w:t>configuration-driven data and analytics product built on Databricks, using Latin America as the global lighthouse. The platform shall replace the existing GCP-based analytical solution and enable enterprise-grade KPI calculation, governed data products, and Generative AI capabilities (AI/BI Dashboards, Genie Agents, Knowledge Assistants and AI Supervisors) across all four Latin American Business Units (Mexico, Wacam, Brazil, and Southern Cone).</w:t>
      </w:r>
    </w:p>
    <w:p w14:paraId="3BD19E7D" w14:textId="77777777" w:rsidR="00541D18" w:rsidRPr="001067F3" w:rsidRDefault="00541D18" w:rsidP="009F47C1">
      <w:pPr>
        <w:spacing w:after="0" w:line="240" w:lineRule="auto"/>
        <w:ind w:left="360"/>
        <w:jc w:val="both"/>
        <w:rPr>
          <w:rFonts w:eastAsia="Times New Roman" w:cstheme="minorHAnsi"/>
          <w:sz w:val="20"/>
          <w:szCs w:val="20"/>
        </w:rPr>
      </w:pPr>
    </w:p>
    <w:p w14:paraId="1A1C57E1" w14:textId="6A8F6D5E" w:rsidR="00DC06D0" w:rsidRPr="001067F3" w:rsidRDefault="00DC06D0" w:rsidP="009F47C1">
      <w:pPr>
        <w:spacing w:after="0" w:line="240" w:lineRule="auto"/>
        <w:ind w:left="360"/>
        <w:jc w:val="both"/>
        <w:rPr>
          <w:rFonts w:eastAsia="Times New Roman" w:cstheme="minorHAnsi"/>
          <w:sz w:val="20"/>
          <w:szCs w:val="20"/>
        </w:rPr>
      </w:pPr>
      <w:r w:rsidRPr="001067F3">
        <w:rPr>
          <w:rFonts w:eastAsia="Times New Roman" w:cstheme="minorHAnsi"/>
          <w:sz w:val="20"/>
          <w:szCs w:val="20"/>
        </w:rPr>
        <w:t xml:space="preserve">The Services shall be delivered as a fixed-price engagement across all build phases, each governed by the CDRB quality framework and AI tools to prove the code review matches with </w:t>
      </w:r>
      <w:r w:rsidRPr="001067F3">
        <w:rPr>
          <w:rFonts w:eastAsia="Times New Roman" w:cstheme="minorHAnsi"/>
          <w:b/>
          <w:bCs/>
          <w:sz w:val="20"/>
          <w:szCs w:val="20"/>
        </w:rPr>
        <w:t>product design principals and envision</w:t>
      </w:r>
      <w:r w:rsidRPr="001067F3">
        <w:rPr>
          <w:rFonts w:eastAsia="Times New Roman" w:cstheme="minorHAnsi"/>
          <w:sz w:val="20"/>
          <w:szCs w:val="20"/>
        </w:rPr>
        <w:t xml:space="preserve"> (Appendix).</w:t>
      </w:r>
    </w:p>
    <w:p w14:paraId="354C9A35" w14:textId="77777777" w:rsidR="00541D18" w:rsidRPr="001067F3" w:rsidRDefault="00541D18" w:rsidP="009F47C1">
      <w:pPr>
        <w:spacing w:after="0" w:line="240" w:lineRule="auto"/>
        <w:ind w:left="360"/>
        <w:jc w:val="both"/>
        <w:rPr>
          <w:rFonts w:eastAsia="Times New Roman" w:cstheme="minorHAnsi"/>
          <w:sz w:val="20"/>
          <w:szCs w:val="20"/>
        </w:rPr>
      </w:pPr>
    </w:p>
    <w:p w14:paraId="3834612D" w14:textId="333D71C2" w:rsidR="00CD5396" w:rsidRPr="001067F3" w:rsidRDefault="00687182" w:rsidP="009F47C1">
      <w:pPr>
        <w:pStyle w:val="ListParagraph"/>
        <w:spacing w:after="0" w:line="240" w:lineRule="auto"/>
        <w:ind w:left="360"/>
        <w:jc w:val="both"/>
        <w:rPr>
          <w:rFonts w:eastAsiaTheme="majorEastAsia" w:cstheme="minorHAnsi"/>
          <w:b/>
          <w:bCs/>
          <w:sz w:val="20"/>
          <w:szCs w:val="20"/>
        </w:rPr>
      </w:pPr>
      <w:r w:rsidRPr="001067F3">
        <w:rPr>
          <w:rFonts w:eastAsiaTheme="majorEastAsia" w:cstheme="minorHAnsi"/>
          <w:b/>
          <w:bCs/>
          <w:sz w:val="20"/>
          <w:szCs w:val="20"/>
        </w:rPr>
        <w:t xml:space="preserve">4.1 </w:t>
      </w:r>
      <w:r w:rsidR="00B47938" w:rsidRPr="001067F3">
        <w:rPr>
          <w:rFonts w:eastAsiaTheme="majorEastAsia" w:cstheme="minorHAnsi"/>
          <w:b/>
          <w:bCs/>
          <w:sz w:val="20"/>
          <w:szCs w:val="20"/>
        </w:rPr>
        <w:t xml:space="preserve">Business </w:t>
      </w:r>
      <w:r w:rsidR="001075DC" w:rsidRPr="001067F3">
        <w:rPr>
          <w:rFonts w:eastAsiaTheme="majorEastAsia" w:cstheme="minorHAnsi"/>
          <w:b/>
          <w:bCs/>
          <w:sz w:val="20"/>
          <w:szCs w:val="20"/>
        </w:rPr>
        <w:t>Process</w:t>
      </w:r>
      <w:r w:rsidR="00265DDD" w:rsidRPr="001067F3">
        <w:rPr>
          <w:rFonts w:eastAsiaTheme="majorEastAsia" w:cstheme="minorHAnsi"/>
          <w:b/>
          <w:bCs/>
          <w:sz w:val="20"/>
          <w:szCs w:val="20"/>
        </w:rPr>
        <w:t>es</w:t>
      </w:r>
      <w:r w:rsidR="001075DC" w:rsidRPr="001067F3">
        <w:rPr>
          <w:rFonts w:eastAsiaTheme="majorEastAsia" w:cstheme="minorHAnsi"/>
          <w:b/>
          <w:bCs/>
          <w:sz w:val="20"/>
          <w:szCs w:val="20"/>
        </w:rPr>
        <w:t xml:space="preserve"> </w:t>
      </w:r>
      <w:r w:rsidR="004C3C54" w:rsidRPr="001067F3">
        <w:rPr>
          <w:rFonts w:eastAsiaTheme="majorEastAsia" w:cstheme="minorHAnsi"/>
          <w:b/>
          <w:bCs/>
          <w:sz w:val="20"/>
          <w:szCs w:val="20"/>
        </w:rPr>
        <w:t>and Data in Scope:</w:t>
      </w:r>
    </w:p>
    <w:p w14:paraId="26305A26" w14:textId="0D6ECA61" w:rsidR="00A41D4D" w:rsidRPr="001067F3" w:rsidRDefault="004C3C54" w:rsidP="009F47C1">
      <w:pPr>
        <w:spacing w:after="0" w:line="240" w:lineRule="auto"/>
        <w:ind w:left="360"/>
        <w:jc w:val="both"/>
        <w:rPr>
          <w:rFonts w:eastAsia="Times New Roman" w:cstheme="minorHAnsi"/>
          <w:sz w:val="20"/>
          <w:szCs w:val="20"/>
        </w:rPr>
      </w:pPr>
      <w:r w:rsidRPr="001067F3">
        <w:rPr>
          <w:rFonts w:eastAsia="Times New Roman" w:cstheme="minorHAnsi"/>
          <w:sz w:val="20"/>
          <w:szCs w:val="20"/>
        </w:rPr>
        <w:t>The platform shall cover the following business domains, including all associated data sources, manual files, and end-to-end pipelines built in Databricks:</w:t>
      </w:r>
    </w:p>
    <w:p w14:paraId="016EE859" w14:textId="77777777" w:rsidR="00A41D4D" w:rsidRPr="001067F3" w:rsidRDefault="00A41D4D" w:rsidP="009F47C1">
      <w:pPr>
        <w:spacing w:after="0" w:line="240" w:lineRule="auto"/>
        <w:ind w:left="360"/>
        <w:jc w:val="both"/>
        <w:rPr>
          <w:rFonts w:eastAsia="Times New Roman" w:cstheme="minorHAnsi"/>
          <w:sz w:val="20"/>
          <w:szCs w:val="20"/>
        </w:rPr>
      </w:pPr>
    </w:p>
    <w:tbl>
      <w:tblPr>
        <w:tblW w:w="10124"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4"/>
        <w:gridCol w:w="1674"/>
        <w:gridCol w:w="1921"/>
        <w:gridCol w:w="6085"/>
      </w:tblGrid>
      <w:tr w:rsidR="006F4236" w:rsidRPr="001067F3" w14:paraId="39935A51" w14:textId="77777777" w:rsidTr="00087DDD">
        <w:tc>
          <w:tcPr>
            <w:tcW w:w="444" w:type="dxa"/>
            <w:tcBorders>
              <w:top w:val="single" w:sz="4" w:space="0" w:color="CCCCCC"/>
              <w:left w:val="single" w:sz="4" w:space="0" w:color="CCCCCC"/>
              <w:bottom w:val="single" w:sz="4" w:space="0" w:color="CCCCCC"/>
              <w:right w:val="single" w:sz="4" w:space="0" w:color="CCCCCC"/>
            </w:tcBorders>
            <w:shd w:val="clear" w:color="auto" w:fill="4F2170"/>
            <w:tcMar>
              <w:top w:w="60" w:type="dxa"/>
              <w:left w:w="120" w:type="dxa"/>
              <w:bottom w:w="60" w:type="dxa"/>
              <w:right w:w="120" w:type="dxa"/>
            </w:tcMar>
            <w:vAlign w:val="center"/>
          </w:tcPr>
          <w:p w14:paraId="04E11450" w14:textId="77777777" w:rsidR="006F4236" w:rsidRPr="001067F3" w:rsidRDefault="006F4236" w:rsidP="009F47C1">
            <w:pPr>
              <w:spacing w:after="0" w:line="240" w:lineRule="auto"/>
              <w:rPr>
                <w:rFonts w:cstheme="minorHAnsi"/>
                <w:sz w:val="16"/>
                <w:szCs w:val="16"/>
              </w:rPr>
            </w:pPr>
            <w:r w:rsidRPr="001067F3">
              <w:rPr>
                <w:rFonts w:cstheme="minorHAnsi"/>
                <w:b/>
                <w:bCs/>
                <w:color w:val="FFFFFF"/>
                <w:sz w:val="16"/>
                <w:szCs w:val="16"/>
              </w:rPr>
              <w:t>#</w:t>
            </w:r>
          </w:p>
        </w:tc>
        <w:tc>
          <w:tcPr>
            <w:tcW w:w="1674" w:type="dxa"/>
            <w:tcBorders>
              <w:top w:val="single" w:sz="4" w:space="0" w:color="CCCCCC"/>
              <w:left w:val="single" w:sz="4" w:space="0" w:color="CCCCCC"/>
              <w:bottom w:val="single" w:sz="4" w:space="0" w:color="CCCCCC"/>
              <w:right w:val="single" w:sz="4" w:space="0" w:color="CCCCCC"/>
            </w:tcBorders>
            <w:shd w:val="clear" w:color="auto" w:fill="4F2170"/>
            <w:vAlign w:val="center"/>
          </w:tcPr>
          <w:p w14:paraId="0BB2894D" w14:textId="7FB7B3BF" w:rsidR="006F4236" w:rsidRPr="001067F3" w:rsidRDefault="006F4236" w:rsidP="009F47C1">
            <w:pPr>
              <w:spacing w:after="0" w:line="240" w:lineRule="auto"/>
              <w:rPr>
                <w:rFonts w:cstheme="minorHAnsi"/>
                <w:b/>
                <w:color w:val="FFFFFF" w:themeColor="background1"/>
                <w:sz w:val="16"/>
                <w:szCs w:val="16"/>
              </w:rPr>
            </w:pPr>
            <w:r w:rsidRPr="001067F3">
              <w:rPr>
                <w:rFonts w:cstheme="minorHAnsi"/>
                <w:b/>
                <w:color w:val="FFFFFF" w:themeColor="background1"/>
                <w:sz w:val="16"/>
                <w:szCs w:val="16"/>
              </w:rPr>
              <w:t>Product Stream</w:t>
            </w:r>
          </w:p>
        </w:tc>
        <w:tc>
          <w:tcPr>
            <w:tcW w:w="1921" w:type="dxa"/>
            <w:tcBorders>
              <w:top w:val="single" w:sz="4" w:space="0" w:color="CCCCCC"/>
              <w:left w:val="single" w:sz="4" w:space="0" w:color="CCCCCC"/>
              <w:bottom w:val="single" w:sz="4" w:space="0" w:color="CCCCCC"/>
              <w:right w:val="single" w:sz="4" w:space="0" w:color="CCCCCC"/>
            </w:tcBorders>
            <w:shd w:val="clear" w:color="auto" w:fill="4F2170"/>
            <w:tcMar>
              <w:top w:w="60" w:type="dxa"/>
              <w:left w:w="120" w:type="dxa"/>
              <w:bottom w:w="60" w:type="dxa"/>
              <w:right w:w="120" w:type="dxa"/>
            </w:tcMar>
            <w:vAlign w:val="center"/>
          </w:tcPr>
          <w:p w14:paraId="49D4EA33" w14:textId="7E93EB30" w:rsidR="006F4236" w:rsidRPr="001067F3" w:rsidRDefault="006F4236" w:rsidP="009F47C1">
            <w:pPr>
              <w:spacing w:after="0" w:line="240" w:lineRule="auto"/>
              <w:rPr>
                <w:rFonts w:cstheme="minorHAnsi"/>
                <w:sz w:val="16"/>
                <w:szCs w:val="16"/>
              </w:rPr>
            </w:pPr>
            <w:r w:rsidRPr="001067F3">
              <w:rPr>
                <w:rFonts w:cstheme="minorHAnsi"/>
                <w:b/>
                <w:color w:val="FFFFFF" w:themeColor="background1"/>
                <w:sz w:val="16"/>
                <w:szCs w:val="16"/>
              </w:rPr>
              <w:t>Business process / Topics</w:t>
            </w:r>
          </w:p>
        </w:tc>
        <w:tc>
          <w:tcPr>
            <w:tcW w:w="6085" w:type="dxa"/>
            <w:tcBorders>
              <w:top w:val="single" w:sz="4" w:space="0" w:color="CCCCCC"/>
              <w:left w:val="single" w:sz="4" w:space="0" w:color="CCCCCC"/>
              <w:bottom w:val="single" w:sz="4" w:space="0" w:color="CCCCCC"/>
              <w:right w:val="single" w:sz="4" w:space="0" w:color="CCCCCC"/>
            </w:tcBorders>
            <w:shd w:val="clear" w:color="auto" w:fill="4F2170"/>
            <w:tcMar>
              <w:top w:w="60" w:type="dxa"/>
              <w:left w:w="120" w:type="dxa"/>
              <w:bottom w:w="60" w:type="dxa"/>
              <w:right w:w="120" w:type="dxa"/>
            </w:tcMar>
            <w:vAlign w:val="center"/>
          </w:tcPr>
          <w:p w14:paraId="082975A8" w14:textId="77777777" w:rsidR="006F4236" w:rsidRPr="001067F3" w:rsidRDefault="006F4236" w:rsidP="009F47C1">
            <w:pPr>
              <w:spacing w:after="0" w:line="240" w:lineRule="auto"/>
              <w:rPr>
                <w:rFonts w:cstheme="minorHAnsi"/>
                <w:sz w:val="16"/>
                <w:szCs w:val="16"/>
              </w:rPr>
            </w:pPr>
            <w:r w:rsidRPr="001067F3">
              <w:rPr>
                <w:rFonts w:cstheme="minorHAnsi"/>
                <w:b/>
                <w:bCs/>
                <w:color w:val="FFFFFF"/>
                <w:sz w:val="16"/>
                <w:szCs w:val="16"/>
              </w:rPr>
              <w:t>Coverage</w:t>
            </w:r>
          </w:p>
        </w:tc>
      </w:tr>
      <w:tr w:rsidR="006F4236" w:rsidRPr="001067F3" w14:paraId="12D17469"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4FC9650" w14:textId="77777777" w:rsidR="006F4236" w:rsidRPr="001067F3" w:rsidRDefault="006F4236" w:rsidP="009F47C1">
            <w:pPr>
              <w:spacing w:after="0" w:line="240" w:lineRule="auto"/>
              <w:jc w:val="center"/>
              <w:rPr>
                <w:rFonts w:cstheme="minorHAnsi"/>
                <w:sz w:val="16"/>
                <w:szCs w:val="16"/>
              </w:rPr>
            </w:pPr>
            <w:r w:rsidRPr="001067F3">
              <w:rPr>
                <w:rFonts w:cstheme="minorHAnsi"/>
                <w:sz w:val="16"/>
                <w:szCs w:val="16"/>
              </w:rPr>
              <w:t>1</w:t>
            </w:r>
          </w:p>
        </w:tc>
        <w:tc>
          <w:tcPr>
            <w:tcW w:w="1674" w:type="dxa"/>
            <w:tcBorders>
              <w:top w:val="single" w:sz="4" w:space="0" w:color="CCCCCC"/>
              <w:left w:val="single" w:sz="4" w:space="0" w:color="CCCCCC"/>
              <w:bottom w:val="single" w:sz="4" w:space="0" w:color="CCCCCC"/>
              <w:right w:val="single" w:sz="4" w:space="0" w:color="CCCCCC"/>
            </w:tcBorders>
            <w:vAlign w:val="center"/>
          </w:tcPr>
          <w:p w14:paraId="45883EA1" w14:textId="5518F26B" w:rsidR="006F4236" w:rsidRPr="001067F3" w:rsidRDefault="00072460" w:rsidP="009F47C1">
            <w:pPr>
              <w:spacing w:after="0" w:line="240" w:lineRule="auto"/>
              <w:rPr>
                <w:rFonts w:cstheme="minorHAnsi"/>
                <w:b/>
                <w:bCs/>
                <w:sz w:val="16"/>
                <w:szCs w:val="16"/>
              </w:rPr>
            </w:pPr>
            <w:r w:rsidRPr="001067F3">
              <w:rPr>
                <w:rFonts w:cstheme="minorHAnsi"/>
                <w:b/>
                <w:bCs/>
                <w:sz w:val="16"/>
                <w:szCs w:val="16"/>
              </w:rPr>
              <w:t>Supply Chain (ISC)</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91F6071" w14:textId="23E5E4D3" w:rsidR="006F4236" w:rsidRPr="001067F3" w:rsidRDefault="006F4236" w:rsidP="009F47C1">
            <w:pPr>
              <w:spacing w:after="0" w:line="240" w:lineRule="auto"/>
              <w:rPr>
                <w:rFonts w:cstheme="minorHAnsi"/>
                <w:sz w:val="16"/>
                <w:szCs w:val="16"/>
              </w:rPr>
            </w:pPr>
            <w:r w:rsidRPr="001067F3">
              <w:rPr>
                <w:rFonts w:cstheme="minorHAnsi"/>
                <w:b/>
                <w:bCs/>
                <w:sz w:val="16"/>
                <w:szCs w:val="16"/>
              </w:rPr>
              <w:t>OTC — Order-to-Cash</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3C39FAC" w14:textId="77777777" w:rsidR="006F4236" w:rsidRPr="001067F3" w:rsidRDefault="006F4236" w:rsidP="009F47C1">
            <w:pPr>
              <w:spacing w:after="0" w:line="240" w:lineRule="auto"/>
              <w:rPr>
                <w:rFonts w:cstheme="minorHAnsi"/>
                <w:sz w:val="16"/>
                <w:szCs w:val="16"/>
              </w:rPr>
            </w:pPr>
            <w:r w:rsidRPr="001067F3">
              <w:rPr>
                <w:rFonts w:cstheme="minorHAnsi"/>
                <w:sz w:val="16"/>
                <w:szCs w:val="16"/>
              </w:rPr>
              <w:t>Sales orders, invoices, deliveries, order schedule &amp; status, on-time delivery, billing accuracy, open order buckets</w:t>
            </w:r>
          </w:p>
        </w:tc>
      </w:tr>
      <w:tr w:rsidR="006F4236" w:rsidRPr="001067F3" w14:paraId="7F5C9A96"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86B9B57" w14:textId="77777777" w:rsidR="006F4236" w:rsidRPr="001067F3" w:rsidRDefault="006F4236" w:rsidP="009F47C1">
            <w:pPr>
              <w:spacing w:after="0" w:line="240" w:lineRule="auto"/>
              <w:jc w:val="center"/>
              <w:rPr>
                <w:rFonts w:cstheme="minorHAnsi"/>
                <w:sz w:val="16"/>
                <w:szCs w:val="16"/>
              </w:rPr>
            </w:pPr>
            <w:r w:rsidRPr="001067F3">
              <w:rPr>
                <w:rFonts w:cstheme="minorHAnsi"/>
                <w:sz w:val="16"/>
                <w:szCs w:val="16"/>
              </w:rPr>
              <w:t>2</w:t>
            </w:r>
          </w:p>
        </w:tc>
        <w:tc>
          <w:tcPr>
            <w:tcW w:w="1674" w:type="dxa"/>
            <w:tcBorders>
              <w:top w:val="single" w:sz="4" w:space="0" w:color="CCCCCC"/>
              <w:left w:val="single" w:sz="4" w:space="0" w:color="CCCCCC"/>
              <w:bottom w:val="single" w:sz="4" w:space="0" w:color="CCCCCC"/>
              <w:right w:val="single" w:sz="4" w:space="0" w:color="CCCCCC"/>
            </w:tcBorders>
            <w:vAlign w:val="center"/>
          </w:tcPr>
          <w:p w14:paraId="0FE5D04E" w14:textId="0D19198F" w:rsidR="006F4236" w:rsidRPr="001067F3" w:rsidRDefault="00072460" w:rsidP="009F47C1">
            <w:pPr>
              <w:spacing w:after="0" w:line="240" w:lineRule="auto"/>
              <w:rPr>
                <w:rFonts w:cstheme="minorHAnsi"/>
                <w:b/>
                <w:bCs/>
                <w:sz w:val="16"/>
                <w:szCs w:val="16"/>
              </w:rPr>
            </w:pPr>
            <w:r w:rsidRPr="001067F3">
              <w:rPr>
                <w:rFonts w:cstheme="minorHAnsi"/>
                <w:b/>
                <w:bCs/>
                <w:sz w:val="16"/>
                <w:szCs w:val="16"/>
              </w:rPr>
              <w:t>Supply Chain (ISC)</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23331F1D" w14:textId="3F4D348D" w:rsidR="006F4236" w:rsidRPr="001067F3" w:rsidRDefault="006F4236" w:rsidP="009F47C1">
            <w:pPr>
              <w:spacing w:after="0" w:line="240" w:lineRule="auto"/>
              <w:rPr>
                <w:rFonts w:cstheme="minorHAnsi"/>
                <w:b/>
                <w:bCs/>
                <w:sz w:val="16"/>
                <w:szCs w:val="16"/>
              </w:rPr>
            </w:pPr>
            <w:r w:rsidRPr="001067F3">
              <w:rPr>
                <w:rFonts w:cstheme="minorHAnsi"/>
                <w:b/>
                <w:bCs/>
                <w:sz w:val="16"/>
                <w:szCs w:val="16"/>
              </w:rPr>
              <w:t>Mondelez Inventory</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B3D7273" w14:textId="7D5C7505" w:rsidR="006F4236" w:rsidRPr="001067F3" w:rsidRDefault="006F4236" w:rsidP="009F47C1">
            <w:pPr>
              <w:spacing w:after="0" w:line="240" w:lineRule="auto"/>
              <w:rPr>
                <w:rFonts w:cstheme="minorHAnsi"/>
                <w:sz w:val="16"/>
                <w:szCs w:val="16"/>
              </w:rPr>
            </w:pPr>
            <w:r w:rsidRPr="001067F3">
              <w:rPr>
                <w:rFonts w:cstheme="minorHAnsi"/>
                <w:sz w:val="16"/>
                <w:szCs w:val="16"/>
              </w:rPr>
              <w:t>Internal stock snapshots, warehouse and plant-level inventory positions</w:t>
            </w:r>
          </w:p>
        </w:tc>
      </w:tr>
      <w:tr w:rsidR="006F4236" w:rsidRPr="001067F3" w14:paraId="28B2A7C6"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1EA37397" w14:textId="77777777" w:rsidR="006F4236" w:rsidRPr="001067F3" w:rsidRDefault="006F4236" w:rsidP="009F47C1">
            <w:pPr>
              <w:spacing w:after="0" w:line="240" w:lineRule="auto"/>
              <w:jc w:val="center"/>
              <w:rPr>
                <w:rFonts w:cstheme="minorHAnsi"/>
                <w:sz w:val="16"/>
                <w:szCs w:val="16"/>
              </w:rPr>
            </w:pPr>
            <w:r w:rsidRPr="001067F3">
              <w:rPr>
                <w:rFonts w:cstheme="minorHAnsi"/>
                <w:sz w:val="16"/>
                <w:szCs w:val="16"/>
              </w:rPr>
              <w:t>3</w:t>
            </w:r>
          </w:p>
        </w:tc>
        <w:tc>
          <w:tcPr>
            <w:tcW w:w="1674" w:type="dxa"/>
            <w:tcBorders>
              <w:top w:val="single" w:sz="4" w:space="0" w:color="CCCCCC"/>
              <w:left w:val="single" w:sz="4" w:space="0" w:color="CCCCCC"/>
              <w:bottom w:val="single" w:sz="4" w:space="0" w:color="CCCCCC"/>
              <w:right w:val="single" w:sz="4" w:space="0" w:color="CCCCCC"/>
            </w:tcBorders>
            <w:vAlign w:val="center"/>
          </w:tcPr>
          <w:p w14:paraId="67F91F11" w14:textId="0909CED8" w:rsidR="006F4236" w:rsidRPr="001067F3" w:rsidRDefault="00072460" w:rsidP="009F47C1">
            <w:pPr>
              <w:spacing w:after="0" w:line="240" w:lineRule="auto"/>
              <w:rPr>
                <w:rFonts w:cstheme="minorHAnsi"/>
                <w:b/>
                <w:bCs/>
                <w:sz w:val="16"/>
                <w:szCs w:val="16"/>
              </w:rPr>
            </w:pPr>
            <w:r w:rsidRPr="001067F3">
              <w:rPr>
                <w:rFonts w:cstheme="minorHAnsi"/>
                <w:b/>
                <w:bCs/>
                <w:sz w:val="16"/>
                <w:szCs w:val="16"/>
              </w:rPr>
              <w:t>MSE — Sales &amp; eCommerce</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F962E82" w14:textId="4C655EF8" w:rsidR="006F4236" w:rsidRPr="001067F3" w:rsidRDefault="006F4236" w:rsidP="009F47C1">
            <w:pPr>
              <w:spacing w:after="0" w:line="240" w:lineRule="auto"/>
              <w:rPr>
                <w:rFonts w:cstheme="minorHAnsi"/>
                <w:sz w:val="16"/>
                <w:szCs w:val="16"/>
              </w:rPr>
            </w:pPr>
            <w:r w:rsidRPr="001067F3">
              <w:rPr>
                <w:rFonts w:cstheme="minorHAnsi"/>
                <w:b/>
                <w:bCs/>
                <w:sz w:val="16"/>
                <w:szCs w:val="16"/>
              </w:rPr>
              <w:t>EPOS / Channel Inventory</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F833C72" w14:textId="15D78E1B" w:rsidR="006F4236" w:rsidRPr="001067F3" w:rsidRDefault="006F4236" w:rsidP="009F47C1">
            <w:pPr>
              <w:spacing w:after="0" w:line="240" w:lineRule="auto"/>
              <w:rPr>
                <w:rFonts w:cstheme="minorHAnsi"/>
                <w:sz w:val="16"/>
                <w:szCs w:val="16"/>
              </w:rPr>
            </w:pPr>
            <w:r w:rsidRPr="001067F3">
              <w:rPr>
                <w:rFonts w:cstheme="minorHAnsi"/>
                <w:sz w:val="16"/>
                <w:szCs w:val="16"/>
              </w:rPr>
              <w:t>Electronic Point-of-Sale sell-out data, channel inventory positions, store-level granularity</w:t>
            </w:r>
          </w:p>
        </w:tc>
      </w:tr>
      <w:tr w:rsidR="006F4236" w:rsidRPr="001067F3" w14:paraId="3E91D109"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0889A3A" w14:textId="3D594FE4" w:rsidR="006F4236" w:rsidRPr="001067F3" w:rsidRDefault="006F4236" w:rsidP="009F47C1">
            <w:pPr>
              <w:spacing w:after="0" w:line="240" w:lineRule="auto"/>
              <w:jc w:val="center"/>
              <w:rPr>
                <w:rFonts w:cstheme="minorHAnsi"/>
                <w:sz w:val="16"/>
                <w:szCs w:val="16"/>
              </w:rPr>
            </w:pPr>
            <w:r w:rsidRPr="001067F3">
              <w:rPr>
                <w:rFonts w:cstheme="minorHAnsi"/>
                <w:sz w:val="16"/>
                <w:szCs w:val="16"/>
              </w:rPr>
              <w:t>4</w:t>
            </w:r>
          </w:p>
        </w:tc>
        <w:tc>
          <w:tcPr>
            <w:tcW w:w="1674" w:type="dxa"/>
            <w:tcBorders>
              <w:top w:val="single" w:sz="4" w:space="0" w:color="CCCCCC"/>
              <w:left w:val="single" w:sz="4" w:space="0" w:color="CCCCCC"/>
              <w:bottom w:val="single" w:sz="4" w:space="0" w:color="CCCCCC"/>
              <w:right w:val="single" w:sz="4" w:space="0" w:color="CCCCCC"/>
            </w:tcBorders>
            <w:vAlign w:val="center"/>
          </w:tcPr>
          <w:p w14:paraId="1EE4B764" w14:textId="2BCAC30E" w:rsidR="006F4236" w:rsidRPr="001067F3" w:rsidRDefault="00072460" w:rsidP="009F47C1">
            <w:pPr>
              <w:spacing w:after="0" w:line="240" w:lineRule="auto"/>
              <w:rPr>
                <w:rFonts w:cstheme="minorHAnsi"/>
                <w:b/>
                <w:bCs/>
                <w:sz w:val="16"/>
                <w:szCs w:val="16"/>
              </w:rPr>
            </w:pPr>
            <w:r w:rsidRPr="001067F3">
              <w:rPr>
                <w:rFonts w:cstheme="minorHAnsi"/>
                <w:b/>
                <w:bCs/>
                <w:sz w:val="16"/>
                <w:szCs w:val="16"/>
              </w:rPr>
              <w:t>MSE — Sales &amp; eCommerce</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3917CC2" w14:textId="6C9157DD" w:rsidR="006F4236" w:rsidRPr="001067F3" w:rsidRDefault="006F4236" w:rsidP="009F47C1">
            <w:pPr>
              <w:spacing w:after="0" w:line="240" w:lineRule="auto"/>
              <w:rPr>
                <w:rFonts w:cstheme="minorHAnsi"/>
                <w:b/>
                <w:bCs/>
                <w:sz w:val="16"/>
                <w:szCs w:val="16"/>
              </w:rPr>
            </w:pPr>
            <w:r w:rsidRPr="001067F3">
              <w:rPr>
                <w:rFonts w:cstheme="minorHAnsi"/>
                <w:b/>
                <w:bCs/>
                <w:sz w:val="16"/>
                <w:szCs w:val="16"/>
              </w:rPr>
              <w:t>E-RTM / Snacksync</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F6C0894" w14:textId="24908650" w:rsidR="006F4236" w:rsidRPr="001067F3" w:rsidRDefault="006F4236" w:rsidP="009F47C1">
            <w:pPr>
              <w:spacing w:after="0" w:line="240" w:lineRule="auto"/>
              <w:rPr>
                <w:rFonts w:cstheme="minorHAnsi"/>
                <w:sz w:val="16"/>
                <w:szCs w:val="16"/>
              </w:rPr>
            </w:pPr>
            <w:r w:rsidRPr="001067F3">
              <w:rPr>
                <w:rFonts w:cstheme="minorHAnsi"/>
                <w:sz w:val="16"/>
                <w:szCs w:val="16"/>
              </w:rPr>
              <w:t>Expansion of EPOS / Channel Inventory / Perfect &amp; Right Store</w:t>
            </w:r>
          </w:p>
        </w:tc>
      </w:tr>
      <w:tr w:rsidR="006F4236" w:rsidRPr="001067F3" w14:paraId="28DB99D4"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8DB1FE8" w14:textId="0343FBE8" w:rsidR="006F4236" w:rsidRPr="001067F3" w:rsidRDefault="006F4236" w:rsidP="009F47C1">
            <w:pPr>
              <w:spacing w:after="0" w:line="240" w:lineRule="auto"/>
              <w:jc w:val="center"/>
              <w:rPr>
                <w:rFonts w:cstheme="minorHAnsi"/>
                <w:sz w:val="16"/>
                <w:szCs w:val="16"/>
              </w:rPr>
            </w:pPr>
            <w:r w:rsidRPr="001067F3">
              <w:rPr>
                <w:rFonts w:cstheme="minorHAnsi"/>
                <w:sz w:val="16"/>
                <w:szCs w:val="16"/>
              </w:rPr>
              <w:t>5</w:t>
            </w:r>
          </w:p>
        </w:tc>
        <w:tc>
          <w:tcPr>
            <w:tcW w:w="1674" w:type="dxa"/>
            <w:tcBorders>
              <w:top w:val="single" w:sz="4" w:space="0" w:color="CCCCCC"/>
              <w:left w:val="single" w:sz="4" w:space="0" w:color="CCCCCC"/>
              <w:bottom w:val="single" w:sz="4" w:space="0" w:color="CCCCCC"/>
              <w:right w:val="single" w:sz="4" w:space="0" w:color="CCCCCC"/>
            </w:tcBorders>
            <w:vAlign w:val="center"/>
          </w:tcPr>
          <w:p w14:paraId="4F85CA9E" w14:textId="1B271AB0" w:rsidR="006F4236" w:rsidRPr="001067F3" w:rsidRDefault="0061631E" w:rsidP="009F47C1">
            <w:pPr>
              <w:spacing w:after="0" w:line="240" w:lineRule="auto"/>
              <w:rPr>
                <w:rFonts w:cstheme="minorHAnsi"/>
                <w:b/>
                <w:bCs/>
                <w:sz w:val="16"/>
                <w:szCs w:val="16"/>
              </w:rPr>
            </w:pPr>
            <w:r w:rsidRPr="001067F3">
              <w:rPr>
                <w:rFonts w:cstheme="minorHAnsi"/>
                <w:b/>
                <w:bCs/>
                <w:sz w:val="16"/>
                <w:szCs w:val="16"/>
              </w:rPr>
              <w:t>MSE — Marketing</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9640456" w14:textId="3EF79738" w:rsidR="006F4236" w:rsidRPr="001067F3" w:rsidRDefault="006F4236" w:rsidP="009F47C1">
            <w:pPr>
              <w:spacing w:after="0" w:line="240" w:lineRule="auto"/>
              <w:rPr>
                <w:rFonts w:cstheme="minorHAnsi"/>
                <w:sz w:val="16"/>
                <w:szCs w:val="16"/>
              </w:rPr>
            </w:pPr>
            <w:r w:rsidRPr="001067F3">
              <w:rPr>
                <w:rFonts w:cstheme="minorHAnsi"/>
                <w:b/>
                <w:bCs/>
                <w:sz w:val="16"/>
                <w:szCs w:val="16"/>
              </w:rPr>
              <w:t xml:space="preserve">Market </w:t>
            </w:r>
            <w:r w:rsidR="006D0999">
              <w:rPr>
                <w:rFonts w:cstheme="minorHAnsi"/>
                <w:b/>
                <w:bCs/>
                <w:sz w:val="16"/>
                <w:szCs w:val="16"/>
              </w:rPr>
              <w:t>Measurement</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D073726" w14:textId="45140391" w:rsidR="006F4236" w:rsidRPr="001067F3" w:rsidRDefault="006F4236" w:rsidP="009F47C1">
            <w:pPr>
              <w:spacing w:after="0" w:line="240" w:lineRule="auto"/>
              <w:rPr>
                <w:rFonts w:cstheme="minorHAnsi"/>
                <w:sz w:val="16"/>
                <w:szCs w:val="16"/>
              </w:rPr>
            </w:pPr>
            <w:r w:rsidRPr="001067F3">
              <w:rPr>
                <w:rFonts w:cstheme="minorHAnsi"/>
                <w:sz w:val="16"/>
                <w:szCs w:val="16"/>
              </w:rPr>
              <w:t>All market measurement</w:t>
            </w:r>
            <w:r w:rsidR="006D0999">
              <w:rPr>
                <w:rFonts w:cstheme="minorHAnsi"/>
                <w:sz w:val="16"/>
                <w:szCs w:val="16"/>
              </w:rPr>
              <w:t xml:space="preserve"> / share</w:t>
            </w:r>
            <w:r w:rsidRPr="001067F3">
              <w:rPr>
                <w:rFonts w:cstheme="minorHAnsi"/>
                <w:sz w:val="16"/>
                <w:szCs w:val="16"/>
              </w:rPr>
              <w:t xml:space="preserve"> data and calculations</w:t>
            </w:r>
          </w:p>
        </w:tc>
      </w:tr>
      <w:tr w:rsidR="006F4236" w:rsidRPr="001067F3" w14:paraId="0EB0FCDF"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BA91882" w14:textId="0AC08E11" w:rsidR="006F4236" w:rsidRPr="001067F3" w:rsidRDefault="006F4236" w:rsidP="009F47C1">
            <w:pPr>
              <w:spacing w:after="0" w:line="240" w:lineRule="auto"/>
              <w:jc w:val="center"/>
              <w:rPr>
                <w:rFonts w:cstheme="minorHAnsi"/>
                <w:sz w:val="16"/>
                <w:szCs w:val="16"/>
              </w:rPr>
            </w:pPr>
            <w:r w:rsidRPr="001067F3">
              <w:rPr>
                <w:rFonts w:cstheme="minorHAnsi"/>
                <w:sz w:val="16"/>
                <w:szCs w:val="16"/>
              </w:rPr>
              <w:t>6</w:t>
            </w:r>
          </w:p>
        </w:tc>
        <w:tc>
          <w:tcPr>
            <w:tcW w:w="1674" w:type="dxa"/>
            <w:tcBorders>
              <w:top w:val="single" w:sz="4" w:space="0" w:color="CCCCCC"/>
              <w:left w:val="single" w:sz="4" w:space="0" w:color="CCCCCC"/>
              <w:bottom w:val="single" w:sz="4" w:space="0" w:color="CCCCCC"/>
              <w:right w:val="single" w:sz="4" w:space="0" w:color="CCCCCC"/>
            </w:tcBorders>
            <w:vAlign w:val="center"/>
          </w:tcPr>
          <w:p w14:paraId="18C06EA0" w14:textId="3FB40B16" w:rsidR="006F4236" w:rsidRPr="001067F3" w:rsidRDefault="0061631E" w:rsidP="009F47C1">
            <w:pPr>
              <w:spacing w:after="0" w:line="240" w:lineRule="auto"/>
              <w:rPr>
                <w:rFonts w:cstheme="minorHAnsi"/>
                <w:b/>
                <w:bCs/>
                <w:sz w:val="16"/>
                <w:szCs w:val="16"/>
              </w:rPr>
            </w:pPr>
            <w:r w:rsidRPr="001067F3">
              <w:rPr>
                <w:rFonts w:cstheme="minorHAnsi"/>
                <w:b/>
                <w:bCs/>
                <w:sz w:val="16"/>
                <w:szCs w:val="16"/>
              </w:rPr>
              <w:t>Cross-Stream (Platform)</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11DF96F" w14:textId="00CECDF9" w:rsidR="006F4236" w:rsidRPr="001067F3" w:rsidRDefault="006F4236" w:rsidP="009F47C1">
            <w:pPr>
              <w:spacing w:after="0" w:line="240" w:lineRule="auto"/>
              <w:rPr>
                <w:rFonts w:cstheme="minorHAnsi"/>
                <w:sz w:val="16"/>
                <w:szCs w:val="16"/>
              </w:rPr>
            </w:pPr>
            <w:r w:rsidRPr="001067F3">
              <w:rPr>
                <w:rFonts w:cstheme="minorHAnsi"/>
                <w:b/>
                <w:bCs/>
                <w:sz w:val="16"/>
                <w:szCs w:val="16"/>
              </w:rPr>
              <w:t>Master Data Hierarchies</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25F6F8BC" w14:textId="2070A046" w:rsidR="006F4236" w:rsidRPr="001067F3" w:rsidRDefault="006F4236" w:rsidP="009F47C1">
            <w:pPr>
              <w:spacing w:after="0" w:line="240" w:lineRule="auto"/>
              <w:rPr>
                <w:rFonts w:cstheme="minorHAnsi"/>
                <w:sz w:val="16"/>
                <w:szCs w:val="16"/>
              </w:rPr>
            </w:pPr>
            <w:r w:rsidRPr="001067F3">
              <w:rPr>
                <w:rFonts w:cstheme="minorHAnsi"/>
                <w:sz w:val="16"/>
                <w:szCs w:val="16"/>
              </w:rPr>
              <w:t>All Customer, Product and Calendar hierarchies, including alternative hierarchies</w:t>
            </w:r>
          </w:p>
        </w:tc>
      </w:tr>
      <w:tr w:rsidR="006F4236" w:rsidRPr="001067F3" w14:paraId="00F87671"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6E1AFCF" w14:textId="726BC529" w:rsidR="006F4236" w:rsidRPr="001067F3" w:rsidRDefault="006F4236" w:rsidP="009F47C1">
            <w:pPr>
              <w:spacing w:after="0" w:line="240" w:lineRule="auto"/>
              <w:jc w:val="center"/>
              <w:rPr>
                <w:rFonts w:cstheme="minorHAnsi"/>
                <w:sz w:val="16"/>
                <w:szCs w:val="16"/>
              </w:rPr>
            </w:pPr>
            <w:r w:rsidRPr="001067F3">
              <w:rPr>
                <w:rFonts w:cstheme="minorHAnsi"/>
                <w:sz w:val="16"/>
                <w:szCs w:val="16"/>
              </w:rPr>
              <w:t>7</w:t>
            </w:r>
          </w:p>
        </w:tc>
        <w:tc>
          <w:tcPr>
            <w:tcW w:w="1674" w:type="dxa"/>
            <w:tcBorders>
              <w:top w:val="single" w:sz="4" w:space="0" w:color="CCCCCC"/>
              <w:left w:val="single" w:sz="4" w:space="0" w:color="CCCCCC"/>
              <w:bottom w:val="single" w:sz="4" w:space="0" w:color="CCCCCC"/>
              <w:right w:val="single" w:sz="4" w:space="0" w:color="CCCCCC"/>
            </w:tcBorders>
            <w:vAlign w:val="center"/>
          </w:tcPr>
          <w:p w14:paraId="725645AB" w14:textId="79055A4B" w:rsidR="006F4236" w:rsidRPr="001067F3" w:rsidRDefault="00072460" w:rsidP="009F47C1">
            <w:pPr>
              <w:spacing w:after="0" w:line="240" w:lineRule="auto"/>
              <w:rPr>
                <w:rFonts w:cstheme="minorHAnsi"/>
                <w:b/>
                <w:bCs/>
                <w:sz w:val="16"/>
                <w:szCs w:val="16"/>
              </w:rPr>
            </w:pPr>
            <w:r w:rsidRPr="001067F3">
              <w:rPr>
                <w:rFonts w:cstheme="minorHAnsi"/>
                <w:b/>
                <w:bCs/>
                <w:sz w:val="16"/>
                <w:szCs w:val="16"/>
              </w:rPr>
              <w:t>MSE — Sales &amp; eCommerce</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B2265E7" w14:textId="6C50C9B0" w:rsidR="006F4236" w:rsidRPr="001067F3" w:rsidRDefault="006F4236" w:rsidP="009F47C1">
            <w:pPr>
              <w:spacing w:after="0" w:line="240" w:lineRule="auto"/>
              <w:rPr>
                <w:rFonts w:cstheme="minorHAnsi"/>
                <w:b/>
                <w:bCs/>
                <w:sz w:val="16"/>
                <w:szCs w:val="16"/>
              </w:rPr>
            </w:pPr>
            <w:r w:rsidRPr="001067F3">
              <w:rPr>
                <w:rFonts w:cstheme="minorHAnsi"/>
                <w:b/>
                <w:bCs/>
                <w:sz w:val="16"/>
                <w:szCs w:val="16"/>
              </w:rPr>
              <w:t>Perfect &amp; Right Store</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1AC1041" w14:textId="541ADFDB" w:rsidR="006F4236" w:rsidRPr="001067F3" w:rsidRDefault="006F4236" w:rsidP="009F47C1">
            <w:pPr>
              <w:spacing w:after="0" w:line="240" w:lineRule="auto"/>
              <w:rPr>
                <w:rFonts w:cstheme="minorHAnsi"/>
                <w:sz w:val="16"/>
                <w:szCs w:val="16"/>
              </w:rPr>
            </w:pPr>
            <w:r w:rsidRPr="001067F3">
              <w:rPr>
                <w:rFonts w:cstheme="minorHAnsi"/>
                <w:sz w:val="16"/>
                <w:szCs w:val="16"/>
              </w:rPr>
              <w:t>Data in scope for all applications for Perfect and Right Store Operations</w:t>
            </w:r>
          </w:p>
        </w:tc>
      </w:tr>
      <w:tr w:rsidR="006F4236" w:rsidRPr="001067F3" w14:paraId="14A07E6B"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6E484F2" w14:textId="0685E60E" w:rsidR="006F4236" w:rsidRPr="001067F3" w:rsidRDefault="006F4236" w:rsidP="009F47C1">
            <w:pPr>
              <w:spacing w:after="0" w:line="240" w:lineRule="auto"/>
              <w:jc w:val="center"/>
              <w:rPr>
                <w:rFonts w:cstheme="minorHAnsi"/>
                <w:sz w:val="16"/>
                <w:szCs w:val="16"/>
              </w:rPr>
            </w:pPr>
            <w:r w:rsidRPr="001067F3">
              <w:rPr>
                <w:rFonts w:cstheme="minorHAnsi"/>
                <w:sz w:val="16"/>
                <w:szCs w:val="16"/>
              </w:rPr>
              <w:t>8</w:t>
            </w:r>
          </w:p>
        </w:tc>
        <w:tc>
          <w:tcPr>
            <w:tcW w:w="1674" w:type="dxa"/>
            <w:tcBorders>
              <w:top w:val="single" w:sz="4" w:space="0" w:color="CCCCCC"/>
              <w:left w:val="single" w:sz="4" w:space="0" w:color="CCCCCC"/>
              <w:bottom w:val="single" w:sz="4" w:space="0" w:color="CCCCCC"/>
              <w:right w:val="single" w:sz="4" w:space="0" w:color="CCCCCC"/>
            </w:tcBorders>
            <w:vAlign w:val="center"/>
          </w:tcPr>
          <w:p w14:paraId="63C2A013" w14:textId="45DFD272" w:rsidR="006F4236" w:rsidRPr="001067F3" w:rsidRDefault="00072460" w:rsidP="009F47C1">
            <w:pPr>
              <w:spacing w:after="0" w:line="240" w:lineRule="auto"/>
              <w:rPr>
                <w:rFonts w:cstheme="minorHAnsi"/>
                <w:b/>
                <w:bCs/>
                <w:sz w:val="16"/>
                <w:szCs w:val="16"/>
              </w:rPr>
            </w:pPr>
            <w:r w:rsidRPr="001067F3">
              <w:rPr>
                <w:rFonts w:cstheme="minorHAnsi"/>
                <w:b/>
                <w:bCs/>
                <w:sz w:val="16"/>
                <w:szCs w:val="16"/>
              </w:rPr>
              <w:t>Supply Chain (ISC)</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17CD2517" w14:textId="74D82B79" w:rsidR="006F4236" w:rsidRPr="001067F3" w:rsidRDefault="006F4236" w:rsidP="009F47C1">
            <w:pPr>
              <w:spacing w:after="0" w:line="240" w:lineRule="auto"/>
              <w:rPr>
                <w:rFonts w:cstheme="minorHAnsi"/>
                <w:sz w:val="16"/>
                <w:szCs w:val="16"/>
              </w:rPr>
            </w:pPr>
            <w:r w:rsidRPr="001067F3">
              <w:rPr>
                <w:rFonts w:cstheme="minorHAnsi"/>
                <w:b/>
                <w:bCs/>
                <w:sz w:val="16"/>
                <w:szCs w:val="16"/>
              </w:rPr>
              <w:t>Shipments</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41494E2" w14:textId="30789090" w:rsidR="006F4236" w:rsidRPr="001067F3" w:rsidRDefault="006F4236" w:rsidP="009F47C1">
            <w:pPr>
              <w:spacing w:after="0" w:line="240" w:lineRule="auto"/>
              <w:rPr>
                <w:rFonts w:cstheme="minorHAnsi"/>
                <w:sz w:val="16"/>
                <w:szCs w:val="16"/>
              </w:rPr>
            </w:pPr>
            <w:r w:rsidRPr="001067F3">
              <w:rPr>
                <w:rFonts w:cstheme="minorHAnsi"/>
                <w:sz w:val="16"/>
                <w:szCs w:val="16"/>
              </w:rPr>
              <w:t>Data sources from OTM (Oracle Transportation Management) and SAP TM (Transportation Management)</w:t>
            </w:r>
          </w:p>
        </w:tc>
      </w:tr>
      <w:tr w:rsidR="006F4236" w:rsidRPr="001067F3" w14:paraId="7298F85E"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C1E79F4" w14:textId="0FD6DE66" w:rsidR="006F4236" w:rsidRPr="001067F3" w:rsidRDefault="006F4236" w:rsidP="009F47C1">
            <w:pPr>
              <w:spacing w:after="0" w:line="240" w:lineRule="auto"/>
              <w:jc w:val="center"/>
              <w:rPr>
                <w:rFonts w:cstheme="minorHAnsi"/>
                <w:sz w:val="16"/>
                <w:szCs w:val="16"/>
              </w:rPr>
            </w:pPr>
            <w:r w:rsidRPr="001067F3">
              <w:rPr>
                <w:rFonts w:cstheme="minorHAnsi"/>
                <w:sz w:val="16"/>
                <w:szCs w:val="16"/>
              </w:rPr>
              <w:t>9</w:t>
            </w:r>
          </w:p>
        </w:tc>
        <w:tc>
          <w:tcPr>
            <w:tcW w:w="1674" w:type="dxa"/>
            <w:tcBorders>
              <w:top w:val="single" w:sz="4" w:space="0" w:color="CCCCCC"/>
              <w:left w:val="single" w:sz="4" w:space="0" w:color="CCCCCC"/>
              <w:bottom w:val="single" w:sz="4" w:space="0" w:color="CCCCCC"/>
              <w:right w:val="single" w:sz="4" w:space="0" w:color="CCCCCC"/>
            </w:tcBorders>
            <w:vAlign w:val="center"/>
          </w:tcPr>
          <w:p w14:paraId="575C6CF6" w14:textId="08E7E0D8" w:rsidR="006F4236" w:rsidRPr="001067F3" w:rsidRDefault="0061631E" w:rsidP="009F47C1">
            <w:pPr>
              <w:spacing w:after="0" w:line="240" w:lineRule="auto"/>
              <w:rPr>
                <w:rFonts w:cstheme="minorHAnsi"/>
                <w:b/>
                <w:bCs/>
                <w:sz w:val="16"/>
                <w:szCs w:val="16"/>
              </w:rPr>
            </w:pPr>
            <w:r w:rsidRPr="001067F3">
              <w:rPr>
                <w:rFonts w:cstheme="minorHAnsi"/>
                <w:b/>
                <w:bCs/>
                <w:sz w:val="16"/>
                <w:szCs w:val="16"/>
              </w:rPr>
              <w:t>MSE — Marketing</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839707C" w14:textId="5EA0BC15" w:rsidR="006F4236" w:rsidRPr="001067F3" w:rsidRDefault="006F4236" w:rsidP="009F47C1">
            <w:pPr>
              <w:spacing w:after="0" w:line="240" w:lineRule="auto"/>
              <w:rPr>
                <w:rFonts w:cstheme="minorHAnsi"/>
                <w:b/>
                <w:bCs/>
                <w:sz w:val="16"/>
                <w:szCs w:val="16"/>
              </w:rPr>
            </w:pPr>
            <w:r w:rsidRPr="001067F3">
              <w:rPr>
                <w:rFonts w:cstheme="minorHAnsi"/>
                <w:b/>
                <w:bCs/>
                <w:sz w:val="16"/>
                <w:szCs w:val="16"/>
              </w:rPr>
              <w:t>Promotions</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E9D4625" w14:textId="3B9A8CCB" w:rsidR="006F4236" w:rsidRPr="001067F3" w:rsidRDefault="006F4236" w:rsidP="009F47C1">
            <w:pPr>
              <w:spacing w:after="0" w:line="240" w:lineRule="auto"/>
              <w:rPr>
                <w:rFonts w:cstheme="minorHAnsi"/>
                <w:sz w:val="16"/>
                <w:szCs w:val="16"/>
              </w:rPr>
            </w:pPr>
            <w:r w:rsidRPr="001067F3">
              <w:rPr>
                <w:rFonts w:cstheme="minorHAnsi"/>
                <w:sz w:val="16"/>
                <w:szCs w:val="16"/>
              </w:rPr>
              <w:t>Full data in scope for promotions</w:t>
            </w:r>
          </w:p>
        </w:tc>
      </w:tr>
      <w:tr w:rsidR="006F4236" w:rsidRPr="001067F3" w14:paraId="791A6E54"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19C6B1F0" w14:textId="3D88A34A" w:rsidR="006F4236" w:rsidRPr="001067F3" w:rsidRDefault="006F4236" w:rsidP="009F47C1">
            <w:pPr>
              <w:spacing w:after="0" w:line="240" w:lineRule="auto"/>
              <w:jc w:val="center"/>
              <w:rPr>
                <w:rFonts w:cstheme="minorHAnsi"/>
                <w:sz w:val="16"/>
                <w:szCs w:val="16"/>
              </w:rPr>
            </w:pPr>
            <w:r w:rsidRPr="001067F3">
              <w:rPr>
                <w:rFonts w:cstheme="minorHAnsi"/>
                <w:sz w:val="16"/>
                <w:szCs w:val="16"/>
              </w:rPr>
              <w:t>10</w:t>
            </w:r>
          </w:p>
        </w:tc>
        <w:tc>
          <w:tcPr>
            <w:tcW w:w="1674" w:type="dxa"/>
            <w:tcBorders>
              <w:top w:val="single" w:sz="4" w:space="0" w:color="CCCCCC"/>
              <w:left w:val="single" w:sz="4" w:space="0" w:color="CCCCCC"/>
              <w:bottom w:val="single" w:sz="4" w:space="0" w:color="CCCCCC"/>
              <w:right w:val="single" w:sz="4" w:space="0" w:color="CCCCCC"/>
            </w:tcBorders>
            <w:vAlign w:val="center"/>
          </w:tcPr>
          <w:p w14:paraId="12E3419C" w14:textId="393A6E72" w:rsidR="006F4236" w:rsidRPr="001067F3" w:rsidRDefault="0061631E" w:rsidP="009F47C1">
            <w:pPr>
              <w:spacing w:after="0" w:line="240" w:lineRule="auto"/>
              <w:rPr>
                <w:rFonts w:cstheme="minorHAnsi"/>
                <w:b/>
                <w:bCs/>
                <w:sz w:val="16"/>
                <w:szCs w:val="16"/>
              </w:rPr>
            </w:pPr>
            <w:r w:rsidRPr="001067F3">
              <w:rPr>
                <w:rFonts w:cstheme="minorHAnsi"/>
                <w:b/>
                <w:bCs/>
                <w:sz w:val="16"/>
                <w:szCs w:val="16"/>
              </w:rPr>
              <w:t>MSE — Sales &amp; eCommerce</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6A50E4A" w14:textId="3C187F95" w:rsidR="006F4236" w:rsidRPr="001067F3" w:rsidRDefault="006F4236" w:rsidP="009F47C1">
            <w:pPr>
              <w:spacing w:after="0" w:line="240" w:lineRule="auto"/>
              <w:rPr>
                <w:rFonts w:cstheme="minorHAnsi"/>
                <w:b/>
                <w:bCs/>
                <w:sz w:val="16"/>
                <w:szCs w:val="16"/>
              </w:rPr>
            </w:pPr>
            <w:r w:rsidRPr="001067F3">
              <w:rPr>
                <w:rFonts w:cstheme="minorHAnsi"/>
                <w:b/>
                <w:bCs/>
                <w:sz w:val="16"/>
                <w:szCs w:val="16"/>
              </w:rPr>
              <w:t>DSD Mexico</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5221F60" w14:textId="33CF151A" w:rsidR="006F4236" w:rsidRPr="001067F3" w:rsidRDefault="006F4236" w:rsidP="009F47C1">
            <w:pPr>
              <w:spacing w:after="0" w:line="240" w:lineRule="auto"/>
              <w:rPr>
                <w:rFonts w:cstheme="minorHAnsi"/>
                <w:sz w:val="16"/>
                <w:szCs w:val="16"/>
              </w:rPr>
            </w:pPr>
            <w:r w:rsidRPr="001067F3">
              <w:rPr>
                <w:rFonts w:cstheme="minorHAnsi"/>
                <w:sz w:val="16"/>
                <w:szCs w:val="16"/>
              </w:rPr>
              <w:t>Full Mexico DSD data in scope with DSD suggested replenishment</w:t>
            </w:r>
          </w:p>
        </w:tc>
      </w:tr>
      <w:tr w:rsidR="006F4236" w:rsidRPr="001067F3" w14:paraId="3E75A236"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8CAD16D" w14:textId="13E9C63F" w:rsidR="006F4236" w:rsidRPr="001067F3" w:rsidRDefault="006F4236" w:rsidP="009F47C1">
            <w:pPr>
              <w:spacing w:after="0" w:line="240" w:lineRule="auto"/>
              <w:jc w:val="center"/>
              <w:rPr>
                <w:rFonts w:cstheme="minorHAnsi"/>
                <w:sz w:val="16"/>
                <w:szCs w:val="16"/>
              </w:rPr>
            </w:pPr>
            <w:r w:rsidRPr="001067F3">
              <w:rPr>
                <w:rFonts w:cstheme="minorHAnsi"/>
                <w:sz w:val="16"/>
                <w:szCs w:val="16"/>
              </w:rPr>
              <w:t>11</w:t>
            </w:r>
          </w:p>
        </w:tc>
        <w:tc>
          <w:tcPr>
            <w:tcW w:w="1674" w:type="dxa"/>
            <w:tcBorders>
              <w:top w:val="single" w:sz="4" w:space="0" w:color="CCCCCC"/>
              <w:left w:val="single" w:sz="4" w:space="0" w:color="CCCCCC"/>
              <w:bottom w:val="single" w:sz="4" w:space="0" w:color="CCCCCC"/>
              <w:right w:val="single" w:sz="4" w:space="0" w:color="CCCCCC"/>
            </w:tcBorders>
            <w:vAlign w:val="center"/>
          </w:tcPr>
          <w:p w14:paraId="0DB0BA9A" w14:textId="358DA665" w:rsidR="006F4236" w:rsidRPr="001067F3" w:rsidRDefault="0061631E" w:rsidP="009F47C1">
            <w:pPr>
              <w:spacing w:after="0" w:line="240" w:lineRule="auto"/>
              <w:rPr>
                <w:rFonts w:cstheme="minorHAnsi"/>
                <w:b/>
                <w:bCs/>
                <w:sz w:val="16"/>
                <w:szCs w:val="16"/>
              </w:rPr>
            </w:pPr>
            <w:r w:rsidRPr="001067F3">
              <w:rPr>
                <w:rFonts w:cstheme="minorHAnsi"/>
                <w:b/>
                <w:bCs/>
                <w:sz w:val="16"/>
                <w:szCs w:val="16"/>
              </w:rPr>
              <w:t>MSE — Sales &amp; eCommerce</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17D12D4C" w14:textId="00B24A3D" w:rsidR="006F4236" w:rsidRPr="001067F3" w:rsidRDefault="006F4236" w:rsidP="009F47C1">
            <w:pPr>
              <w:spacing w:after="0" w:line="240" w:lineRule="auto"/>
              <w:rPr>
                <w:rFonts w:cstheme="minorHAnsi"/>
                <w:b/>
                <w:bCs/>
                <w:sz w:val="16"/>
                <w:szCs w:val="16"/>
              </w:rPr>
            </w:pPr>
            <w:r w:rsidRPr="001067F3">
              <w:rPr>
                <w:rFonts w:cstheme="minorHAnsi"/>
                <w:b/>
                <w:bCs/>
                <w:sz w:val="16"/>
                <w:szCs w:val="16"/>
              </w:rPr>
              <w:t>Brazil VR / PVC / One Click / Lenses / Easter</w:t>
            </w:r>
            <w:r w:rsidR="00821264">
              <w:rPr>
                <w:rFonts w:cstheme="minorHAnsi"/>
                <w:b/>
                <w:bCs/>
                <w:sz w:val="16"/>
                <w:szCs w:val="16"/>
              </w:rPr>
              <w:t xml:space="preserve"> / BR Lighthouse </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EC38943" w14:textId="1CEA7E43" w:rsidR="006F4236" w:rsidRPr="001067F3" w:rsidRDefault="006F4236" w:rsidP="009F47C1">
            <w:pPr>
              <w:spacing w:after="0" w:line="240" w:lineRule="auto"/>
              <w:rPr>
                <w:rFonts w:cstheme="minorHAnsi"/>
                <w:sz w:val="16"/>
                <w:szCs w:val="16"/>
              </w:rPr>
            </w:pPr>
            <w:r w:rsidRPr="001067F3">
              <w:rPr>
                <w:rFonts w:cstheme="minorHAnsi"/>
                <w:sz w:val="16"/>
                <w:szCs w:val="16"/>
              </w:rPr>
              <w:t>Assess, improve and build Brazil-specific analytical products (VR = Variable Remuneration, PVC = Price Value Chain, Lenses Daily Sales and Easter</w:t>
            </w:r>
          </w:p>
        </w:tc>
      </w:tr>
      <w:tr w:rsidR="006F4236" w:rsidRPr="001067F3" w14:paraId="3EFD1E4D"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17D22F5" w14:textId="60E9B3B0" w:rsidR="006F4236" w:rsidRPr="001067F3" w:rsidRDefault="006F4236" w:rsidP="009F47C1">
            <w:pPr>
              <w:spacing w:after="0" w:line="240" w:lineRule="auto"/>
              <w:jc w:val="center"/>
              <w:rPr>
                <w:rFonts w:cstheme="minorHAnsi"/>
                <w:sz w:val="16"/>
                <w:szCs w:val="16"/>
              </w:rPr>
            </w:pPr>
            <w:r w:rsidRPr="001067F3">
              <w:rPr>
                <w:rFonts w:cstheme="minorHAnsi"/>
                <w:sz w:val="16"/>
                <w:szCs w:val="16"/>
              </w:rPr>
              <w:t>12</w:t>
            </w:r>
          </w:p>
        </w:tc>
        <w:tc>
          <w:tcPr>
            <w:tcW w:w="1674" w:type="dxa"/>
            <w:tcBorders>
              <w:top w:val="single" w:sz="4" w:space="0" w:color="CCCCCC"/>
              <w:left w:val="single" w:sz="4" w:space="0" w:color="CCCCCC"/>
              <w:bottom w:val="single" w:sz="4" w:space="0" w:color="CCCCCC"/>
              <w:right w:val="single" w:sz="4" w:space="0" w:color="CCCCCC"/>
            </w:tcBorders>
            <w:vAlign w:val="center"/>
          </w:tcPr>
          <w:p w14:paraId="4DC6C335" w14:textId="58364DF2" w:rsidR="006F4236" w:rsidRPr="001067F3" w:rsidRDefault="0061631E" w:rsidP="009F47C1">
            <w:pPr>
              <w:spacing w:after="0" w:line="240" w:lineRule="auto"/>
              <w:rPr>
                <w:rFonts w:cstheme="minorHAnsi"/>
                <w:b/>
                <w:bCs/>
                <w:sz w:val="16"/>
                <w:szCs w:val="16"/>
              </w:rPr>
            </w:pPr>
            <w:r w:rsidRPr="001067F3">
              <w:rPr>
                <w:rFonts w:cstheme="minorHAnsi"/>
                <w:b/>
                <w:bCs/>
                <w:sz w:val="16"/>
                <w:szCs w:val="16"/>
              </w:rPr>
              <w:t>Cross-Stream (Platform)</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8B31819" w14:textId="285130B8" w:rsidR="006F4236" w:rsidRPr="001067F3" w:rsidRDefault="006F4236" w:rsidP="009F47C1">
            <w:pPr>
              <w:spacing w:after="0" w:line="240" w:lineRule="auto"/>
              <w:rPr>
                <w:rFonts w:cstheme="minorHAnsi"/>
                <w:b/>
                <w:bCs/>
                <w:sz w:val="16"/>
                <w:szCs w:val="16"/>
              </w:rPr>
            </w:pPr>
            <w:r w:rsidRPr="001067F3">
              <w:rPr>
                <w:rFonts w:cstheme="minorHAnsi"/>
                <w:b/>
                <w:bCs/>
                <w:sz w:val="16"/>
                <w:szCs w:val="16"/>
              </w:rPr>
              <w:t>Cross functional datasets</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9B0641A" w14:textId="6ABD21EF" w:rsidR="006F4236" w:rsidRPr="001067F3" w:rsidRDefault="006F4236" w:rsidP="009F47C1">
            <w:pPr>
              <w:spacing w:after="0" w:line="240" w:lineRule="auto"/>
              <w:rPr>
                <w:rFonts w:cstheme="minorHAnsi"/>
                <w:sz w:val="16"/>
                <w:szCs w:val="16"/>
              </w:rPr>
            </w:pPr>
            <w:r w:rsidRPr="001067F3">
              <w:rPr>
                <w:rFonts w:cstheme="minorHAnsi"/>
                <w:sz w:val="16"/>
                <w:szCs w:val="16"/>
              </w:rPr>
              <w:t>Integrated views with configurable matching rules per market across all datasets</w:t>
            </w:r>
          </w:p>
        </w:tc>
      </w:tr>
      <w:tr w:rsidR="006F4236" w:rsidRPr="001067F3" w14:paraId="7C186FA0"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1335FE2" w14:textId="3FD7750D" w:rsidR="006F4236" w:rsidRPr="001067F3" w:rsidRDefault="006F4236" w:rsidP="009F47C1">
            <w:pPr>
              <w:spacing w:after="0" w:line="240" w:lineRule="auto"/>
              <w:jc w:val="center"/>
              <w:rPr>
                <w:rFonts w:cstheme="minorHAnsi"/>
                <w:sz w:val="16"/>
                <w:szCs w:val="16"/>
              </w:rPr>
            </w:pPr>
            <w:r w:rsidRPr="001067F3">
              <w:rPr>
                <w:rFonts w:cstheme="minorHAnsi"/>
                <w:sz w:val="16"/>
                <w:szCs w:val="16"/>
              </w:rPr>
              <w:t>13</w:t>
            </w:r>
          </w:p>
        </w:tc>
        <w:tc>
          <w:tcPr>
            <w:tcW w:w="1674" w:type="dxa"/>
            <w:tcBorders>
              <w:top w:val="single" w:sz="4" w:space="0" w:color="CCCCCC"/>
              <w:left w:val="single" w:sz="4" w:space="0" w:color="CCCCCC"/>
              <w:bottom w:val="single" w:sz="4" w:space="0" w:color="CCCCCC"/>
              <w:right w:val="single" w:sz="4" w:space="0" w:color="CCCCCC"/>
            </w:tcBorders>
            <w:vAlign w:val="center"/>
          </w:tcPr>
          <w:p w14:paraId="2A3AD91D" w14:textId="1CBB0198" w:rsidR="006F4236" w:rsidRPr="001067F3" w:rsidRDefault="0061631E" w:rsidP="009F47C1">
            <w:pPr>
              <w:spacing w:after="0" w:line="240" w:lineRule="auto"/>
              <w:rPr>
                <w:rFonts w:cstheme="minorHAnsi"/>
                <w:b/>
                <w:bCs/>
                <w:sz w:val="16"/>
                <w:szCs w:val="16"/>
              </w:rPr>
            </w:pPr>
            <w:r w:rsidRPr="001067F3">
              <w:rPr>
                <w:rFonts w:cstheme="minorHAnsi"/>
                <w:b/>
                <w:bCs/>
                <w:sz w:val="16"/>
                <w:szCs w:val="16"/>
              </w:rPr>
              <w:t>Cross-Stream (Platform)</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AF23EB1" w14:textId="6E5ABE13" w:rsidR="006F4236" w:rsidRPr="001067F3" w:rsidRDefault="006F4236" w:rsidP="009F47C1">
            <w:pPr>
              <w:spacing w:after="0" w:line="240" w:lineRule="auto"/>
              <w:rPr>
                <w:rFonts w:cstheme="minorHAnsi"/>
                <w:b/>
                <w:bCs/>
                <w:sz w:val="16"/>
                <w:szCs w:val="16"/>
              </w:rPr>
            </w:pPr>
            <w:r w:rsidRPr="001067F3">
              <w:rPr>
                <w:rFonts w:cstheme="minorHAnsi"/>
                <w:b/>
                <w:bCs/>
                <w:sz w:val="16"/>
                <w:szCs w:val="16"/>
              </w:rPr>
              <w:t>Historical data loads</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A5BBAC3" w14:textId="37998B6B" w:rsidR="006F4236" w:rsidRPr="001067F3" w:rsidRDefault="006F4236" w:rsidP="009F47C1">
            <w:pPr>
              <w:spacing w:after="0" w:line="240" w:lineRule="auto"/>
              <w:rPr>
                <w:rFonts w:cstheme="minorHAnsi"/>
                <w:sz w:val="16"/>
                <w:szCs w:val="16"/>
              </w:rPr>
            </w:pPr>
            <w:r w:rsidRPr="001067F3">
              <w:rPr>
                <w:rFonts w:cstheme="minorHAnsi"/>
                <w:sz w:val="16"/>
                <w:szCs w:val="16"/>
              </w:rPr>
              <w:t>Historical data from other databases based on the business processes in scope</w:t>
            </w:r>
          </w:p>
        </w:tc>
      </w:tr>
    </w:tbl>
    <w:p w14:paraId="637F2FF1" w14:textId="0F25AD1B" w:rsidR="00A41D4D" w:rsidRPr="001067F3" w:rsidRDefault="00EE1F7F" w:rsidP="009F47C1">
      <w:pPr>
        <w:spacing w:after="0" w:line="240" w:lineRule="auto"/>
        <w:rPr>
          <w:rFonts w:cstheme="minorHAnsi"/>
          <w:sz w:val="20"/>
          <w:szCs w:val="20"/>
        </w:rPr>
      </w:pPr>
      <w:r w:rsidRPr="001067F3">
        <w:rPr>
          <w:rFonts w:cstheme="minorHAnsi"/>
          <w:sz w:val="20"/>
          <w:szCs w:val="20"/>
        </w:rPr>
        <w:tab/>
      </w:r>
    </w:p>
    <w:p w14:paraId="0A356CEE" w14:textId="77777777" w:rsidR="00B47938" w:rsidRPr="001067F3" w:rsidRDefault="00B47938" w:rsidP="715FDFFF">
      <w:pPr>
        <w:spacing w:after="0" w:line="240" w:lineRule="auto"/>
        <w:rPr>
          <w:sz w:val="20"/>
          <w:szCs w:val="20"/>
        </w:rPr>
      </w:pPr>
    </w:p>
    <w:p w14:paraId="7B6C4685" w14:textId="0DD3B7C9" w:rsidR="715FDFFF" w:rsidRDefault="715FDFFF" w:rsidP="715FDFFF">
      <w:pPr>
        <w:spacing w:after="0" w:line="240" w:lineRule="auto"/>
        <w:rPr>
          <w:sz w:val="20"/>
          <w:szCs w:val="20"/>
        </w:rPr>
      </w:pPr>
    </w:p>
    <w:p w14:paraId="1ED02BC5" w14:textId="0B752FE9" w:rsidR="001A7793" w:rsidRDefault="001A7793" w:rsidP="5CC78A30">
      <w:pPr>
        <w:rPr>
          <w:b/>
          <w:bCs/>
          <w:sz w:val="20"/>
          <w:szCs w:val="20"/>
        </w:rPr>
      </w:pPr>
      <w:r w:rsidRPr="5CC78A30">
        <w:rPr>
          <w:b/>
          <w:bCs/>
          <w:sz w:val="20"/>
          <w:szCs w:val="20"/>
        </w:rPr>
        <w:br w:type="page"/>
      </w:r>
    </w:p>
    <w:p w14:paraId="659F4225" w14:textId="77777777" w:rsidR="00C751C5" w:rsidRDefault="33F5A6EB" w:rsidP="5CC78A30">
      <w:pPr>
        <w:spacing w:after="0" w:line="240" w:lineRule="auto"/>
        <w:ind w:left="360"/>
        <w:rPr>
          <w:ins w:id="48" w:author="Tim Kemp" w:date="2026-10-23T14:37:00Z" w16du:dateUtc="2026-10-23T18:37:00Z"/>
          <w:rFonts w:eastAsiaTheme="majorEastAsia"/>
          <w:b/>
          <w:bCs/>
          <w:sz w:val="20"/>
          <w:szCs w:val="20"/>
        </w:rPr>
      </w:pPr>
      <w:r w:rsidRPr="5CC78A30">
        <w:rPr>
          <w:rFonts w:eastAsiaTheme="majorEastAsia"/>
          <w:b/>
          <w:bCs/>
          <w:sz w:val="20"/>
          <w:szCs w:val="20"/>
        </w:rPr>
        <w:t xml:space="preserve">4.1.1 Scope </w:t>
      </w:r>
      <w:commentRangeStart w:id="49"/>
      <w:r w:rsidRPr="5CC78A30">
        <w:rPr>
          <w:rFonts w:eastAsiaTheme="majorEastAsia"/>
          <w:b/>
          <w:bCs/>
          <w:sz w:val="20"/>
          <w:szCs w:val="20"/>
        </w:rPr>
        <w:t xml:space="preserve">assumptions </w:t>
      </w:r>
      <w:commentRangeEnd w:id="49"/>
      <w:r w:rsidR="00E66C36" w:rsidRPr="5CC78A30">
        <w:rPr>
          <w:rStyle w:val="CommentReference"/>
          <w:rFonts w:eastAsiaTheme="majorEastAsia"/>
          <w:b/>
          <w:bCs/>
          <w:sz w:val="20"/>
          <w:szCs w:val="20"/>
        </w:rPr>
        <w:commentReference w:id="49"/>
      </w:r>
      <w:r w:rsidRPr="5CC78A30">
        <w:rPr>
          <w:rFonts w:eastAsiaTheme="majorEastAsia"/>
          <w:b/>
          <w:bCs/>
          <w:sz w:val="20"/>
          <w:szCs w:val="20"/>
        </w:rPr>
        <w:t>and constraints:</w:t>
      </w:r>
    </w:p>
    <w:p w14:paraId="142F7867" w14:textId="62506812" w:rsidR="4B3FC081" w:rsidRDefault="00C751C5" w:rsidP="5CC78A30">
      <w:pPr>
        <w:spacing w:after="0" w:line="240" w:lineRule="auto"/>
        <w:ind w:left="360"/>
        <w:rPr>
          <w:rFonts w:eastAsiaTheme="majorEastAsia"/>
          <w:b/>
          <w:bCs/>
          <w:sz w:val="20"/>
          <w:szCs w:val="20"/>
        </w:rPr>
      </w:pPr>
      <w:ins w:id="50" w:author="Tim Kemp" w:date="2026-10-23T14:37:00Z" w16du:dateUtc="2026-10-23T18:37:00Z">
        <w:r>
          <w:rPr>
            <w:rFonts w:eastAsiaTheme="majorEastAsia"/>
            <w:sz w:val="20"/>
            <w:szCs w:val="20"/>
          </w:rPr>
          <w:t xml:space="preserve">Lingaro’s delivery of the Deliverables in this SOW is contingent on the </w:t>
        </w:r>
      </w:ins>
      <w:ins w:id="51" w:author="Tim Kemp" w:date="2026-10-23T14:38:00Z" w16du:dateUtc="2026-10-23T18:38:00Z">
        <w:r>
          <w:rPr>
            <w:rFonts w:eastAsiaTheme="majorEastAsia"/>
            <w:sz w:val="20"/>
            <w:szCs w:val="20"/>
          </w:rPr>
          <w:t xml:space="preserve">following assumptions and dependencies. Failure to meet these dependencies </w:t>
        </w:r>
        <w:r w:rsidR="00B639C4">
          <w:rPr>
            <w:rFonts w:eastAsiaTheme="majorEastAsia"/>
            <w:sz w:val="20"/>
            <w:szCs w:val="20"/>
          </w:rPr>
          <w:t xml:space="preserve">or changes in these assumptions </w:t>
        </w:r>
        <w:r>
          <w:rPr>
            <w:rFonts w:eastAsiaTheme="majorEastAsia"/>
            <w:sz w:val="20"/>
            <w:szCs w:val="20"/>
          </w:rPr>
          <w:t>may result in adjustments to timeline, to scope, or to cost. The parties will mutually agree a reasonable resolution to unmet dependencies and change</w:t>
        </w:r>
      </w:ins>
      <w:ins w:id="52" w:author="Tim Kemp" w:date="2026-10-23T14:39:00Z" w16du:dateUtc="2026-10-23T18:39:00Z">
        <w:r w:rsidR="00B639C4">
          <w:rPr>
            <w:rFonts w:eastAsiaTheme="majorEastAsia"/>
            <w:sz w:val="20"/>
            <w:szCs w:val="20"/>
          </w:rPr>
          <w:t>d</w:t>
        </w:r>
      </w:ins>
      <w:ins w:id="53" w:author="Tim Kemp" w:date="2026-10-23T14:38:00Z" w16du:dateUtc="2026-10-23T18:38:00Z">
        <w:r>
          <w:rPr>
            <w:rFonts w:eastAsiaTheme="majorEastAsia"/>
            <w:sz w:val="20"/>
            <w:szCs w:val="20"/>
          </w:rPr>
          <w:t xml:space="preserve"> assumptions</w:t>
        </w:r>
      </w:ins>
      <w:ins w:id="54" w:author="Tim Kemp" w:date="2026-10-23T16:27:00Z" w16du:dateUtc="2026-10-23T20:27:00Z">
        <w:r w:rsidR="00201180">
          <w:rPr>
            <w:rFonts w:eastAsiaTheme="majorEastAsia"/>
            <w:sz w:val="20"/>
            <w:szCs w:val="20"/>
          </w:rPr>
          <w:t xml:space="preserve">. In every case </w:t>
        </w:r>
      </w:ins>
      <w:ins w:id="55" w:author="Tim Kemp" w:date="2026-10-23T16:28:00Z" w16du:dateUtc="2026-10-23T20:28:00Z">
        <w:r w:rsidR="000E0FE4">
          <w:rPr>
            <w:rFonts w:eastAsiaTheme="majorEastAsia"/>
            <w:sz w:val="20"/>
            <w:szCs w:val="20"/>
          </w:rPr>
          <w:t xml:space="preserve">the parties will </w:t>
        </w:r>
      </w:ins>
      <w:ins w:id="56" w:author="Tim Kemp" w:date="2026-10-23T16:27:00Z" w16du:dateUtc="2026-10-23T20:27:00Z">
        <w:r w:rsidR="00201180">
          <w:rPr>
            <w:rFonts w:eastAsiaTheme="majorEastAsia"/>
            <w:sz w:val="20"/>
            <w:szCs w:val="20"/>
          </w:rPr>
          <w:t>favor an adjustment to scope or timeline</w:t>
        </w:r>
      </w:ins>
      <w:ins w:id="57" w:author="Tim Kemp" w:date="2026-10-23T16:28:00Z" w16du:dateUtc="2026-10-23T20:28:00Z">
        <w:r w:rsidR="000E0FE4">
          <w:rPr>
            <w:rFonts w:eastAsiaTheme="majorEastAsia"/>
            <w:sz w:val="20"/>
            <w:szCs w:val="20"/>
          </w:rPr>
          <w:t>,</w:t>
        </w:r>
      </w:ins>
      <w:ins w:id="58" w:author="Tim Kemp" w:date="2026-10-23T16:27:00Z" w16du:dateUtc="2026-10-23T20:27:00Z">
        <w:r w:rsidR="00201180">
          <w:rPr>
            <w:rFonts w:eastAsiaTheme="majorEastAsia"/>
            <w:sz w:val="20"/>
            <w:szCs w:val="20"/>
          </w:rPr>
          <w:t xml:space="preserve"> leaving a </w:t>
        </w:r>
      </w:ins>
      <w:ins w:id="59" w:author="Tim Kemp" w:date="2026-10-23T16:28:00Z" w16du:dateUtc="2026-10-23T20:28:00Z">
        <w:r w:rsidR="000E0FE4">
          <w:rPr>
            <w:rFonts w:eastAsiaTheme="majorEastAsia"/>
            <w:sz w:val="20"/>
            <w:szCs w:val="20"/>
          </w:rPr>
          <w:t xml:space="preserve">funded </w:t>
        </w:r>
      </w:ins>
      <w:ins w:id="60" w:author="Tim Kemp" w:date="2026-10-23T16:27:00Z" w16du:dateUtc="2026-10-23T20:27:00Z">
        <w:r w:rsidR="00201180">
          <w:rPr>
            <w:rFonts w:eastAsiaTheme="majorEastAsia"/>
            <w:sz w:val="20"/>
            <w:szCs w:val="20"/>
          </w:rPr>
          <w:t>Change Request as a last resort</w:t>
        </w:r>
      </w:ins>
      <w:ins w:id="61" w:author="Tim Kemp" w:date="2026-10-23T14:38:00Z" w16du:dateUtc="2026-10-23T18:38:00Z">
        <w:r w:rsidR="00B639C4">
          <w:rPr>
            <w:rFonts w:eastAsiaTheme="majorEastAsia"/>
            <w:sz w:val="20"/>
            <w:szCs w:val="20"/>
          </w:rPr>
          <w:t>.</w:t>
        </w:r>
      </w:ins>
      <w:r w:rsidR="4B3FC081">
        <w:br/>
      </w:r>
    </w:p>
    <w:tbl>
      <w:tblPr>
        <w:tblW w:w="0" w:type="auto"/>
        <w:tblInd w:w="345" w:type="dxa"/>
        <w:tblLook w:val="04A0" w:firstRow="1" w:lastRow="0" w:firstColumn="1" w:lastColumn="0" w:noHBand="0" w:noVBand="1"/>
      </w:tblPr>
      <w:tblGrid>
        <w:gridCol w:w="885"/>
        <w:gridCol w:w="1575"/>
        <w:gridCol w:w="2340"/>
        <w:gridCol w:w="3375"/>
        <w:gridCol w:w="1935"/>
      </w:tblGrid>
      <w:tr w:rsidR="5CC78A30" w14:paraId="798A72E1" w14:textId="77777777" w:rsidTr="189E26FC">
        <w:trPr>
          <w:trHeight w:val="300"/>
        </w:trPr>
        <w:tc>
          <w:tcPr>
            <w:tcW w:w="885" w:type="dxa"/>
            <w:tcBorders>
              <w:top w:val="single" w:sz="8" w:space="0" w:color="CCCCCC"/>
              <w:left w:val="single" w:sz="8" w:space="0" w:color="CCCCCC"/>
              <w:bottom w:val="single" w:sz="8" w:space="0" w:color="CCCCCC"/>
              <w:right w:val="single" w:sz="8" w:space="0" w:color="CCCCCC"/>
            </w:tcBorders>
            <w:shd w:val="clear" w:color="auto" w:fill="4F2170"/>
            <w:tcMar>
              <w:top w:w="60" w:type="dxa"/>
              <w:left w:w="120" w:type="dxa"/>
              <w:bottom w:w="60" w:type="dxa"/>
              <w:right w:w="120" w:type="dxa"/>
            </w:tcMar>
            <w:vAlign w:val="center"/>
          </w:tcPr>
          <w:p w14:paraId="4F8F3D98" w14:textId="76E3EDC1" w:rsidR="5CC78A30" w:rsidRDefault="5CC78A30" w:rsidP="5CC78A30">
            <w:pPr>
              <w:spacing w:after="0"/>
            </w:pPr>
            <w:r w:rsidRPr="5CC78A30">
              <w:rPr>
                <w:rFonts w:ascii="Calibri" w:eastAsia="Calibri" w:hAnsi="Calibri" w:cs="Calibri"/>
                <w:b/>
                <w:bCs/>
                <w:color w:val="FFFFFF" w:themeColor="background1"/>
                <w:sz w:val="16"/>
                <w:szCs w:val="16"/>
              </w:rPr>
              <w:t>#</w:t>
            </w:r>
          </w:p>
        </w:tc>
        <w:tc>
          <w:tcPr>
            <w:tcW w:w="1575" w:type="dxa"/>
            <w:tcBorders>
              <w:top w:val="single" w:sz="8" w:space="0" w:color="CCCCCC"/>
              <w:left w:val="single" w:sz="8" w:space="0" w:color="CCCCCC"/>
              <w:bottom w:val="single" w:sz="8" w:space="0" w:color="CCCCCC"/>
              <w:right w:val="single" w:sz="8" w:space="0" w:color="CCCCCC"/>
            </w:tcBorders>
            <w:shd w:val="clear" w:color="auto" w:fill="4F2170"/>
            <w:tcMar>
              <w:left w:w="108" w:type="dxa"/>
              <w:right w:w="108" w:type="dxa"/>
            </w:tcMar>
            <w:vAlign w:val="center"/>
          </w:tcPr>
          <w:p w14:paraId="6E8D2844" w14:textId="4F97BF91" w:rsidR="5CC78A30" w:rsidRDefault="5CC78A30" w:rsidP="5CC78A30">
            <w:pPr>
              <w:spacing w:after="0"/>
            </w:pPr>
            <w:r w:rsidRPr="5CC78A30">
              <w:rPr>
                <w:rFonts w:ascii="Calibri" w:eastAsia="Calibri" w:hAnsi="Calibri" w:cs="Calibri"/>
                <w:b/>
                <w:bCs/>
                <w:color w:val="FFFFFF" w:themeColor="background1"/>
                <w:sz w:val="16"/>
                <w:szCs w:val="16"/>
              </w:rPr>
              <w:t>Product Stream</w:t>
            </w:r>
          </w:p>
        </w:tc>
        <w:tc>
          <w:tcPr>
            <w:tcW w:w="2340" w:type="dxa"/>
            <w:tcBorders>
              <w:top w:val="single" w:sz="8" w:space="0" w:color="CCCCCC"/>
              <w:left w:val="single" w:sz="8" w:space="0" w:color="CCCCCC"/>
              <w:bottom w:val="single" w:sz="8" w:space="0" w:color="CCCCCC"/>
              <w:right w:val="single" w:sz="8" w:space="0" w:color="CCCCCC"/>
            </w:tcBorders>
            <w:shd w:val="clear" w:color="auto" w:fill="4F2170"/>
            <w:tcMar>
              <w:top w:w="60" w:type="dxa"/>
              <w:left w:w="120" w:type="dxa"/>
              <w:bottom w:w="60" w:type="dxa"/>
              <w:right w:w="120" w:type="dxa"/>
            </w:tcMar>
            <w:vAlign w:val="center"/>
          </w:tcPr>
          <w:p w14:paraId="72A0615E" w14:textId="79AC89E2" w:rsidR="5CC78A30" w:rsidRDefault="5CC78A30" w:rsidP="5CC78A30">
            <w:pPr>
              <w:spacing w:after="0"/>
            </w:pPr>
            <w:r w:rsidRPr="5CC78A30">
              <w:rPr>
                <w:rFonts w:ascii="Calibri" w:eastAsia="Calibri" w:hAnsi="Calibri" w:cs="Calibri"/>
                <w:b/>
                <w:bCs/>
                <w:color w:val="FFFFFF" w:themeColor="background1"/>
                <w:sz w:val="16"/>
                <w:szCs w:val="16"/>
              </w:rPr>
              <w:t>Business process / Topics</w:t>
            </w:r>
          </w:p>
        </w:tc>
        <w:tc>
          <w:tcPr>
            <w:tcW w:w="3375" w:type="dxa"/>
            <w:tcBorders>
              <w:top w:val="single" w:sz="8" w:space="0" w:color="CCCCCC"/>
              <w:left w:val="single" w:sz="8" w:space="0" w:color="CCCCCC"/>
              <w:bottom w:val="single" w:sz="8" w:space="0" w:color="CCCCCC"/>
              <w:right w:val="single" w:sz="8" w:space="0" w:color="CCCCCC"/>
            </w:tcBorders>
            <w:shd w:val="clear" w:color="auto" w:fill="4F2170"/>
            <w:tcMar>
              <w:top w:w="60" w:type="dxa"/>
              <w:left w:w="120" w:type="dxa"/>
              <w:bottom w:w="60" w:type="dxa"/>
              <w:right w:w="120" w:type="dxa"/>
            </w:tcMar>
            <w:vAlign w:val="center"/>
          </w:tcPr>
          <w:p w14:paraId="09626D1C" w14:textId="7D218917" w:rsidR="5CC78A30" w:rsidRDefault="5CC78A30" w:rsidP="5CC78A30">
            <w:pPr>
              <w:spacing w:after="0"/>
            </w:pPr>
            <w:r w:rsidRPr="5CC78A30">
              <w:rPr>
                <w:rFonts w:ascii="Calibri" w:eastAsia="Calibri" w:hAnsi="Calibri" w:cs="Calibri"/>
                <w:b/>
                <w:bCs/>
                <w:color w:val="FFFFFF" w:themeColor="background1"/>
                <w:sz w:val="16"/>
                <w:szCs w:val="16"/>
              </w:rPr>
              <w:t>Dependency (</w:t>
            </w:r>
            <w:del w:id="62" w:author="Tim Kemp" w:date="2026-10-23T14:32:00Z" w16du:dateUtc="2026-10-23T18:32:00Z">
              <w:r w:rsidRPr="5CC78A30" w:rsidDel="000A2CFD">
                <w:rPr>
                  <w:rFonts w:ascii="Calibri" w:eastAsia="Calibri" w:hAnsi="Calibri" w:cs="Calibri"/>
                  <w:b/>
                  <w:bCs/>
                  <w:color w:val="FFFFFF" w:themeColor="background1"/>
                  <w:sz w:val="16"/>
                  <w:szCs w:val="16"/>
                </w:rPr>
                <w:delText xml:space="preserve">on </w:delText>
              </w:r>
            </w:del>
            <w:ins w:id="63" w:author="Tim Kemp" w:date="2026-10-23T14:32:00Z" w16du:dateUtc="2026-10-23T18:32:00Z">
              <w:r w:rsidR="000A2CFD">
                <w:rPr>
                  <w:rFonts w:ascii="Calibri" w:eastAsia="Calibri" w:hAnsi="Calibri" w:cs="Calibri"/>
                  <w:b/>
                  <w:bCs/>
                  <w:color w:val="FFFFFF" w:themeColor="background1"/>
                  <w:sz w:val="16"/>
                  <w:szCs w:val="16"/>
                </w:rPr>
                <w:t>to be satisfied by</w:t>
              </w:r>
              <w:r w:rsidR="000A2CFD" w:rsidRPr="5CC78A30">
                <w:rPr>
                  <w:rFonts w:ascii="Calibri" w:eastAsia="Calibri" w:hAnsi="Calibri" w:cs="Calibri"/>
                  <w:b/>
                  <w:bCs/>
                  <w:color w:val="FFFFFF" w:themeColor="background1"/>
                  <w:sz w:val="16"/>
                  <w:szCs w:val="16"/>
                </w:rPr>
                <w:t xml:space="preserve"> </w:t>
              </w:r>
            </w:ins>
            <w:r w:rsidRPr="5CC78A30">
              <w:rPr>
                <w:rFonts w:ascii="Calibri" w:eastAsia="Calibri" w:hAnsi="Calibri" w:cs="Calibri"/>
                <w:b/>
                <w:bCs/>
                <w:color w:val="FFFFFF" w:themeColor="background1"/>
                <w:sz w:val="16"/>
                <w:szCs w:val="16"/>
              </w:rPr>
              <w:t>Buyer)</w:t>
            </w:r>
          </w:p>
        </w:tc>
        <w:tc>
          <w:tcPr>
            <w:tcW w:w="1935" w:type="dxa"/>
            <w:tcBorders>
              <w:top w:val="single" w:sz="8" w:space="0" w:color="CCCCCC"/>
              <w:left w:val="single" w:sz="8" w:space="0" w:color="CCCCCC"/>
              <w:bottom w:val="single" w:sz="8" w:space="0" w:color="CCCCCC"/>
              <w:right w:val="single" w:sz="8" w:space="0" w:color="CCCCCC"/>
            </w:tcBorders>
            <w:shd w:val="clear" w:color="auto" w:fill="4F2170"/>
            <w:tcMar>
              <w:top w:w="60" w:type="dxa"/>
              <w:left w:w="120" w:type="dxa"/>
              <w:bottom w:w="60" w:type="dxa"/>
              <w:right w:w="120" w:type="dxa"/>
            </w:tcMar>
            <w:vAlign w:val="center"/>
          </w:tcPr>
          <w:p w14:paraId="0D623CB3" w14:textId="798B02D0" w:rsidR="5CC78A30" w:rsidRDefault="5CC78A30" w:rsidP="5CC78A30">
            <w:r w:rsidRPr="5CC78A30">
              <w:rPr>
                <w:rFonts w:ascii="Calibri" w:eastAsia="Calibri" w:hAnsi="Calibri" w:cs="Calibri"/>
                <w:b/>
                <w:bCs/>
                <w:color w:val="FFFFFF" w:themeColor="background1"/>
                <w:sz w:val="16"/>
                <w:szCs w:val="16"/>
              </w:rPr>
              <w:t>Time constraint</w:t>
            </w:r>
          </w:p>
        </w:tc>
      </w:tr>
      <w:tr w:rsidR="5CC78A30" w14:paraId="06D6D557" w14:textId="77777777" w:rsidTr="189E26FC">
        <w:trPr>
          <w:trHeight w:val="300"/>
        </w:trPr>
        <w:tc>
          <w:tcPr>
            <w:tcW w:w="88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3085F24" w14:textId="0E9A605E" w:rsidR="5CC78A30" w:rsidRDefault="5CC78A30" w:rsidP="5CC78A30">
            <w:pPr>
              <w:spacing w:after="0"/>
              <w:jc w:val="center"/>
            </w:pPr>
            <w:r w:rsidRPr="5CC78A30">
              <w:rPr>
                <w:rFonts w:ascii="Calibri" w:eastAsia="Calibri" w:hAnsi="Calibri" w:cs="Calibri"/>
                <w:color w:val="000000" w:themeColor="text1"/>
                <w:sz w:val="16"/>
                <w:szCs w:val="16"/>
              </w:rPr>
              <w:t>1</w:t>
            </w:r>
          </w:p>
        </w:tc>
        <w:tc>
          <w:tcPr>
            <w:tcW w:w="1575"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05D7F173" w14:textId="0096F312" w:rsidR="5CC78A30" w:rsidRDefault="5CC78A30" w:rsidP="5CC78A30">
            <w:pPr>
              <w:spacing w:after="0"/>
            </w:pPr>
            <w:r w:rsidRPr="5CC78A30">
              <w:rPr>
                <w:rFonts w:ascii="Calibri" w:eastAsia="Calibri" w:hAnsi="Calibri" w:cs="Calibri"/>
                <w:b/>
                <w:bCs/>
                <w:color w:val="000000" w:themeColor="text1"/>
                <w:sz w:val="16"/>
                <w:szCs w:val="16"/>
              </w:rPr>
              <w:t>Supply Chain (ISC)</w:t>
            </w:r>
          </w:p>
        </w:tc>
        <w:tc>
          <w:tcPr>
            <w:tcW w:w="234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7E7A98E8" w14:textId="49446EA7" w:rsidR="5CC78A30" w:rsidRDefault="5CC78A30" w:rsidP="5CC78A30">
            <w:pPr>
              <w:spacing w:after="0"/>
            </w:pPr>
            <w:r w:rsidRPr="5CC78A30">
              <w:rPr>
                <w:rFonts w:ascii="Calibri" w:eastAsia="Calibri" w:hAnsi="Calibri" w:cs="Calibri"/>
                <w:b/>
                <w:bCs/>
                <w:color w:val="000000" w:themeColor="text1"/>
                <w:sz w:val="16"/>
                <w:szCs w:val="16"/>
              </w:rPr>
              <w:t>OTC — Order-to-Cash</w:t>
            </w:r>
          </w:p>
        </w:tc>
        <w:tc>
          <w:tcPr>
            <w:tcW w:w="337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5E2E334" w14:textId="61B215AA" w:rsidR="5CC78A30" w:rsidRDefault="5CC78A30" w:rsidP="5CC78A30">
            <w:pPr>
              <w:spacing w:after="0"/>
            </w:pPr>
            <w:r w:rsidRPr="5CC78A30">
              <w:rPr>
                <w:rFonts w:ascii="Calibri" w:eastAsia="Calibri" w:hAnsi="Calibri" w:cs="Calibri"/>
                <w:color w:val="000000" w:themeColor="text1"/>
                <w:sz w:val="16"/>
                <w:szCs w:val="16"/>
              </w:rPr>
              <w:t>1. MDLZ DP&amp;E team - to provide OTC (Sell-In) Core domain readiness</w:t>
            </w:r>
          </w:p>
          <w:p w14:paraId="16D4D7A1" w14:textId="722F93E9" w:rsidR="5CC78A30" w:rsidRDefault="5CC78A30" w:rsidP="5CC78A30">
            <w:pPr>
              <w:spacing w:after="0"/>
            </w:pPr>
            <w:r w:rsidRPr="5CC78A30">
              <w:rPr>
                <w:rFonts w:ascii="Calibri" w:eastAsia="Calibri" w:hAnsi="Calibri" w:cs="Calibri"/>
                <w:color w:val="000000" w:themeColor="text1"/>
                <w:sz w:val="16"/>
                <w:szCs w:val="16"/>
              </w:rPr>
              <w:t>2. MDLZ DP&amp;E team - to provide LAFPA (Customer P&amp;L) Core domain readiness</w:t>
            </w:r>
          </w:p>
        </w:tc>
        <w:tc>
          <w:tcPr>
            <w:tcW w:w="193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B7E8D8E" w14:textId="0F8D07CB" w:rsidR="5CC78A30" w:rsidRDefault="5CC78A30" w:rsidP="5CC78A30">
            <w:r w:rsidRPr="5CC78A30">
              <w:rPr>
                <w:rFonts w:ascii="Calibri" w:eastAsia="Calibri" w:hAnsi="Calibri" w:cs="Calibri"/>
                <w:color w:val="000000" w:themeColor="text1"/>
                <w:sz w:val="16"/>
                <w:szCs w:val="16"/>
              </w:rPr>
              <w:t xml:space="preserve">To be clarified by </w:t>
            </w:r>
            <w:del w:id="64" w:author="Tim Kemp" w:date="2026-10-23T14:30:00Z" w16du:dateUtc="2026-10-23T18:30:00Z">
              <w:r w:rsidRPr="5CC78A30" w:rsidDel="003C5F3F">
                <w:rPr>
                  <w:rFonts w:ascii="Calibri" w:eastAsia="Calibri" w:hAnsi="Calibri" w:cs="Calibri"/>
                  <w:color w:val="000000" w:themeColor="text1"/>
                  <w:sz w:val="16"/>
                  <w:szCs w:val="16"/>
                </w:rPr>
                <w:delText xml:space="preserve">Byuer </w:delText>
              </w:r>
            </w:del>
            <w:ins w:id="65" w:author="Tim Kemp" w:date="2026-10-23T14:30:00Z" w16du:dateUtc="2026-10-23T18:30:00Z">
              <w:r w:rsidR="003C5F3F">
                <w:rPr>
                  <w:rFonts w:ascii="Calibri" w:eastAsia="Calibri" w:hAnsi="Calibri" w:cs="Calibri"/>
                  <w:color w:val="000000" w:themeColor="text1"/>
                  <w:sz w:val="16"/>
                  <w:szCs w:val="16"/>
                </w:rPr>
                <w:t>Buyer</w:t>
              </w:r>
              <w:r w:rsidR="003C5F3F" w:rsidRPr="5CC78A30">
                <w:rPr>
                  <w:rFonts w:ascii="Calibri" w:eastAsia="Calibri" w:hAnsi="Calibri" w:cs="Calibri"/>
                  <w:color w:val="000000" w:themeColor="text1"/>
                  <w:sz w:val="16"/>
                  <w:szCs w:val="16"/>
                </w:rPr>
                <w:t xml:space="preserve"> </w:t>
              </w:r>
            </w:ins>
            <w:r w:rsidRPr="5CC78A30">
              <w:rPr>
                <w:rFonts w:ascii="Calibri" w:eastAsia="Calibri" w:hAnsi="Calibri" w:cs="Calibri"/>
                <w:color w:val="000000" w:themeColor="text1"/>
                <w:sz w:val="16"/>
                <w:szCs w:val="16"/>
              </w:rPr>
              <w:t xml:space="preserve">and Seller before Nov </w:t>
            </w:r>
            <w:commentRangeStart w:id="66"/>
            <w:commentRangeStart w:id="67"/>
            <w:r w:rsidRPr="5CC78A30">
              <w:rPr>
                <w:rFonts w:ascii="Calibri" w:eastAsia="Calibri" w:hAnsi="Calibri" w:cs="Calibri"/>
                <w:color w:val="000000" w:themeColor="text1"/>
                <w:sz w:val="16"/>
                <w:szCs w:val="16"/>
              </w:rPr>
              <w:t>2nd</w:t>
            </w:r>
            <w:commentRangeEnd w:id="66"/>
            <w:r w:rsidR="003C5F3F">
              <w:rPr>
                <w:rStyle w:val="CommentReference"/>
                <w:sz w:val="22"/>
                <w:szCs w:val="22"/>
              </w:rPr>
              <w:commentReference w:id="66"/>
            </w:r>
            <w:commentRangeEnd w:id="67"/>
            <w:r w:rsidR="00364048">
              <w:rPr>
                <w:rStyle w:val="CommentReference"/>
                <w:sz w:val="22"/>
                <w:szCs w:val="22"/>
              </w:rPr>
              <w:commentReference w:id="67"/>
            </w:r>
          </w:p>
        </w:tc>
      </w:tr>
      <w:tr w:rsidR="5CC78A30" w14:paraId="7E595303" w14:textId="77777777" w:rsidTr="189E26FC">
        <w:trPr>
          <w:trHeight w:val="300"/>
        </w:trPr>
        <w:tc>
          <w:tcPr>
            <w:tcW w:w="88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A2142BB" w14:textId="651A412A" w:rsidR="5CC78A30" w:rsidRDefault="5CC78A30" w:rsidP="5CC78A30">
            <w:pPr>
              <w:spacing w:after="0"/>
              <w:jc w:val="center"/>
            </w:pPr>
            <w:r w:rsidRPr="5CC78A30">
              <w:rPr>
                <w:rFonts w:ascii="Calibri" w:eastAsia="Calibri" w:hAnsi="Calibri" w:cs="Calibri"/>
                <w:color w:val="000000" w:themeColor="text1"/>
                <w:sz w:val="16"/>
                <w:szCs w:val="16"/>
              </w:rPr>
              <w:t>2</w:t>
            </w:r>
          </w:p>
        </w:tc>
        <w:tc>
          <w:tcPr>
            <w:tcW w:w="1575"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29617295" w14:textId="49FFB588" w:rsidR="5CC78A30" w:rsidRDefault="5CC78A30" w:rsidP="5CC78A30">
            <w:pPr>
              <w:spacing w:after="0"/>
            </w:pPr>
            <w:r w:rsidRPr="5CC78A30">
              <w:rPr>
                <w:rFonts w:ascii="Calibri" w:eastAsia="Calibri" w:hAnsi="Calibri" w:cs="Calibri"/>
                <w:b/>
                <w:bCs/>
                <w:color w:val="000000" w:themeColor="text1"/>
                <w:sz w:val="16"/>
                <w:szCs w:val="16"/>
              </w:rPr>
              <w:t>MSE — Sales &amp; eCommerce</w:t>
            </w:r>
          </w:p>
        </w:tc>
        <w:tc>
          <w:tcPr>
            <w:tcW w:w="234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244D6DB" w14:textId="7D33E414" w:rsidR="5CC78A30" w:rsidRDefault="5CC78A30" w:rsidP="5CC78A30">
            <w:pPr>
              <w:spacing w:after="0"/>
            </w:pPr>
            <w:r w:rsidRPr="5CC78A30">
              <w:rPr>
                <w:rFonts w:ascii="Calibri" w:eastAsia="Calibri" w:hAnsi="Calibri" w:cs="Calibri"/>
                <w:b/>
                <w:bCs/>
                <w:color w:val="000000" w:themeColor="text1"/>
                <w:sz w:val="16"/>
                <w:szCs w:val="16"/>
              </w:rPr>
              <w:t>EPOS / Channel Inventory</w:t>
            </w:r>
          </w:p>
        </w:tc>
        <w:tc>
          <w:tcPr>
            <w:tcW w:w="337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C77F8EE" w14:textId="6E3C362E" w:rsidR="5CC78A30" w:rsidRDefault="5CC78A30" w:rsidP="5CC78A30">
            <w:pPr>
              <w:spacing w:after="0"/>
            </w:pPr>
            <w:r w:rsidRPr="5CC78A30">
              <w:rPr>
                <w:rFonts w:ascii="Calibri" w:eastAsia="Calibri" w:hAnsi="Calibri" w:cs="Calibri"/>
                <w:color w:val="000000" w:themeColor="text1"/>
                <w:sz w:val="16"/>
                <w:szCs w:val="16"/>
              </w:rPr>
              <w:t>1. MDLZ DP&amp;E team - to provide Distributor (Sell-Out) Core domain readiness</w:t>
            </w:r>
          </w:p>
          <w:p w14:paraId="2AE74DFC" w14:textId="624AD0E9" w:rsidR="5CC78A30" w:rsidRDefault="5CC78A30" w:rsidP="5CC78A30">
            <w:pPr>
              <w:spacing w:after="0"/>
            </w:pPr>
            <w:r w:rsidRPr="5CC78A30">
              <w:rPr>
                <w:rFonts w:ascii="Calibri" w:eastAsia="Calibri" w:hAnsi="Calibri" w:cs="Calibri"/>
                <w:color w:val="000000" w:themeColor="text1"/>
                <w:sz w:val="16"/>
                <w:szCs w:val="16"/>
              </w:rPr>
              <w:t>2. MDLZ DP&amp;E team - to provide EPOS (Sell-Out) Core domain readiness</w:t>
            </w:r>
          </w:p>
          <w:p w14:paraId="20E43E32" w14:textId="7A40CD9B" w:rsidR="5CC78A30" w:rsidRDefault="5CC78A30" w:rsidP="5CC78A30">
            <w:pPr>
              <w:spacing w:after="0"/>
            </w:pPr>
            <w:r w:rsidRPr="5CC78A30">
              <w:rPr>
                <w:rFonts w:ascii="Calibri" w:eastAsia="Calibri" w:hAnsi="Calibri" w:cs="Calibri"/>
                <w:color w:val="000000" w:themeColor="text1"/>
                <w:sz w:val="16"/>
                <w:szCs w:val="16"/>
              </w:rPr>
              <w:t xml:space="preserve"> </w:t>
            </w:r>
          </w:p>
        </w:tc>
        <w:tc>
          <w:tcPr>
            <w:tcW w:w="193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1D26D72" w14:textId="434503DC" w:rsidR="5CC78A30" w:rsidRDefault="5CC78A30" w:rsidP="5CC78A30">
            <w:r w:rsidRPr="5CC78A30">
              <w:rPr>
                <w:rFonts w:ascii="Calibri" w:eastAsia="Calibri" w:hAnsi="Calibri" w:cs="Calibri"/>
                <w:color w:val="000000" w:themeColor="text1"/>
                <w:sz w:val="16"/>
                <w:szCs w:val="16"/>
              </w:rPr>
              <w:t xml:space="preserve">To be clarified by </w:t>
            </w:r>
            <w:del w:id="68" w:author="Tim Kemp" w:date="2026-10-23T14:30:00Z" w16du:dateUtc="2026-10-23T18:30:00Z">
              <w:r w:rsidRPr="5CC78A30" w:rsidDel="003C5F3F">
                <w:rPr>
                  <w:rFonts w:ascii="Calibri" w:eastAsia="Calibri" w:hAnsi="Calibri" w:cs="Calibri"/>
                  <w:color w:val="000000" w:themeColor="text1"/>
                  <w:sz w:val="16"/>
                  <w:szCs w:val="16"/>
                </w:rPr>
                <w:delText xml:space="preserve">Byuer </w:delText>
              </w:r>
            </w:del>
            <w:ins w:id="69" w:author="Tim Kemp" w:date="2026-10-23T14:30:00Z" w16du:dateUtc="2026-10-23T18:30:00Z">
              <w:r w:rsidR="003C5F3F">
                <w:rPr>
                  <w:rFonts w:ascii="Calibri" w:eastAsia="Calibri" w:hAnsi="Calibri" w:cs="Calibri"/>
                  <w:color w:val="000000" w:themeColor="text1"/>
                  <w:sz w:val="16"/>
                  <w:szCs w:val="16"/>
                </w:rPr>
                <w:t>Buyer</w:t>
              </w:r>
              <w:r w:rsidR="003C5F3F" w:rsidRPr="5CC78A30">
                <w:rPr>
                  <w:rFonts w:ascii="Calibri" w:eastAsia="Calibri" w:hAnsi="Calibri" w:cs="Calibri"/>
                  <w:color w:val="000000" w:themeColor="text1"/>
                  <w:sz w:val="16"/>
                  <w:szCs w:val="16"/>
                </w:rPr>
                <w:t xml:space="preserve"> </w:t>
              </w:r>
            </w:ins>
            <w:r w:rsidRPr="5CC78A30">
              <w:rPr>
                <w:rFonts w:ascii="Calibri" w:eastAsia="Calibri" w:hAnsi="Calibri" w:cs="Calibri"/>
                <w:color w:val="000000" w:themeColor="text1"/>
                <w:sz w:val="16"/>
                <w:szCs w:val="16"/>
              </w:rPr>
              <w:t xml:space="preserve">and Seller before Nov </w:t>
            </w:r>
            <w:commentRangeStart w:id="70"/>
            <w:r w:rsidRPr="5CC78A30">
              <w:rPr>
                <w:rFonts w:ascii="Calibri" w:eastAsia="Calibri" w:hAnsi="Calibri" w:cs="Calibri"/>
                <w:color w:val="000000" w:themeColor="text1"/>
                <w:sz w:val="16"/>
                <w:szCs w:val="16"/>
              </w:rPr>
              <w:t>2nd</w:t>
            </w:r>
            <w:commentRangeEnd w:id="70"/>
            <w:r w:rsidR="003C5F3F">
              <w:rPr>
                <w:rStyle w:val="CommentReference"/>
                <w:sz w:val="22"/>
                <w:szCs w:val="22"/>
              </w:rPr>
              <w:commentReference w:id="70"/>
            </w:r>
          </w:p>
          <w:p w14:paraId="674A7FB3" w14:textId="1716ED00" w:rsidR="5CC78A30" w:rsidRDefault="5CC78A30" w:rsidP="5CC78A30">
            <w:r w:rsidRPr="5CC78A30">
              <w:rPr>
                <w:rFonts w:ascii="Calibri" w:eastAsia="Calibri" w:hAnsi="Calibri" w:cs="Calibri"/>
                <w:color w:val="000000" w:themeColor="text1"/>
                <w:sz w:val="16"/>
                <w:szCs w:val="16"/>
              </w:rPr>
              <w:t xml:space="preserve"> </w:t>
            </w:r>
          </w:p>
        </w:tc>
      </w:tr>
      <w:tr w:rsidR="5CC78A30" w14:paraId="5353DD72" w14:textId="77777777" w:rsidTr="189E26FC">
        <w:trPr>
          <w:trHeight w:val="300"/>
        </w:trPr>
        <w:tc>
          <w:tcPr>
            <w:tcW w:w="88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7D5683BF" w14:textId="5EAE2B65" w:rsidR="5CC78A30" w:rsidRDefault="5CC78A30" w:rsidP="5CC78A30">
            <w:pPr>
              <w:spacing w:after="0"/>
              <w:jc w:val="center"/>
            </w:pPr>
            <w:r w:rsidRPr="5CC78A30">
              <w:rPr>
                <w:rFonts w:ascii="Calibri" w:eastAsia="Calibri" w:hAnsi="Calibri" w:cs="Calibri"/>
                <w:color w:val="000000" w:themeColor="text1"/>
                <w:sz w:val="16"/>
                <w:szCs w:val="16"/>
              </w:rPr>
              <w:t>4</w:t>
            </w:r>
          </w:p>
        </w:tc>
        <w:tc>
          <w:tcPr>
            <w:tcW w:w="1575"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56BFF997" w14:textId="7F4F3D17" w:rsidR="5CC78A30" w:rsidRDefault="5CC78A30" w:rsidP="5CC78A30">
            <w:pPr>
              <w:spacing w:after="0"/>
            </w:pPr>
            <w:r w:rsidRPr="5CC78A30">
              <w:rPr>
                <w:rFonts w:ascii="Calibri" w:eastAsia="Calibri" w:hAnsi="Calibri" w:cs="Calibri"/>
                <w:b/>
                <w:bCs/>
                <w:color w:val="000000" w:themeColor="text1"/>
                <w:sz w:val="16"/>
                <w:szCs w:val="16"/>
              </w:rPr>
              <w:t>MSE — Sales &amp; eCommerce</w:t>
            </w:r>
          </w:p>
        </w:tc>
        <w:tc>
          <w:tcPr>
            <w:tcW w:w="234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7250E03" w14:textId="25AC44DE" w:rsidR="5CC78A30" w:rsidRDefault="5CC78A30" w:rsidP="5CC78A30">
            <w:pPr>
              <w:spacing w:after="0"/>
            </w:pPr>
            <w:r w:rsidRPr="5CC78A30">
              <w:rPr>
                <w:rFonts w:ascii="Calibri" w:eastAsia="Calibri" w:hAnsi="Calibri" w:cs="Calibri"/>
                <w:b/>
                <w:bCs/>
                <w:color w:val="000000" w:themeColor="text1"/>
                <w:sz w:val="16"/>
                <w:szCs w:val="16"/>
              </w:rPr>
              <w:t>E-RTM / Snacksync</w:t>
            </w:r>
          </w:p>
        </w:tc>
        <w:tc>
          <w:tcPr>
            <w:tcW w:w="337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E4BB703" w14:textId="44AC3419" w:rsidR="5CC78A30" w:rsidRDefault="5CC78A30" w:rsidP="5CC78A30">
            <w:pPr>
              <w:spacing w:after="0"/>
            </w:pPr>
            <w:commentRangeStart w:id="71"/>
            <w:r w:rsidRPr="5CC78A30">
              <w:rPr>
                <w:rFonts w:ascii="Calibri" w:eastAsia="Calibri" w:hAnsi="Calibri" w:cs="Calibri"/>
                <w:color w:val="000000" w:themeColor="text1"/>
                <w:sz w:val="16"/>
                <w:szCs w:val="16"/>
              </w:rPr>
              <w:t>Snacksync Data Base ready for analytics is available</w:t>
            </w:r>
            <w:commentRangeEnd w:id="71"/>
            <w:r w:rsidR="00FC3B3B">
              <w:rPr>
                <w:rStyle w:val="CommentReference"/>
                <w:sz w:val="22"/>
                <w:szCs w:val="22"/>
              </w:rPr>
              <w:commentReference w:id="71"/>
            </w:r>
          </w:p>
        </w:tc>
        <w:tc>
          <w:tcPr>
            <w:tcW w:w="193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751D43C" w14:textId="436CFC5D" w:rsidR="5CC78A30" w:rsidRDefault="5CC78A30" w:rsidP="5CC78A30">
            <w:r w:rsidRPr="5CC78A30">
              <w:rPr>
                <w:rFonts w:ascii="Calibri" w:eastAsia="Calibri" w:hAnsi="Calibri" w:cs="Calibri"/>
                <w:color w:val="000000" w:themeColor="text1"/>
                <w:sz w:val="16"/>
                <w:szCs w:val="16"/>
              </w:rPr>
              <w:t>Nov 16</w:t>
            </w:r>
          </w:p>
        </w:tc>
      </w:tr>
      <w:tr w:rsidR="5CC78A30" w14:paraId="56933EDF" w14:textId="77777777" w:rsidTr="189E26FC">
        <w:trPr>
          <w:trHeight w:val="300"/>
        </w:trPr>
        <w:tc>
          <w:tcPr>
            <w:tcW w:w="88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54783DA" w14:textId="77FB236B" w:rsidR="5CC78A30" w:rsidRDefault="5CC78A30" w:rsidP="5CC78A30">
            <w:pPr>
              <w:spacing w:after="0"/>
              <w:jc w:val="center"/>
            </w:pPr>
            <w:r w:rsidRPr="5CC78A30">
              <w:rPr>
                <w:rFonts w:ascii="Calibri" w:eastAsia="Calibri" w:hAnsi="Calibri" w:cs="Calibri"/>
                <w:color w:val="000000" w:themeColor="text1"/>
                <w:sz w:val="16"/>
                <w:szCs w:val="16"/>
              </w:rPr>
              <w:t>5</w:t>
            </w:r>
          </w:p>
        </w:tc>
        <w:tc>
          <w:tcPr>
            <w:tcW w:w="1575"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6EAD550F" w14:textId="6CE264A2" w:rsidR="5CC78A30" w:rsidRDefault="5CC78A30" w:rsidP="5CC78A30">
            <w:pPr>
              <w:spacing w:after="0"/>
            </w:pPr>
            <w:r w:rsidRPr="5CC78A30">
              <w:rPr>
                <w:rFonts w:ascii="Calibri" w:eastAsia="Calibri" w:hAnsi="Calibri" w:cs="Calibri"/>
                <w:b/>
                <w:bCs/>
                <w:color w:val="000000" w:themeColor="text1"/>
                <w:sz w:val="16"/>
                <w:szCs w:val="16"/>
              </w:rPr>
              <w:t>MSE — Marketing</w:t>
            </w:r>
          </w:p>
        </w:tc>
        <w:tc>
          <w:tcPr>
            <w:tcW w:w="234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D788B8C" w14:textId="0EA40F2C" w:rsidR="5CC78A30" w:rsidRDefault="5CC78A30" w:rsidP="5CC78A30">
            <w:pPr>
              <w:spacing w:after="0"/>
            </w:pPr>
            <w:r w:rsidRPr="5CC78A30">
              <w:rPr>
                <w:rFonts w:ascii="Calibri" w:eastAsia="Calibri" w:hAnsi="Calibri" w:cs="Calibri"/>
                <w:b/>
                <w:bCs/>
                <w:color w:val="000000" w:themeColor="text1"/>
                <w:sz w:val="16"/>
                <w:szCs w:val="16"/>
              </w:rPr>
              <w:t>Market Measurement</w:t>
            </w:r>
          </w:p>
        </w:tc>
        <w:tc>
          <w:tcPr>
            <w:tcW w:w="337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4EFAA04" w14:textId="7AF0F3A0" w:rsidR="5CC78A30" w:rsidRDefault="5CC78A30" w:rsidP="5CC78A30">
            <w:pPr>
              <w:spacing w:after="0"/>
            </w:pPr>
            <w:r w:rsidRPr="5CC78A30">
              <w:rPr>
                <w:rFonts w:ascii="Calibri" w:eastAsia="Calibri" w:hAnsi="Calibri" w:cs="Calibri"/>
                <w:color w:val="000000" w:themeColor="text1"/>
                <w:sz w:val="16"/>
                <w:szCs w:val="16"/>
              </w:rPr>
              <w:t>Market Share Source (Data Base and application) access for MX, Brazil, SoCo, Wacam available</w:t>
            </w:r>
          </w:p>
        </w:tc>
        <w:tc>
          <w:tcPr>
            <w:tcW w:w="193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BAA5A0C" w14:textId="05007F61" w:rsidR="5CC78A30" w:rsidRDefault="5CC78A30" w:rsidP="5CC78A30">
            <w:r w:rsidRPr="5CC78A30">
              <w:rPr>
                <w:rFonts w:ascii="Calibri" w:eastAsia="Calibri" w:hAnsi="Calibri" w:cs="Calibri"/>
                <w:color w:val="000000" w:themeColor="text1"/>
                <w:sz w:val="16"/>
                <w:szCs w:val="16"/>
              </w:rPr>
              <w:t>Nov 2nd</w:t>
            </w:r>
          </w:p>
        </w:tc>
      </w:tr>
      <w:tr w:rsidR="5CC78A30" w14:paraId="4E40DA11" w14:textId="77777777" w:rsidTr="189E26FC">
        <w:trPr>
          <w:trHeight w:val="300"/>
        </w:trPr>
        <w:tc>
          <w:tcPr>
            <w:tcW w:w="88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FF86B97" w14:textId="2634EBCA" w:rsidR="5CC78A30" w:rsidRDefault="5CC78A30" w:rsidP="5CC78A30">
            <w:pPr>
              <w:spacing w:after="0"/>
              <w:jc w:val="center"/>
            </w:pPr>
            <w:r w:rsidRPr="5CC78A30">
              <w:rPr>
                <w:rFonts w:ascii="Calibri" w:eastAsia="Calibri" w:hAnsi="Calibri" w:cs="Calibri"/>
                <w:color w:val="000000" w:themeColor="text1"/>
                <w:sz w:val="16"/>
                <w:szCs w:val="16"/>
              </w:rPr>
              <w:t>7</w:t>
            </w:r>
          </w:p>
        </w:tc>
        <w:tc>
          <w:tcPr>
            <w:tcW w:w="1575"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30D62952" w14:textId="53338178" w:rsidR="5CC78A30" w:rsidRDefault="5CC78A30" w:rsidP="5CC78A30">
            <w:pPr>
              <w:spacing w:after="0"/>
            </w:pPr>
            <w:r w:rsidRPr="5CC78A30">
              <w:rPr>
                <w:rFonts w:ascii="Calibri" w:eastAsia="Calibri" w:hAnsi="Calibri" w:cs="Calibri"/>
                <w:b/>
                <w:bCs/>
                <w:color w:val="000000" w:themeColor="text1"/>
                <w:sz w:val="16"/>
                <w:szCs w:val="16"/>
              </w:rPr>
              <w:t>MSE — Sales &amp; eCommerce</w:t>
            </w:r>
          </w:p>
        </w:tc>
        <w:tc>
          <w:tcPr>
            <w:tcW w:w="234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7376B3B2" w14:textId="0371A8C1" w:rsidR="5CC78A30" w:rsidRDefault="5CC78A30" w:rsidP="5CC78A30">
            <w:pPr>
              <w:spacing w:after="0"/>
            </w:pPr>
            <w:r w:rsidRPr="5CC78A30">
              <w:rPr>
                <w:rFonts w:ascii="Calibri" w:eastAsia="Calibri" w:hAnsi="Calibri" w:cs="Calibri"/>
                <w:b/>
                <w:bCs/>
                <w:color w:val="000000" w:themeColor="text1"/>
                <w:sz w:val="16"/>
                <w:szCs w:val="16"/>
              </w:rPr>
              <w:t>Perfect &amp; Right Store</w:t>
            </w:r>
          </w:p>
        </w:tc>
        <w:tc>
          <w:tcPr>
            <w:tcW w:w="337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108867CC" w14:textId="30527346" w:rsidR="5CC78A30" w:rsidRDefault="5CC78A30" w:rsidP="5CC78A30">
            <w:pPr>
              <w:spacing w:after="0"/>
            </w:pPr>
            <w:r w:rsidRPr="5CC78A30">
              <w:rPr>
                <w:rFonts w:ascii="Calibri" w:eastAsia="Calibri" w:hAnsi="Calibri" w:cs="Calibri"/>
                <w:color w:val="000000" w:themeColor="text1"/>
                <w:sz w:val="16"/>
                <w:szCs w:val="16"/>
              </w:rPr>
              <w:t>1. Perfect Store Source (Data Base and application) access for Brazil, SoCo, Wacam available</w:t>
            </w:r>
          </w:p>
          <w:p w14:paraId="5E69D881" w14:textId="585B9DDB" w:rsidR="5CC78A30" w:rsidRDefault="5CC78A30" w:rsidP="5CC78A30">
            <w:pPr>
              <w:spacing w:after="0"/>
            </w:pPr>
            <w:r w:rsidRPr="5CC78A30">
              <w:rPr>
                <w:rFonts w:ascii="Calibri" w:eastAsia="Calibri" w:hAnsi="Calibri" w:cs="Calibri"/>
                <w:color w:val="000000" w:themeColor="text1"/>
                <w:sz w:val="16"/>
                <w:szCs w:val="16"/>
              </w:rPr>
              <w:t>2. Right Store Source (Data Base and application) access for Brazil, SoCo, Wacam available</w:t>
            </w:r>
          </w:p>
        </w:tc>
        <w:tc>
          <w:tcPr>
            <w:tcW w:w="193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7AF437CE" w14:textId="69D46925" w:rsidR="5CC78A30" w:rsidRDefault="5CC78A30" w:rsidP="5CC78A30">
            <w:r w:rsidRPr="5CC78A30">
              <w:rPr>
                <w:rFonts w:ascii="Calibri" w:eastAsia="Calibri" w:hAnsi="Calibri" w:cs="Calibri"/>
                <w:color w:val="000000" w:themeColor="text1"/>
                <w:sz w:val="16"/>
                <w:szCs w:val="16"/>
              </w:rPr>
              <w:t>Nov 2nd</w:t>
            </w:r>
          </w:p>
        </w:tc>
      </w:tr>
      <w:tr w:rsidR="5CC78A30" w14:paraId="09789D6E" w14:textId="77777777" w:rsidTr="189E26FC">
        <w:trPr>
          <w:trHeight w:val="300"/>
        </w:trPr>
        <w:tc>
          <w:tcPr>
            <w:tcW w:w="88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2A2BBCED" w14:textId="5C0C4057" w:rsidR="5CC78A30" w:rsidRDefault="5CC78A30" w:rsidP="5CC78A30">
            <w:pPr>
              <w:spacing w:after="0"/>
              <w:jc w:val="center"/>
            </w:pPr>
            <w:r w:rsidRPr="5CC78A30">
              <w:rPr>
                <w:rFonts w:ascii="Calibri" w:eastAsia="Calibri" w:hAnsi="Calibri" w:cs="Calibri"/>
                <w:color w:val="000000" w:themeColor="text1"/>
                <w:sz w:val="16"/>
                <w:szCs w:val="16"/>
              </w:rPr>
              <w:t>8</w:t>
            </w:r>
          </w:p>
        </w:tc>
        <w:tc>
          <w:tcPr>
            <w:tcW w:w="1575"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64E5B20A" w14:textId="11F88C34" w:rsidR="5CC78A30" w:rsidRDefault="5CC78A30" w:rsidP="5CC78A30">
            <w:pPr>
              <w:spacing w:after="0"/>
            </w:pPr>
            <w:r w:rsidRPr="5CC78A30">
              <w:rPr>
                <w:rFonts w:ascii="Calibri" w:eastAsia="Calibri" w:hAnsi="Calibri" w:cs="Calibri"/>
                <w:b/>
                <w:bCs/>
                <w:color w:val="000000" w:themeColor="text1"/>
                <w:sz w:val="16"/>
                <w:szCs w:val="16"/>
              </w:rPr>
              <w:t>Supply Chain (ISC)</w:t>
            </w:r>
          </w:p>
        </w:tc>
        <w:tc>
          <w:tcPr>
            <w:tcW w:w="234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2109B42" w14:textId="066ADBE3" w:rsidR="5CC78A30" w:rsidRDefault="5CC78A30" w:rsidP="5CC78A30">
            <w:pPr>
              <w:spacing w:after="0"/>
            </w:pPr>
            <w:r w:rsidRPr="5CC78A30">
              <w:rPr>
                <w:rFonts w:ascii="Calibri" w:eastAsia="Calibri" w:hAnsi="Calibri" w:cs="Calibri"/>
                <w:b/>
                <w:bCs/>
                <w:color w:val="000000" w:themeColor="text1"/>
                <w:sz w:val="16"/>
                <w:szCs w:val="16"/>
              </w:rPr>
              <w:t>Shipments</w:t>
            </w:r>
          </w:p>
        </w:tc>
        <w:tc>
          <w:tcPr>
            <w:tcW w:w="337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DA23140" w14:textId="04550FBB" w:rsidR="5CC78A30" w:rsidRDefault="5CC78A30" w:rsidP="5CC78A30">
            <w:pPr>
              <w:spacing w:after="0"/>
            </w:pPr>
            <w:r w:rsidRPr="5CC78A30">
              <w:rPr>
                <w:rFonts w:ascii="Calibri" w:eastAsia="Calibri" w:hAnsi="Calibri" w:cs="Calibri"/>
                <w:color w:val="000000" w:themeColor="text1"/>
                <w:sz w:val="16"/>
                <w:szCs w:val="16"/>
              </w:rPr>
              <w:t>MDLZ DP&amp;E team - to provide Other products (Shipments) Core domain readiness</w:t>
            </w:r>
          </w:p>
        </w:tc>
        <w:tc>
          <w:tcPr>
            <w:tcW w:w="193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AD8CDA0" w14:textId="047E7499" w:rsidR="5CC78A30" w:rsidRDefault="5CC78A30" w:rsidP="5CC78A30">
            <w:r w:rsidRPr="5CC78A30">
              <w:rPr>
                <w:rFonts w:ascii="Calibri" w:eastAsia="Calibri" w:hAnsi="Calibri" w:cs="Calibri"/>
                <w:color w:val="000000" w:themeColor="text1"/>
                <w:sz w:val="16"/>
                <w:szCs w:val="16"/>
              </w:rPr>
              <w:t xml:space="preserve">To be clarified by </w:t>
            </w:r>
            <w:del w:id="72" w:author="Tim Kemp" w:date="2026-10-23T14:33:00Z" w16du:dateUtc="2026-10-23T18:33:00Z">
              <w:r w:rsidRPr="5CC78A30" w:rsidDel="000A2CFD">
                <w:rPr>
                  <w:rFonts w:ascii="Calibri" w:eastAsia="Calibri" w:hAnsi="Calibri" w:cs="Calibri"/>
                  <w:color w:val="000000" w:themeColor="text1"/>
                  <w:sz w:val="16"/>
                  <w:szCs w:val="16"/>
                </w:rPr>
                <w:delText xml:space="preserve">Byuer </w:delText>
              </w:r>
            </w:del>
            <w:ins w:id="73" w:author="Tim Kemp" w:date="2026-10-23T14:33:00Z" w16du:dateUtc="2026-10-23T18:33:00Z">
              <w:r w:rsidR="000A2CFD">
                <w:rPr>
                  <w:rFonts w:ascii="Calibri" w:eastAsia="Calibri" w:hAnsi="Calibri" w:cs="Calibri"/>
                  <w:color w:val="000000" w:themeColor="text1"/>
                  <w:sz w:val="16"/>
                  <w:szCs w:val="16"/>
                </w:rPr>
                <w:t>Buyer</w:t>
              </w:r>
              <w:r w:rsidR="000A2CFD" w:rsidRPr="5CC78A30">
                <w:rPr>
                  <w:rFonts w:ascii="Calibri" w:eastAsia="Calibri" w:hAnsi="Calibri" w:cs="Calibri"/>
                  <w:color w:val="000000" w:themeColor="text1"/>
                  <w:sz w:val="16"/>
                  <w:szCs w:val="16"/>
                </w:rPr>
                <w:t xml:space="preserve"> </w:t>
              </w:r>
            </w:ins>
            <w:r w:rsidRPr="5CC78A30">
              <w:rPr>
                <w:rFonts w:ascii="Calibri" w:eastAsia="Calibri" w:hAnsi="Calibri" w:cs="Calibri"/>
                <w:color w:val="000000" w:themeColor="text1"/>
                <w:sz w:val="16"/>
                <w:szCs w:val="16"/>
              </w:rPr>
              <w:t>and Seller before Nov 2nd</w:t>
            </w:r>
          </w:p>
        </w:tc>
      </w:tr>
      <w:tr w:rsidR="5CC78A30" w14:paraId="43C1EE19" w14:textId="77777777" w:rsidTr="189E26FC">
        <w:trPr>
          <w:trHeight w:val="300"/>
        </w:trPr>
        <w:tc>
          <w:tcPr>
            <w:tcW w:w="88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E3AE191" w14:textId="2A7038BD" w:rsidR="5CC78A30" w:rsidRDefault="5CC78A30" w:rsidP="5CC78A30">
            <w:pPr>
              <w:spacing w:after="0"/>
              <w:jc w:val="center"/>
            </w:pPr>
            <w:r w:rsidRPr="5CC78A30">
              <w:rPr>
                <w:rFonts w:ascii="Calibri" w:eastAsia="Calibri" w:hAnsi="Calibri" w:cs="Calibri"/>
                <w:color w:val="000000" w:themeColor="text1"/>
                <w:sz w:val="16"/>
                <w:szCs w:val="16"/>
              </w:rPr>
              <w:t>9</w:t>
            </w:r>
          </w:p>
        </w:tc>
        <w:tc>
          <w:tcPr>
            <w:tcW w:w="1575"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5E5AA3F0" w14:textId="5CD023E1" w:rsidR="5CC78A30" w:rsidRDefault="5CC78A30" w:rsidP="5CC78A30">
            <w:pPr>
              <w:spacing w:after="0"/>
            </w:pPr>
            <w:r w:rsidRPr="5CC78A30">
              <w:rPr>
                <w:rFonts w:ascii="Calibri" w:eastAsia="Calibri" w:hAnsi="Calibri" w:cs="Calibri"/>
                <w:b/>
                <w:bCs/>
                <w:color w:val="000000" w:themeColor="text1"/>
                <w:sz w:val="16"/>
                <w:szCs w:val="16"/>
              </w:rPr>
              <w:t>MSE — Marketing</w:t>
            </w:r>
          </w:p>
        </w:tc>
        <w:tc>
          <w:tcPr>
            <w:tcW w:w="234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6574515" w14:textId="7235480E" w:rsidR="5CC78A30" w:rsidRDefault="5CC78A30" w:rsidP="5CC78A30">
            <w:pPr>
              <w:spacing w:after="0"/>
            </w:pPr>
            <w:r w:rsidRPr="5CC78A30">
              <w:rPr>
                <w:rFonts w:ascii="Calibri" w:eastAsia="Calibri" w:hAnsi="Calibri" w:cs="Calibri"/>
                <w:b/>
                <w:bCs/>
                <w:color w:val="000000" w:themeColor="text1"/>
                <w:sz w:val="16"/>
                <w:szCs w:val="16"/>
              </w:rPr>
              <w:t>Promotions</w:t>
            </w:r>
          </w:p>
        </w:tc>
        <w:tc>
          <w:tcPr>
            <w:tcW w:w="337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209E8D68" w14:textId="7E49DFFE" w:rsidR="5CC78A30" w:rsidRDefault="5CC78A30" w:rsidP="5CC78A30">
            <w:pPr>
              <w:spacing w:after="0"/>
            </w:pPr>
            <w:r w:rsidRPr="5CC78A30">
              <w:rPr>
                <w:rFonts w:ascii="Calibri" w:eastAsia="Calibri" w:hAnsi="Calibri" w:cs="Calibri"/>
                <w:color w:val="000000" w:themeColor="text1"/>
                <w:sz w:val="16"/>
                <w:szCs w:val="16"/>
              </w:rPr>
              <w:t>MDLZ DP&amp;E team - to provide Promotions Core domain readiness</w:t>
            </w:r>
          </w:p>
        </w:tc>
        <w:tc>
          <w:tcPr>
            <w:tcW w:w="193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7CF87A6" w14:textId="571692E5" w:rsidR="5CC78A30" w:rsidRDefault="5CC78A30" w:rsidP="5CC78A30">
            <w:r w:rsidRPr="5CC78A30">
              <w:rPr>
                <w:rFonts w:ascii="Calibri" w:eastAsia="Calibri" w:hAnsi="Calibri" w:cs="Calibri"/>
                <w:color w:val="000000" w:themeColor="text1"/>
                <w:sz w:val="16"/>
                <w:szCs w:val="16"/>
              </w:rPr>
              <w:t xml:space="preserve">To be clarified by </w:t>
            </w:r>
            <w:del w:id="74" w:author="Tim Kemp" w:date="2026-10-23T14:33:00Z" w16du:dateUtc="2026-10-23T18:33:00Z">
              <w:r w:rsidRPr="5CC78A30" w:rsidDel="000A2CFD">
                <w:rPr>
                  <w:rFonts w:ascii="Calibri" w:eastAsia="Calibri" w:hAnsi="Calibri" w:cs="Calibri"/>
                  <w:color w:val="000000" w:themeColor="text1"/>
                  <w:sz w:val="16"/>
                  <w:szCs w:val="16"/>
                </w:rPr>
                <w:delText xml:space="preserve">Byuer </w:delText>
              </w:r>
            </w:del>
            <w:ins w:id="75" w:author="Tim Kemp" w:date="2026-10-23T14:33:00Z" w16du:dateUtc="2026-10-23T18:33:00Z">
              <w:r w:rsidR="000A2CFD">
                <w:rPr>
                  <w:rFonts w:ascii="Calibri" w:eastAsia="Calibri" w:hAnsi="Calibri" w:cs="Calibri"/>
                  <w:color w:val="000000" w:themeColor="text1"/>
                  <w:sz w:val="16"/>
                  <w:szCs w:val="16"/>
                </w:rPr>
                <w:t>Buyer</w:t>
              </w:r>
              <w:r w:rsidR="000A2CFD" w:rsidRPr="5CC78A30">
                <w:rPr>
                  <w:rFonts w:ascii="Calibri" w:eastAsia="Calibri" w:hAnsi="Calibri" w:cs="Calibri"/>
                  <w:color w:val="000000" w:themeColor="text1"/>
                  <w:sz w:val="16"/>
                  <w:szCs w:val="16"/>
                </w:rPr>
                <w:t xml:space="preserve"> </w:t>
              </w:r>
            </w:ins>
            <w:r w:rsidRPr="5CC78A30">
              <w:rPr>
                <w:rFonts w:ascii="Calibri" w:eastAsia="Calibri" w:hAnsi="Calibri" w:cs="Calibri"/>
                <w:color w:val="000000" w:themeColor="text1"/>
                <w:sz w:val="16"/>
                <w:szCs w:val="16"/>
              </w:rPr>
              <w:t>and Seller before Nov 2nd</w:t>
            </w:r>
          </w:p>
        </w:tc>
      </w:tr>
      <w:tr w:rsidR="5CC78A30" w14:paraId="1147D4F5" w14:textId="77777777" w:rsidTr="189E26FC">
        <w:trPr>
          <w:trHeight w:val="300"/>
        </w:trPr>
        <w:tc>
          <w:tcPr>
            <w:tcW w:w="88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7A6B249C" w14:textId="67A496CB" w:rsidR="5CC78A30" w:rsidRDefault="5CC78A30" w:rsidP="5CC78A30">
            <w:pPr>
              <w:spacing w:after="0"/>
              <w:jc w:val="center"/>
            </w:pPr>
            <w:r w:rsidRPr="5CC78A30">
              <w:rPr>
                <w:rFonts w:ascii="Calibri" w:eastAsia="Calibri" w:hAnsi="Calibri" w:cs="Calibri"/>
                <w:color w:val="000000" w:themeColor="text1"/>
                <w:sz w:val="16"/>
                <w:szCs w:val="16"/>
              </w:rPr>
              <w:t>10</w:t>
            </w:r>
          </w:p>
        </w:tc>
        <w:tc>
          <w:tcPr>
            <w:tcW w:w="1575"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3EC7B850" w14:textId="33399DB4" w:rsidR="5CC78A30" w:rsidRDefault="5CC78A30" w:rsidP="5CC78A30">
            <w:pPr>
              <w:spacing w:after="0"/>
            </w:pPr>
            <w:r w:rsidRPr="5CC78A30">
              <w:rPr>
                <w:rFonts w:ascii="Calibri" w:eastAsia="Calibri" w:hAnsi="Calibri" w:cs="Calibri"/>
                <w:b/>
                <w:bCs/>
                <w:color w:val="000000" w:themeColor="text1"/>
                <w:sz w:val="16"/>
                <w:szCs w:val="16"/>
              </w:rPr>
              <w:t>MSE — Sales &amp; eCommerce</w:t>
            </w:r>
          </w:p>
        </w:tc>
        <w:tc>
          <w:tcPr>
            <w:tcW w:w="234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A8F1F29" w14:textId="23F8FF67" w:rsidR="5CC78A30" w:rsidRDefault="5CC78A30" w:rsidP="5CC78A30">
            <w:pPr>
              <w:spacing w:after="0"/>
            </w:pPr>
            <w:r w:rsidRPr="5CC78A30">
              <w:rPr>
                <w:rFonts w:ascii="Calibri" w:eastAsia="Calibri" w:hAnsi="Calibri" w:cs="Calibri"/>
                <w:b/>
                <w:bCs/>
                <w:color w:val="000000" w:themeColor="text1"/>
                <w:sz w:val="16"/>
                <w:szCs w:val="16"/>
              </w:rPr>
              <w:t>DSD Mexico</w:t>
            </w:r>
          </w:p>
        </w:tc>
        <w:tc>
          <w:tcPr>
            <w:tcW w:w="337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C4E02E3" w14:textId="1A47EE47" w:rsidR="5CC78A30" w:rsidRDefault="5CC78A30" w:rsidP="5CC78A30">
            <w:pPr>
              <w:spacing w:after="0"/>
            </w:pPr>
            <w:r w:rsidRPr="5CC78A30">
              <w:rPr>
                <w:rFonts w:ascii="Calibri" w:eastAsia="Calibri" w:hAnsi="Calibri" w:cs="Calibri"/>
                <w:color w:val="000000" w:themeColor="text1"/>
                <w:sz w:val="16"/>
                <w:szCs w:val="16"/>
              </w:rPr>
              <w:t>MDLZ DP&amp;E team - to provide MX DSD Core domain readiness</w:t>
            </w:r>
          </w:p>
        </w:tc>
        <w:tc>
          <w:tcPr>
            <w:tcW w:w="193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28F1F37" w14:textId="7EFC8654" w:rsidR="5CC78A30" w:rsidRDefault="5CC78A30" w:rsidP="5CC78A30">
            <w:r w:rsidRPr="5CC78A30">
              <w:rPr>
                <w:rFonts w:ascii="Calibri" w:eastAsia="Calibri" w:hAnsi="Calibri" w:cs="Calibri"/>
                <w:color w:val="000000" w:themeColor="text1"/>
                <w:sz w:val="16"/>
                <w:szCs w:val="16"/>
              </w:rPr>
              <w:t xml:space="preserve">To be clarified by </w:t>
            </w:r>
            <w:del w:id="76" w:author="Tim Kemp" w:date="2026-10-23T14:33:00Z" w16du:dateUtc="2026-10-23T18:33:00Z">
              <w:r w:rsidRPr="5CC78A30" w:rsidDel="000A2CFD">
                <w:rPr>
                  <w:rFonts w:ascii="Calibri" w:eastAsia="Calibri" w:hAnsi="Calibri" w:cs="Calibri"/>
                  <w:color w:val="000000" w:themeColor="text1"/>
                  <w:sz w:val="16"/>
                  <w:szCs w:val="16"/>
                </w:rPr>
                <w:delText xml:space="preserve">Byuer </w:delText>
              </w:r>
            </w:del>
            <w:ins w:id="77" w:author="Tim Kemp" w:date="2026-10-23T14:33:00Z" w16du:dateUtc="2026-10-23T18:33:00Z">
              <w:r w:rsidR="000A2CFD">
                <w:rPr>
                  <w:rFonts w:ascii="Calibri" w:eastAsia="Calibri" w:hAnsi="Calibri" w:cs="Calibri"/>
                  <w:color w:val="000000" w:themeColor="text1"/>
                  <w:sz w:val="16"/>
                  <w:szCs w:val="16"/>
                </w:rPr>
                <w:t>Buyer</w:t>
              </w:r>
              <w:r w:rsidR="000A2CFD" w:rsidRPr="5CC78A30">
                <w:rPr>
                  <w:rFonts w:ascii="Calibri" w:eastAsia="Calibri" w:hAnsi="Calibri" w:cs="Calibri"/>
                  <w:color w:val="000000" w:themeColor="text1"/>
                  <w:sz w:val="16"/>
                  <w:szCs w:val="16"/>
                </w:rPr>
                <w:t xml:space="preserve"> </w:t>
              </w:r>
            </w:ins>
            <w:r w:rsidRPr="5CC78A30">
              <w:rPr>
                <w:rFonts w:ascii="Calibri" w:eastAsia="Calibri" w:hAnsi="Calibri" w:cs="Calibri"/>
                <w:color w:val="000000" w:themeColor="text1"/>
                <w:sz w:val="16"/>
                <w:szCs w:val="16"/>
              </w:rPr>
              <w:t>and Seller before Nov 2nd</w:t>
            </w:r>
          </w:p>
        </w:tc>
      </w:tr>
      <w:tr w:rsidR="5CC78A30" w14:paraId="62E9DB75" w14:textId="77777777" w:rsidTr="189E26FC">
        <w:trPr>
          <w:trHeight w:val="300"/>
        </w:trPr>
        <w:tc>
          <w:tcPr>
            <w:tcW w:w="88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DD14BC6" w14:textId="3912A1DA" w:rsidR="5CC78A30" w:rsidRDefault="5CC78A30" w:rsidP="5CC78A30">
            <w:pPr>
              <w:spacing w:after="0"/>
              <w:jc w:val="center"/>
            </w:pPr>
            <w:r w:rsidRPr="5CC78A30">
              <w:rPr>
                <w:rFonts w:ascii="Calibri" w:eastAsia="Calibri" w:hAnsi="Calibri" w:cs="Calibri"/>
                <w:color w:val="000000" w:themeColor="text1"/>
                <w:sz w:val="16"/>
                <w:szCs w:val="16"/>
              </w:rPr>
              <w:t>11</w:t>
            </w:r>
          </w:p>
        </w:tc>
        <w:tc>
          <w:tcPr>
            <w:tcW w:w="1575"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701126DC" w14:textId="6FA9E3BD" w:rsidR="5CC78A30" w:rsidRDefault="5CC78A30" w:rsidP="5CC78A30">
            <w:pPr>
              <w:spacing w:after="0"/>
            </w:pPr>
            <w:r w:rsidRPr="5CC78A30">
              <w:rPr>
                <w:rFonts w:ascii="Calibri" w:eastAsia="Calibri" w:hAnsi="Calibri" w:cs="Calibri"/>
                <w:b/>
                <w:bCs/>
                <w:color w:val="000000" w:themeColor="text1"/>
                <w:sz w:val="16"/>
                <w:szCs w:val="16"/>
              </w:rPr>
              <w:t>MSE — Sales &amp; eCommerce</w:t>
            </w:r>
          </w:p>
        </w:tc>
        <w:tc>
          <w:tcPr>
            <w:tcW w:w="234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72295CC" w14:textId="692A428E" w:rsidR="5CC78A30" w:rsidRDefault="5CC78A30" w:rsidP="5CC78A30">
            <w:pPr>
              <w:spacing w:after="0"/>
            </w:pPr>
            <w:r w:rsidRPr="5CC78A30">
              <w:rPr>
                <w:rFonts w:ascii="Calibri" w:eastAsia="Calibri" w:hAnsi="Calibri" w:cs="Calibri"/>
                <w:b/>
                <w:bCs/>
                <w:color w:val="000000" w:themeColor="text1"/>
                <w:sz w:val="16"/>
                <w:szCs w:val="16"/>
              </w:rPr>
              <w:t>Brazil VR / PVC / Easter</w:t>
            </w:r>
          </w:p>
        </w:tc>
        <w:tc>
          <w:tcPr>
            <w:tcW w:w="337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7D04AB4D" w14:textId="491F938A" w:rsidR="5CC78A30" w:rsidRDefault="5CC78A30" w:rsidP="5CC78A30">
            <w:pPr>
              <w:spacing w:after="0"/>
            </w:pPr>
            <w:r w:rsidRPr="5CC78A30">
              <w:rPr>
                <w:rFonts w:ascii="Calibri" w:eastAsia="Calibri" w:hAnsi="Calibri" w:cs="Calibri"/>
                <w:color w:val="000000" w:themeColor="text1"/>
                <w:sz w:val="16"/>
                <w:szCs w:val="16"/>
              </w:rPr>
              <w:t>MDLZ DP&amp;E team - to provide Brazil VR / PVC / Easter</w:t>
            </w:r>
            <w:r w:rsidRPr="5CC78A30">
              <w:rPr>
                <w:rFonts w:ascii="Calibri" w:eastAsia="Calibri" w:hAnsi="Calibri" w:cs="Calibri"/>
                <w:b/>
                <w:bCs/>
                <w:color w:val="000000" w:themeColor="text1"/>
                <w:sz w:val="16"/>
                <w:szCs w:val="16"/>
              </w:rPr>
              <w:t xml:space="preserve"> </w:t>
            </w:r>
            <w:r w:rsidRPr="5CC78A30">
              <w:rPr>
                <w:rFonts w:ascii="Calibri" w:eastAsia="Calibri" w:hAnsi="Calibri" w:cs="Calibri"/>
                <w:color w:val="000000" w:themeColor="text1"/>
                <w:sz w:val="16"/>
                <w:szCs w:val="16"/>
              </w:rPr>
              <w:t>Core domain readiness</w:t>
            </w:r>
          </w:p>
        </w:tc>
        <w:tc>
          <w:tcPr>
            <w:tcW w:w="193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1A31730" w14:textId="3D26DDFB" w:rsidR="5CC78A30" w:rsidRDefault="5CC78A30" w:rsidP="5CC78A30">
            <w:r w:rsidRPr="5CC78A30">
              <w:rPr>
                <w:rFonts w:ascii="Calibri" w:eastAsia="Calibri" w:hAnsi="Calibri" w:cs="Calibri"/>
                <w:color w:val="000000" w:themeColor="text1"/>
                <w:sz w:val="16"/>
                <w:szCs w:val="16"/>
              </w:rPr>
              <w:t xml:space="preserve">To be clarified by </w:t>
            </w:r>
            <w:commentRangeStart w:id="78"/>
            <w:del w:id="79" w:author="Tim Kemp" w:date="2026-10-23T14:33:00Z" w16du:dateUtc="2026-10-23T18:33:00Z">
              <w:r w:rsidRPr="5CC78A30" w:rsidDel="000A2CFD">
                <w:rPr>
                  <w:rFonts w:ascii="Calibri" w:eastAsia="Calibri" w:hAnsi="Calibri" w:cs="Calibri"/>
                  <w:color w:val="000000" w:themeColor="text1"/>
                  <w:sz w:val="16"/>
                  <w:szCs w:val="16"/>
                </w:rPr>
                <w:delText xml:space="preserve">Byuer </w:delText>
              </w:r>
            </w:del>
            <w:commentRangeEnd w:id="78"/>
            <w:r w:rsidR="000A2CFD">
              <w:rPr>
                <w:rStyle w:val="CommentReference"/>
                <w:rFonts w:ascii="Calibri" w:eastAsia="Calibri" w:hAnsi="Calibri" w:cs="Calibri"/>
                <w:color w:val="000000" w:themeColor="text1"/>
              </w:rPr>
              <w:commentReference w:id="78"/>
            </w:r>
            <w:ins w:id="80" w:author="Tim Kemp" w:date="2026-10-23T14:33:00Z" w16du:dateUtc="2026-10-23T18:33:00Z">
              <w:r w:rsidR="000A2CFD">
                <w:rPr>
                  <w:rFonts w:ascii="Calibri" w:eastAsia="Calibri" w:hAnsi="Calibri" w:cs="Calibri"/>
                  <w:color w:val="000000" w:themeColor="text1"/>
                  <w:sz w:val="16"/>
                  <w:szCs w:val="16"/>
                </w:rPr>
                <w:t>Buyer</w:t>
              </w:r>
              <w:r w:rsidR="000A2CFD" w:rsidRPr="5CC78A30">
                <w:rPr>
                  <w:rFonts w:ascii="Calibri" w:eastAsia="Calibri" w:hAnsi="Calibri" w:cs="Calibri"/>
                  <w:color w:val="000000" w:themeColor="text1"/>
                  <w:sz w:val="16"/>
                  <w:szCs w:val="16"/>
                </w:rPr>
                <w:t xml:space="preserve"> </w:t>
              </w:r>
            </w:ins>
            <w:r w:rsidRPr="5CC78A30">
              <w:rPr>
                <w:rFonts w:ascii="Calibri" w:eastAsia="Calibri" w:hAnsi="Calibri" w:cs="Calibri"/>
                <w:color w:val="000000" w:themeColor="text1"/>
                <w:sz w:val="16"/>
                <w:szCs w:val="16"/>
              </w:rPr>
              <w:t>and Seller before Nov 2nd</w:t>
            </w:r>
          </w:p>
        </w:tc>
      </w:tr>
      <w:tr w:rsidR="5CC78A30" w14:paraId="53D3DB66" w14:textId="77777777" w:rsidTr="189E26FC">
        <w:trPr>
          <w:trHeight w:val="300"/>
        </w:trPr>
        <w:tc>
          <w:tcPr>
            <w:tcW w:w="88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169312B4" w14:textId="1C411B39" w:rsidR="5CC78A30" w:rsidRDefault="5CC78A30" w:rsidP="5CC78A30">
            <w:pPr>
              <w:spacing w:after="0"/>
              <w:jc w:val="center"/>
            </w:pPr>
            <w:r w:rsidRPr="5CC78A30">
              <w:rPr>
                <w:rFonts w:ascii="Calibri" w:eastAsia="Calibri" w:hAnsi="Calibri" w:cs="Calibri"/>
                <w:color w:val="000000" w:themeColor="text1"/>
                <w:sz w:val="16"/>
                <w:szCs w:val="16"/>
              </w:rPr>
              <w:t>12</w:t>
            </w:r>
          </w:p>
        </w:tc>
        <w:tc>
          <w:tcPr>
            <w:tcW w:w="1575"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09053E89" w14:textId="7CFC0227" w:rsidR="5CC78A30" w:rsidRDefault="5CC78A30" w:rsidP="5CC78A30">
            <w:pPr>
              <w:spacing w:after="0"/>
            </w:pPr>
            <w:r w:rsidRPr="5CC78A30">
              <w:rPr>
                <w:rFonts w:ascii="Calibri" w:eastAsia="Calibri" w:hAnsi="Calibri" w:cs="Calibri"/>
                <w:b/>
                <w:bCs/>
                <w:color w:val="000000" w:themeColor="text1"/>
                <w:sz w:val="16"/>
                <w:szCs w:val="16"/>
              </w:rPr>
              <w:t xml:space="preserve">Cross-Stream </w:t>
            </w:r>
          </w:p>
        </w:tc>
        <w:tc>
          <w:tcPr>
            <w:tcW w:w="234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1A50027C" w14:textId="134663E7" w:rsidR="5CC78A30" w:rsidRDefault="5CC78A30" w:rsidP="5CC78A30">
            <w:pPr>
              <w:spacing w:after="0"/>
            </w:pPr>
            <w:r w:rsidRPr="5CC78A30">
              <w:rPr>
                <w:rFonts w:ascii="Calibri" w:eastAsia="Calibri" w:hAnsi="Calibri" w:cs="Calibri"/>
                <w:b/>
                <w:bCs/>
                <w:color w:val="000000" w:themeColor="text1"/>
                <w:sz w:val="16"/>
                <w:szCs w:val="16"/>
              </w:rPr>
              <w:t>Ingestion</w:t>
            </w:r>
          </w:p>
        </w:tc>
        <w:tc>
          <w:tcPr>
            <w:tcW w:w="337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86478BA" w14:textId="447C21AC" w:rsidR="5CC78A30" w:rsidRDefault="5CC78A30" w:rsidP="5CC78A30">
            <w:pPr>
              <w:spacing w:after="0"/>
            </w:pPr>
            <w:r w:rsidRPr="5CC78A30">
              <w:rPr>
                <w:rFonts w:ascii="Calibri" w:eastAsia="Calibri" w:hAnsi="Calibri" w:cs="Calibri"/>
                <w:color w:val="000000" w:themeColor="text1"/>
                <w:sz w:val="16"/>
                <w:szCs w:val="16"/>
              </w:rPr>
              <w:t>PIF incorporated within MDLZ and ready to be used</w:t>
            </w:r>
          </w:p>
        </w:tc>
        <w:tc>
          <w:tcPr>
            <w:tcW w:w="193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28684818" w14:textId="6019A786" w:rsidR="0C1E9A8B" w:rsidRDefault="0C1E9A8B" w:rsidP="5CC78A30">
            <w:r w:rsidRPr="5CC78A30">
              <w:rPr>
                <w:rFonts w:ascii="Calibri" w:eastAsia="Calibri" w:hAnsi="Calibri" w:cs="Calibri"/>
                <w:color w:val="000000" w:themeColor="text1"/>
                <w:sz w:val="16"/>
                <w:szCs w:val="16"/>
              </w:rPr>
              <w:t>Principle agreements to be done between both parties before Nov 2</w:t>
            </w:r>
            <w:r w:rsidRPr="5CC78A30">
              <w:rPr>
                <w:rFonts w:ascii="Calibri" w:eastAsia="Calibri" w:hAnsi="Calibri" w:cs="Calibri"/>
                <w:color w:val="000000" w:themeColor="text1"/>
                <w:sz w:val="16"/>
                <w:szCs w:val="16"/>
                <w:vertAlign w:val="superscript"/>
              </w:rPr>
              <w:t>nd</w:t>
            </w:r>
            <w:r w:rsidRPr="5CC78A30">
              <w:rPr>
                <w:rFonts w:ascii="Calibri" w:eastAsia="Calibri" w:hAnsi="Calibri" w:cs="Calibri"/>
                <w:color w:val="000000" w:themeColor="text1"/>
                <w:sz w:val="16"/>
                <w:szCs w:val="16"/>
              </w:rPr>
              <w:t xml:space="preserve">. </w:t>
            </w:r>
          </w:p>
          <w:p w14:paraId="29D950A2" w14:textId="21D7C984" w:rsidR="5CC78A30" w:rsidRDefault="5CC78A30" w:rsidP="5CC78A30">
            <w:r w:rsidRPr="5CC78A30">
              <w:rPr>
                <w:rFonts w:ascii="Calibri" w:eastAsia="Calibri" w:hAnsi="Calibri" w:cs="Calibri"/>
                <w:color w:val="000000" w:themeColor="text1"/>
                <w:sz w:val="16"/>
                <w:szCs w:val="16"/>
              </w:rPr>
              <w:t>Minor changes expected and should be finalized before March 31st</w:t>
            </w:r>
          </w:p>
        </w:tc>
      </w:tr>
      <w:tr w:rsidR="5CC78A30" w14:paraId="2EA53F2D" w14:textId="77777777" w:rsidTr="189E26FC">
        <w:trPr>
          <w:trHeight w:val="300"/>
        </w:trPr>
        <w:tc>
          <w:tcPr>
            <w:tcW w:w="88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5869A51" w14:textId="23C67AF9" w:rsidR="5CC78A30" w:rsidRDefault="5CC78A30" w:rsidP="5CC78A30">
            <w:pPr>
              <w:jc w:val="center"/>
            </w:pPr>
            <w:r w:rsidRPr="5CC78A30">
              <w:rPr>
                <w:rFonts w:ascii="Calibri" w:eastAsia="Calibri" w:hAnsi="Calibri" w:cs="Calibri"/>
                <w:color w:val="000000" w:themeColor="text1"/>
                <w:sz w:val="16"/>
                <w:szCs w:val="16"/>
              </w:rPr>
              <w:t>13</w:t>
            </w:r>
          </w:p>
        </w:tc>
        <w:tc>
          <w:tcPr>
            <w:tcW w:w="1575"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053777FA" w14:textId="11D8DA57" w:rsidR="5CC78A30" w:rsidRDefault="5CC78A30" w:rsidP="5CC78A30">
            <w:r w:rsidRPr="5CC78A30">
              <w:rPr>
                <w:rFonts w:ascii="Calibri" w:eastAsia="Calibri" w:hAnsi="Calibri" w:cs="Calibri"/>
                <w:b/>
                <w:bCs/>
                <w:color w:val="000000" w:themeColor="text1"/>
                <w:sz w:val="16"/>
                <w:szCs w:val="16"/>
              </w:rPr>
              <w:t>Cross-Stream</w:t>
            </w:r>
          </w:p>
        </w:tc>
        <w:tc>
          <w:tcPr>
            <w:tcW w:w="234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17892DF" w14:textId="511229EA" w:rsidR="5CC78A30" w:rsidRDefault="5CC78A30" w:rsidP="5CC78A30">
            <w:r w:rsidRPr="5CC78A30">
              <w:rPr>
                <w:rFonts w:ascii="Calibri" w:eastAsia="Calibri" w:hAnsi="Calibri" w:cs="Calibri"/>
                <w:b/>
                <w:bCs/>
                <w:color w:val="000000" w:themeColor="text1"/>
                <w:sz w:val="16"/>
                <w:szCs w:val="16"/>
              </w:rPr>
              <w:t>Requirements</w:t>
            </w:r>
          </w:p>
        </w:tc>
        <w:tc>
          <w:tcPr>
            <w:tcW w:w="337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EBA5FAC" w14:textId="3D00EBB2" w:rsidR="5CC78A30" w:rsidRDefault="5CC78A30" w:rsidP="5CC78A30">
            <w:r w:rsidRPr="5CC78A30">
              <w:rPr>
                <w:rFonts w:ascii="Calibri" w:eastAsia="Calibri" w:hAnsi="Calibri" w:cs="Calibri"/>
                <w:color w:val="000000" w:themeColor="text1"/>
                <w:sz w:val="16"/>
                <w:szCs w:val="16"/>
              </w:rPr>
              <w:t>All requirements clarifications (KPIs, DQ Business rules, Personas and Role level security, Mockups of required by Business Dashboards, Sensitive data listed) should be signed off as a result of November Workshops or Analysis phase (for streams that will not have workshops).</w:t>
            </w:r>
            <w:r>
              <w:br/>
            </w:r>
            <w:r w:rsidRPr="5CC78A30">
              <w:rPr>
                <w:rFonts w:ascii="Aptos" w:eastAsia="Aptos" w:hAnsi="Aptos" w:cs="Aptos"/>
                <w:sz w:val="24"/>
                <w:szCs w:val="24"/>
              </w:rPr>
              <w:t xml:space="preserve"> </w:t>
            </w:r>
            <w:r w:rsidRPr="5CC78A30">
              <w:rPr>
                <w:rFonts w:ascii="Calibri" w:eastAsia="Calibri" w:hAnsi="Calibri" w:cs="Calibri"/>
                <w:color w:val="000000" w:themeColor="text1"/>
                <w:sz w:val="16"/>
                <w:szCs w:val="16"/>
              </w:rPr>
              <w:t>MDLZ leaders team is expected to assist the sign off facilitation</w:t>
            </w:r>
          </w:p>
        </w:tc>
        <w:tc>
          <w:tcPr>
            <w:tcW w:w="193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036A5D0" w14:textId="14A05614" w:rsidR="4BD7538B" w:rsidRDefault="4BD7538B" w:rsidP="5CC78A30">
            <w:r w:rsidRPr="5CC78A30">
              <w:rPr>
                <w:rFonts w:ascii="Calibri" w:eastAsia="Calibri" w:hAnsi="Calibri" w:cs="Calibri"/>
                <w:sz w:val="16"/>
                <w:szCs w:val="16"/>
              </w:rPr>
              <w:t>As mentioned in 4.1.2</w:t>
            </w:r>
          </w:p>
        </w:tc>
      </w:tr>
      <w:tr w:rsidR="5CC78A30" w14:paraId="0976DDDE" w14:textId="77777777" w:rsidTr="189E26FC">
        <w:trPr>
          <w:trHeight w:val="300"/>
        </w:trPr>
        <w:tc>
          <w:tcPr>
            <w:tcW w:w="88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E687F4D" w14:textId="6C9944B4" w:rsidR="5CC78A30" w:rsidRDefault="5CC78A30" w:rsidP="5CC78A30">
            <w:pPr>
              <w:jc w:val="center"/>
            </w:pPr>
            <w:r w:rsidRPr="5CC78A30">
              <w:rPr>
                <w:rFonts w:ascii="Calibri" w:eastAsia="Calibri" w:hAnsi="Calibri" w:cs="Calibri"/>
                <w:color w:val="000000" w:themeColor="text1"/>
                <w:sz w:val="16"/>
                <w:szCs w:val="16"/>
              </w:rPr>
              <w:t>14</w:t>
            </w:r>
          </w:p>
        </w:tc>
        <w:tc>
          <w:tcPr>
            <w:tcW w:w="1575"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09AF7876" w14:textId="752675BC" w:rsidR="5CC78A30" w:rsidRDefault="5CC78A30" w:rsidP="5CC78A30">
            <w:r w:rsidRPr="5CC78A30">
              <w:rPr>
                <w:rFonts w:ascii="Calibri" w:eastAsia="Calibri" w:hAnsi="Calibri" w:cs="Calibri"/>
                <w:b/>
                <w:bCs/>
                <w:color w:val="000000" w:themeColor="text1"/>
                <w:sz w:val="16"/>
                <w:szCs w:val="16"/>
              </w:rPr>
              <w:t>Cross-Stream</w:t>
            </w:r>
          </w:p>
        </w:tc>
        <w:tc>
          <w:tcPr>
            <w:tcW w:w="234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306492B" w14:textId="3478E9DA" w:rsidR="5CC78A30" w:rsidRDefault="5CC78A30" w:rsidP="5CC78A30">
            <w:r w:rsidRPr="5CC78A30">
              <w:rPr>
                <w:rFonts w:ascii="Calibri" w:eastAsia="Calibri" w:hAnsi="Calibri" w:cs="Calibri"/>
                <w:b/>
                <w:bCs/>
                <w:color w:val="000000" w:themeColor="text1"/>
                <w:sz w:val="16"/>
                <w:szCs w:val="16"/>
              </w:rPr>
              <w:t>Architecture</w:t>
            </w:r>
          </w:p>
        </w:tc>
        <w:tc>
          <w:tcPr>
            <w:tcW w:w="337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16948FC" w14:textId="16F8C2ED" w:rsidR="5CC78A30" w:rsidRDefault="5CC78A30" w:rsidP="5CC78A30">
            <w:r w:rsidRPr="5CC78A30">
              <w:rPr>
                <w:rFonts w:ascii="Calibri" w:eastAsia="Calibri" w:hAnsi="Calibri" w:cs="Calibri"/>
                <w:sz w:val="16"/>
                <w:szCs w:val="16"/>
              </w:rPr>
              <w:t xml:space="preserve">Current MDLZ </w:t>
            </w:r>
            <w:del w:id="81" w:author="Tim Kemp" w:date="2026-10-23T14:36:00Z" w16du:dateUtc="2026-10-23T18:36:00Z">
              <w:r w:rsidRPr="5CC78A30" w:rsidDel="007E7A43">
                <w:rPr>
                  <w:rFonts w:ascii="Calibri" w:eastAsia="Calibri" w:hAnsi="Calibri" w:cs="Calibri"/>
                  <w:sz w:val="16"/>
                  <w:szCs w:val="16"/>
                </w:rPr>
                <w:delText>Data</w:delText>
              </w:r>
            </w:del>
            <w:del w:id="82" w:author="Tim Kemp" w:date="2026-10-23T14:35:00Z" w16du:dateUtc="2026-10-23T18:35:00Z">
              <w:r w:rsidRPr="5CC78A30" w:rsidDel="004C52FE">
                <w:rPr>
                  <w:rFonts w:ascii="Calibri" w:eastAsia="Calibri" w:hAnsi="Calibri" w:cs="Calibri"/>
                  <w:sz w:val="16"/>
                  <w:szCs w:val="16"/>
                </w:rPr>
                <w:delText xml:space="preserve"> </w:delText>
              </w:r>
            </w:del>
            <w:del w:id="83" w:author="Tim Kemp" w:date="2026-10-23T14:36:00Z" w16du:dateUtc="2026-10-23T18:36:00Z">
              <w:r w:rsidRPr="5CC78A30" w:rsidDel="007E7A43">
                <w:rPr>
                  <w:rFonts w:ascii="Calibri" w:eastAsia="Calibri" w:hAnsi="Calibri" w:cs="Calibri"/>
                  <w:sz w:val="16"/>
                  <w:szCs w:val="16"/>
                </w:rPr>
                <w:delText>Bricks</w:delText>
              </w:r>
            </w:del>
            <w:ins w:id="84" w:author="Tim Kemp" w:date="2026-10-23T14:36:00Z" w16du:dateUtc="2026-10-23T18:36:00Z">
              <w:r w:rsidR="007E7A43">
                <w:rPr>
                  <w:rFonts w:ascii="Calibri" w:eastAsia="Calibri" w:hAnsi="Calibri" w:cs="Calibri"/>
                  <w:sz w:val="16"/>
                  <w:szCs w:val="16"/>
                </w:rPr>
                <w:t>Databricks</w:t>
              </w:r>
            </w:ins>
            <w:r w:rsidRPr="5CC78A30">
              <w:rPr>
                <w:rFonts w:ascii="Calibri" w:eastAsia="Calibri" w:hAnsi="Calibri" w:cs="Calibri"/>
                <w:sz w:val="16"/>
                <w:szCs w:val="16"/>
              </w:rPr>
              <w:t xml:space="preserve"> architecture (medallion layers) should be provided to Lingaro team</w:t>
            </w:r>
          </w:p>
        </w:tc>
        <w:tc>
          <w:tcPr>
            <w:tcW w:w="193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6841A63" w14:textId="0B11F209" w:rsidR="5BE4B5F1" w:rsidRDefault="5BE4B5F1" w:rsidP="5CC78A30">
            <w:r w:rsidRPr="5CC78A30">
              <w:rPr>
                <w:rFonts w:ascii="Calibri" w:eastAsia="Calibri" w:hAnsi="Calibri" w:cs="Calibri"/>
                <w:color w:val="000000" w:themeColor="text1"/>
                <w:sz w:val="16"/>
                <w:szCs w:val="16"/>
              </w:rPr>
              <w:t>Principle agreements to be done between both parties before Nov 2</w:t>
            </w:r>
            <w:r w:rsidRPr="5CC78A30">
              <w:rPr>
                <w:rFonts w:ascii="Calibri" w:eastAsia="Calibri" w:hAnsi="Calibri" w:cs="Calibri"/>
                <w:color w:val="000000" w:themeColor="text1"/>
                <w:sz w:val="16"/>
                <w:szCs w:val="16"/>
                <w:vertAlign w:val="superscript"/>
              </w:rPr>
              <w:t>nd</w:t>
            </w:r>
            <w:r w:rsidRPr="5CC78A30">
              <w:rPr>
                <w:rFonts w:ascii="Calibri" w:eastAsia="Calibri" w:hAnsi="Calibri" w:cs="Calibri"/>
                <w:color w:val="000000" w:themeColor="text1"/>
                <w:sz w:val="16"/>
                <w:szCs w:val="16"/>
              </w:rPr>
              <w:t xml:space="preserve">. </w:t>
            </w:r>
          </w:p>
          <w:p w14:paraId="0D43F0AC" w14:textId="16B2DB33" w:rsidR="5CC78A30" w:rsidRDefault="5CC78A30" w:rsidP="5CC78A30">
            <w:r w:rsidRPr="5CC78A30">
              <w:rPr>
                <w:rFonts w:ascii="Calibri" w:eastAsia="Calibri" w:hAnsi="Calibri" w:cs="Calibri"/>
                <w:color w:val="000000" w:themeColor="text1"/>
                <w:sz w:val="16"/>
                <w:szCs w:val="16"/>
              </w:rPr>
              <w:t>Minor changes expected and should be finalized before March 31st</w:t>
            </w:r>
          </w:p>
        </w:tc>
      </w:tr>
      <w:tr w:rsidR="5CC78A30" w14:paraId="6F7E0754" w14:textId="77777777" w:rsidTr="189E26FC">
        <w:trPr>
          <w:trHeight w:val="300"/>
        </w:trPr>
        <w:tc>
          <w:tcPr>
            <w:tcW w:w="88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BC96EBC" w14:textId="7A2E99CB" w:rsidR="5CC78A30" w:rsidRDefault="5CC78A30" w:rsidP="5CC78A30">
            <w:pPr>
              <w:jc w:val="center"/>
            </w:pPr>
            <w:r w:rsidRPr="5CC78A30">
              <w:rPr>
                <w:rFonts w:ascii="Calibri" w:eastAsia="Calibri" w:hAnsi="Calibri" w:cs="Calibri"/>
                <w:color w:val="000000" w:themeColor="text1"/>
                <w:sz w:val="16"/>
                <w:szCs w:val="16"/>
              </w:rPr>
              <w:t>15</w:t>
            </w:r>
          </w:p>
        </w:tc>
        <w:tc>
          <w:tcPr>
            <w:tcW w:w="1575"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2DB26EF0" w14:textId="16F857CC" w:rsidR="5CC78A30" w:rsidRDefault="5CC78A30" w:rsidP="5CC78A30">
            <w:r w:rsidRPr="5CC78A30">
              <w:rPr>
                <w:rFonts w:ascii="Calibri" w:eastAsia="Calibri" w:hAnsi="Calibri" w:cs="Calibri"/>
                <w:b/>
                <w:bCs/>
                <w:color w:val="000000" w:themeColor="text1"/>
                <w:sz w:val="16"/>
                <w:szCs w:val="16"/>
              </w:rPr>
              <w:t>Cross-Stream</w:t>
            </w:r>
          </w:p>
        </w:tc>
        <w:tc>
          <w:tcPr>
            <w:tcW w:w="234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BA6636C" w14:textId="3C81A3D5" w:rsidR="5CC78A30" w:rsidRDefault="5CC78A30" w:rsidP="5CC78A30">
            <w:r w:rsidRPr="5CC78A30">
              <w:rPr>
                <w:rFonts w:ascii="Calibri" w:eastAsia="Calibri" w:hAnsi="Calibri" w:cs="Calibri"/>
                <w:b/>
                <w:bCs/>
                <w:color w:val="000000" w:themeColor="text1"/>
                <w:sz w:val="16"/>
                <w:szCs w:val="16"/>
              </w:rPr>
              <w:t>Architecture</w:t>
            </w:r>
          </w:p>
        </w:tc>
        <w:tc>
          <w:tcPr>
            <w:tcW w:w="337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9FC05F1" w14:textId="605AC98C" w:rsidR="5CC78A30" w:rsidRDefault="5CC78A30" w:rsidP="5CC78A30">
            <w:r w:rsidRPr="5CC78A30">
              <w:rPr>
                <w:rFonts w:ascii="Calibri" w:eastAsia="Calibri" w:hAnsi="Calibri" w:cs="Calibri"/>
                <w:sz w:val="16"/>
                <w:szCs w:val="16"/>
              </w:rPr>
              <w:t xml:space="preserve">Git repository for </w:t>
            </w:r>
            <w:commentRangeStart w:id="85"/>
            <w:del w:id="86" w:author="Tim Kemp" w:date="2026-10-23T14:36:00Z" w16du:dateUtc="2026-10-23T18:36:00Z">
              <w:r w:rsidRPr="5CC78A30" w:rsidDel="007E7A43">
                <w:rPr>
                  <w:rFonts w:ascii="Calibri" w:eastAsia="Calibri" w:hAnsi="Calibri" w:cs="Calibri"/>
                  <w:sz w:val="16"/>
                  <w:szCs w:val="16"/>
                </w:rPr>
                <w:delText>Data</w:delText>
              </w:r>
            </w:del>
            <w:del w:id="87" w:author="Tim Kemp" w:date="2026-10-23T14:35:00Z" w16du:dateUtc="2026-10-23T18:35:00Z">
              <w:r w:rsidRPr="5CC78A30" w:rsidDel="000B40C4">
                <w:rPr>
                  <w:rFonts w:ascii="Calibri" w:eastAsia="Calibri" w:hAnsi="Calibri" w:cs="Calibri"/>
                  <w:sz w:val="16"/>
                  <w:szCs w:val="16"/>
                </w:rPr>
                <w:delText xml:space="preserve"> </w:delText>
              </w:r>
            </w:del>
            <w:del w:id="88" w:author="Tim Kemp" w:date="2026-10-23T14:36:00Z" w16du:dateUtc="2026-10-23T18:36:00Z">
              <w:r w:rsidRPr="5CC78A30" w:rsidDel="007E7A43">
                <w:rPr>
                  <w:rFonts w:ascii="Calibri" w:eastAsia="Calibri" w:hAnsi="Calibri" w:cs="Calibri"/>
                  <w:sz w:val="16"/>
                  <w:szCs w:val="16"/>
                </w:rPr>
                <w:delText>Bricks</w:delText>
              </w:r>
            </w:del>
            <w:ins w:id="89" w:author="Tim Kemp" w:date="2026-10-23T14:36:00Z" w16du:dateUtc="2026-10-23T18:36:00Z">
              <w:r w:rsidR="007E7A43">
                <w:rPr>
                  <w:rFonts w:ascii="Calibri" w:eastAsia="Calibri" w:hAnsi="Calibri" w:cs="Calibri"/>
                  <w:sz w:val="16"/>
                  <w:szCs w:val="16"/>
                </w:rPr>
                <w:t>Databricks</w:t>
              </w:r>
            </w:ins>
            <w:r w:rsidRPr="5CC78A30">
              <w:rPr>
                <w:rFonts w:ascii="Calibri" w:eastAsia="Calibri" w:hAnsi="Calibri" w:cs="Calibri"/>
                <w:sz w:val="16"/>
                <w:szCs w:val="16"/>
              </w:rPr>
              <w:t>,</w:t>
            </w:r>
            <w:commentRangeEnd w:id="85"/>
            <w:r w:rsidR="000B40C4" w:rsidRPr="5CC78A30">
              <w:rPr>
                <w:rStyle w:val="CommentReference"/>
                <w:rFonts w:ascii="Calibri" w:eastAsia="Calibri" w:hAnsi="Calibri" w:cs="Calibri"/>
              </w:rPr>
              <w:commentReference w:id="85"/>
            </w:r>
            <w:r w:rsidRPr="5CC78A30">
              <w:rPr>
                <w:rFonts w:ascii="Calibri" w:eastAsia="Calibri" w:hAnsi="Calibri" w:cs="Calibri"/>
                <w:sz w:val="16"/>
                <w:szCs w:val="16"/>
              </w:rPr>
              <w:t xml:space="preserve"> aligned to future AWS DBX (with alignment that no structural or functional changes will happen during Project timeline)</w:t>
            </w:r>
          </w:p>
        </w:tc>
        <w:tc>
          <w:tcPr>
            <w:tcW w:w="193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4DF6374" w14:textId="5BA61425" w:rsidR="7848CD48" w:rsidRDefault="7848CD48" w:rsidP="5CC78A30">
            <w:r w:rsidRPr="5CC78A30">
              <w:rPr>
                <w:rFonts w:ascii="Calibri" w:eastAsia="Calibri" w:hAnsi="Calibri" w:cs="Calibri"/>
                <w:color w:val="000000" w:themeColor="text1"/>
                <w:sz w:val="16"/>
                <w:szCs w:val="16"/>
              </w:rPr>
              <w:t>Principle agreements to be done between both parties before Nov 2</w:t>
            </w:r>
            <w:r w:rsidRPr="5CC78A30">
              <w:rPr>
                <w:rFonts w:ascii="Calibri" w:eastAsia="Calibri" w:hAnsi="Calibri" w:cs="Calibri"/>
                <w:color w:val="000000" w:themeColor="text1"/>
                <w:sz w:val="16"/>
                <w:szCs w:val="16"/>
                <w:vertAlign w:val="superscript"/>
              </w:rPr>
              <w:t>nd</w:t>
            </w:r>
            <w:r w:rsidRPr="5CC78A30">
              <w:rPr>
                <w:rFonts w:ascii="Calibri" w:eastAsia="Calibri" w:hAnsi="Calibri" w:cs="Calibri"/>
                <w:color w:val="000000" w:themeColor="text1"/>
                <w:sz w:val="16"/>
                <w:szCs w:val="16"/>
              </w:rPr>
              <w:t>.</w:t>
            </w:r>
            <w:r w:rsidR="5CC78A30" w:rsidRPr="5CC78A30">
              <w:rPr>
                <w:rFonts w:ascii="Calibri" w:eastAsia="Calibri" w:hAnsi="Calibri" w:cs="Calibri"/>
                <w:color w:val="000000" w:themeColor="text1"/>
                <w:sz w:val="16"/>
                <w:szCs w:val="16"/>
              </w:rPr>
              <w:t xml:space="preserve"> </w:t>
            </w:r>
          </w:p>
          <w:p w14:paraId="4EE14F19" w14:textId="65E8DD25" w:rsidR="5CC78A30" w:rsidRDefault="5CC78A30" w:rsidP="5CC78A30">
            <w:r w:rsidRPr="5CC78A30">
              <w:rPr>
                <w:rFonts w:ascii="Calibri" w:eastAsia="Calibri" w:hAnsi="Calibri" w:cs="Calibri"/>
                <w:color w:val="000000" w:themeColor="text1"/>
                <w:sz w:val="16"/>
                <w:szCs w:val="16"/>
              </w:rPr>
              <w:t>Minor changes expected and should be finalized before March 31st</w:t>
            </w:r>
          </w:p>
        </w:tc>
      </w:tr>
      <w:tr w:rsidR="5CC78A30" w14:paraId="5739729F" w14:textId="77777777" w:rsidTr="189E26FC">
        <w:trPr>
          <w:trHeight w:val="300"/>
        </w:trPr>
        <w:tc>
          <w:tcPr>
            <w:tcW w:w="88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72121390" w14:textId="73EB06A8" w:rsidR="5CC78A30" w:rsidRDefault="5CC78A30" w:rsidP="5CC78A30">
            <w:pPr>
              <w:jc w:val="center"/>
            </w:pPr>
            <w:r w:rsidRPr="5CC78A30">
              <w:rPr>
                <w:rFonts w:ascii="Calibri" w:eastAsia="Calibri" w:hAnsi="Calibri" w:cs="Calibri"/>
                <w:color w:val="000000" w:themeColor="text1"/>
                <w:sz w:val="16"/>
                <w:szCs w:val="16"/>
              </w:rPr>
              <w:t>16</w:t>
            </w:r>
          </w:p>
        </w:tc>
        <w:tc>
          <w:tcPr>
            <w:tcW w:w="1575"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61A7DAAD" w14:textId="17552302" w:rsidR="5CC78A30" w:rsidRDefault="5CC78A30" w:rsidP="5CC78A30">
            <w:r w:rsidRPr="5CC78A30">
              <w:rPr>
                <w:rFonts w:ascii="Calibri" w:eastAsia="Calibri" w:hAnsi="Calibri" w:cs="Calibri"/>
                <w:b/>
                <w:bCs/>
                <w:color w:val="000000" w:themeColor="text1"/>
                <w:sz w:val="16"/>
                <w:szCs w:val="16"/>
              </w:rPr>
              <w:t>Cross-Stream</w:t>
            </w:r>
          </w:p>
        </w:tc>
        <w:tc>
          <w:tcPr>
            <w:tcW w:w="234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A507DE7" w14:textId="111CD8AA" w:rsidR="5CC78A30" w:rsidRDefault="5CC78A30" w:rsidP="5CC78A30">
            <w:r w:rsidRPr="5CC78A30">
              <w:rPr>
                <w:rFonts w:ascii="Calibri" w:eastAsia="Calibri" w:hAnsi="Calibri" w:cs="Calibri"/>
                <w:b/>
                <w:bCs/>
                <w:color w:val="000000" w:themeColor="text1"/>
                <w:sz w:val="16"/>
                <w:szCs w:val="16"/>
              </w:rPr>
              <w:t>Architecture</w:t>
            </w:r>
          </w:p>
        </w:tc>
        <w:tc>
          <w:tcPr>
            <w:tcW w:w="337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C841BE4" w14:textId="223B5A72" w:rsidR="5CC78A30" w:rsidRDefault="5CC78A30" w:rsidP="5CC78A30">
            <w:r w:rsidRPr="5CC78A30">
              <w:rPr>
                <w:rFonts w:ascii="Calibri" w:eastAsia="Calibri" w:hAnsi="Calibri" w:cs="Calibri"/>
                <w:sz w:val="16"/>
                <w:szCs w:val="16"/>
              </w:rPr>
              <w:t xml:space="preserve">AWS DBX concept ready and defined, and access to GCP DBX </w:t>
            </w:r>
            <w:commentRangeStart w:id="90"/>
            <w:r w:rsidRPr="5CC78A30">
              <w:rPr>
                <w:rFonts w:ascii="Calibri" w:eastAsia="Calibri" w:hAnsi="Calibri" w:cs="Calibri"/>
                <w:sz w:val="16"/>
                <w:szCs w:val="16"/>
              </w:rPr>
              <w:t xml:space="preserve">environment </w:t>
            </w:r>
            <w:commentRangeEnd w:id="90"/>
            <w:r w:rsidR="007E7A43" w:rsidRPr="5CC78A30">
              <w:rPr>
                <w:rStyle w:val="CommentReference"/>
                <w:rFonts w:ascii="Calibri" w:eastAsia="Calibri" w:hAnsi="Calibri" w:cs="Calibri"/>
              </w:rPr>
              <w:commentReference w:id="90"/>
            </w:r>
            <w:r w:rsidRPr="5CC78A30">
              <w:rPr>
                <w:rFonts w:ascii="Calibri" w:eastAsia="Calibri" w:hAnsi="Calibri" w:cs="Calibri"/>
                <w:sz w:val="16"/>
                <w:szCs w:val="16"/>
              </w:rPr>
              <w:t>(ready to be used for development) should be provided by MDLZ team</w:t>
            </w:r>
          </w:p>
        </w:tc>
        <w:tc>
          <w:tcPr>
            <w:tcW w:w="193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E920B96" w14:textId="5B9DFA84" w:rsidR="44F25464" w:rsidRDefault="44F25464" w:rsidP="5CC78A30">
            <w:r w:rsidRPr="5CC78A30">
              <w:rPr>
                <w:rFonts w:ascii="Calibri" w:eastAsia="Calibri" w:hAnsi="Calibri" w:cs="Calibri"/>
                <w:color w:val="000000" w:themeColor="text1"/>
                <w:sz w:val="16"/>
                <w:szCs w:val="16"/>
              </w:rPr>
              <w:t>Principle agreements to be done between both parties before Nov 2</w:t>
            </w:r>
            <w:r w:rsidRPr="5CC78A30">
              <w:rPr>
                <w:rFonts w:ascii="Calibri" w:eastAsia="Calibri" w:hAnsi="Calibri" w:cs="Calibri"/>
                <w:color w:val="000000" w:themeColor="text1"/>
                <w:sz w:val="16"/>
                <w:szCs w:val="16"/>
                <w:vertAlign w:val="superscript"/>
              </w:rPr>
              <w:t>nd</w:t>
            </w:r>
            <w:r w:rsidRPr="5CC78A30">
              <w:rPr>
                <w:rFonts w:ascii="Calibri" w:eastAsia="Calibri" w:hAnsi="Calibri" w:cs="Calibri"/>
                <w:color w:val="000000" w:themeColor="text1"/>
                <w:sz w:val="16"/>
                <w:szCs w:val="16"/>
              </w:rPr>
              <w:t xml:space="preserve">. </w:t>
            </w:r>
          </w:p>
          <w:p w14:paraId="14CA2E7B" w14:textId="1C0186D1" w:rsidR="5CC78A30" w:rsidRDefault="5CC78A30" w:rsidP="5CC78A30">
            <w:r w:rsidRPr="5CC78A30">
              <w:rPr>
                <w:rFonts w:ascii="Calibri" w:eastAsia="Calibri" w:hAnsi="Calibri" w:cs="Calibri"/>
                <w:color w:val="000000" w:themeColor="text1"/>
                <w:sz w:val="16"/>
                <w:szCs w:val="16"/>
              </w:rPr>
              <w:t>Minor changes expected and should be finalized before March 31st</w:t>
            </w:r>
          </w:p>
        </w:tc>
      </w:tr>
      <w:tr w:rsidR="5CC78A30" w14:paraId="4CF657A6" w14:textId="77777777" w:rsidTr="189E26FC">
        <w:trPr>
          <w:trHeight w:val="300"/>
        </w:trPr>
        <w:tc>
          <w:tcPr>
            <w:tcW w:w="88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2D814E01" w14:textId="168F2654" w:rsidR="5CC78A30" w:rsidRDefault="5CC78A30" w:rsidP="5CC78A30">
            <w:pPr>
              <w:jc w:val="center"/>
            </w:pPr>
            <w:r w:rsidRPr="5CC78A30">
              <w:rPr>
                <w:rFonts w:ascii="Calibri" w:eastAsia="Calibri" w:hAnsi="Calibri" w:cs="Calibri"/>
                <w:color w:val="000000" w:themeColor="text1"/>
                <w:sz w:val="16"/>
                <w:szCs w:val="16"/>
              </w:rPr>
              <w:t>17</w:t>
            </w:r>
          </w:p>
        </w:tc>
        <w:tc>
          <w:tcPr>
            <w:tcW w:w="1575"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135A992F" w14:textId="26245106" w:rsidR="5CC78A30" w:rsidRDefault="5CC78A30" w:rsidP="5CC78A30">
            <w:r w:rsidRPr="5CC78A30">
              <w:rPr>
                <w:rFonts w:ascii="Calibri" w:eastAsia="Calibri" w:hAnsi="Calibri" w:cs="Calibri"/>
                <w:b/>
                <w:bCs/>
                <w:color w:val="000000" w:themeColor="text1"/>
                <w:sz w:val="16"/>
                <w:szCs w:val="16"/>
              </w:rPr>
              <w:t>Cross-Stream</w:t>
            </w:r>
          </w:p>
        </w:tc>
        <w:tc>
          <w:tcPr>
            <w:tcW w:w="234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5558602" w14:textId="7C37D269" w:rsidR="5CC78A30" w:rsidRDefault="5CC78A30" w:rsidP="5CC78A30">
            <w:r w:rsidRPr="5CC78A30">
              <w:rPr>
                <w:rFonts w:ascii="Calibri" w:eastAsia="Calibri" w:hAnsi="Calibri" w:cs="Calibri"/>
                <w:b/>
                <w:bCs/>
                <w:color w:val="000000" w:themeColor="text1"/>
                <w:sz w:val="16"/>
                <w:szCs w:val="16"/>
              </w:rPr>
              <w:t>Architecture</w:t>
            </w:r>
          </w:p>
        </w:tc>
        <w:tc>
          <w:tcPr>
            <w:tcW w:w="337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2B4F952E" w14:textId="23E2E269" w:rsidR="5CC78A30" w:rsidRDefault="5CC78A30" w:rsidP="5CC78A30">
            <w:r w:rsidRPr="5CC78A30">
              <w:rPr>
                <w:rFonts w:ascii="Calibri" w:eastAsia="Calibri" w:hAnsi="Calibri" w:cs="Calibri"/>
                <w:sz w:val="16"/>
                <w:szCs w:val="16"/>
              </w:rPr>
              <w:t>Data architecture (data products with configuration component, data flows, etc.) will be created by Lingaro and needs to be</w:t>
            </w:r>
            <w:commentRangeStart w:id="91"/>
            <w:r w:rsidRPr="5CC78A30">
              <w:rPr>
                <w:rFonts w:ascii="Calibri" w:eastAsia="Calibri" w:hAnsi="Calibri" w:cs="Calibri"/>
                <w:sz w:val="16"/>
                <w:szCs w:val="16"/>
              </w:rPr>
              <w:t xml:space="preserve"> signed off by MDLZ team. </w:t>
            </w:r>
            <w:commentRangeEnd w:id="91"/>
            <w:r w:rsidR="007E7A43">
              <w:rPr>
                <w:rStyle w:val="CommentReference"/>
                <w:sz w:val="22"/>
                <w:szCs w:val="22"/>
              </w:rPr>
              <w:commentReference w:id="91"/>
            </w:r>
            <w:r>
              <w:br/>
            </w:r>
            <w:r w:rsidRPr="5CC78A30">
              <w:rPr>
                <w:rFonts w:ascii="Calibri" w:eastAsia="Calibri" w:hAnsi="Calibri" w:cs="Calibri"/>
                <w:color w:val="000000" w:themeColor="text1"/>
                <w:sz w:val="16"/>
                <w:szCs w:val="16"/>
              </w:rPr>
              <w:t>MDLZ leaders team is expected to assist the sign off facilitation</w:t>
            </w:r>
          </w:p>
        </w:tc>
        <w:tc>
          <w:tcPr>
            <w:tcW w:w="193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11BBB94" w14:textId="333F313C" w:rsidR="71F79AAC" w:rsidRDefault="71F79AAC" w:rsidP="5CC78A30">
            <w:r w:rsidRPr="5CC78A30">
              <w:rPr>
                <w:rFonts w:ascii="Calibri" w:eastAsia="Calibri" w:hAnsi="Calibri" w:cs="Calibri"/>
                <w:color w:val="000000" w:themeColor="text1"/>
                <w:sz w:val="16"/>
                <w:szCs w:val="16"/>
              </w:rPr>
              <w:t>Principle agreements to be done between both parties before Nov 2</w:t>
            </w:r>
            <w:r w:rsidRPr="5CC78A30">
              <w:rPr>
                <w:rFonts w:ascii="Calibri" w:eastAsia="Calibri" w:hAnsi="Calibri" w:cs="Calibri"/>
                <w:color w:val="000000" w:themeColor="text1"/>
                <w:sz w:val="16"/>
                <w:szCs w:val="16"/>
                <w:vertAlign w:val="superscript"/>
              </w:rPr>
              <w:t>nd</w:t>
            </w:r>
            <w:r w:rsidRPr="5CC78A30">
              <w:rPr>
                <w:rFonts w:ascii="Calibri" w:eastAsia="Calibri" w:hAnsi="Calibri" w:cs="Calibri"/>
                <w:color w:val="000000" w:themeColor="text1"/>
                <w:sz w:val="16"/>
                <w:szCs w:val="16"/>
              </w:rPr>
              <w:t>.</w:t>
            </w:r>
          </w:p>
          <w:p w14:paraId="7BBCE309" w14:textId="615B57AC" w:rsidR="5CC78A30" w:rsidRDefault="5CC78A30" w:rsidP="5CC78A30">
            <w:r w:rsidRPr="5CC78A30">
              <w:rPr>
                <w:rFonts w:ascii="Calibri" w:eastAsia="Calibri" w:hAnsi="Calibri" w:cs="Calibri"/>
                <w:color w:val="000000" w:themeColor="text1"/>
                <w:sz w:val="16"/>
                <w:szCs w:val="16"/>
              </w:rPr>
              <w:t>Minor changes expected and should be finalized before March 31st</w:t>
            </w:r>
          </w:p>
        </w:tc>
      </w:tr>
      <w:tr w:rsidR="5CC78A30" w14:paraId="44570DC8" w14:textId="77777777" w:rsidTr="189E26FC">
        <w:trPr>
          <w:trHeight w:val="300"/>
        </w:trPr>
        <w:tc>
          <w:tcPr>
            <w:tcW w:w="88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95873B4" w14:textId="24167362" w:rsidR="5CC78A30" w:rsidRDefault="5CC78A30" w:rsidP="5CC78A30">
            <w:pPr>
              <w:jc w:val="center"/>
            </w:pPr>
            <w:r w:rsidRPr="5CC78A30">
              <w:rPr>
                <w:rFonts w:ascii="Calibri" w:eastAsia="Calibri" w:hAnsi="Calibri" w:cs="Calibri"/>
                <w:color w:val="000000" w:themeColor="text1"/>
                <w:sz w:val="16"/>
                <w:szCs w:val="16"/>
              </w:rPr>
              <w:t>18</w:t>
            </w:r>
          </w:p>
        </w:tc>
        <w:tc>
          <w:tcPr>
            <w:tcW w:w="1575"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6F30FD57" w14:textId="6CC6649A" w:rsidR="5CC78A30" w:rsidRDefault="5CC78A30" w:rsidP="5CC78A30">
            <w:r w:rsidRPr="5CC78A30">
              <w:rPr>
                <w:rFonts w:ascii="Calibri" w:eastAsia="Calibri" w:hAnsi="Calibri" w:cs="Calibri"/>
                <w:b/>
                <w:bCs/>
                <w:color w:val="000000" w:themeColor="text1"/>
                <w:sz w:val="16"/>
                <w:szCs w:val="16"/>
              </w:rPr>
              <w:t>Cross-Stream</w:t>
            </w:r>
          </w:p>
        </w:tc>
        <w:tc>
          <w:tcPr>
            <w:tcW w:w="234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35D3DD0" w14:textId="505A6878" w:rsidR="5CC78A30" w:rsidRDefault="5CC78A30" w:rsidP="5CC78A30">
            <w:r w:rsidRPr="5CC78A30">
              <w:rPr>
                <w:rFonts w:ascii="Calibri" w:eastAsia="Calibri" w:hAnsi="Calibri" w:cs="Calibri"/>
                <w:b/>
                <w:bCs/>
                <w:color w:val="000000" w:themeColor="text1"/>
                <w:sz w:val="16"/>
                <w:szCs w:val="16"/>
              </w:rPr>
              <w:t>Architecture</w:t>
            </w:r>
          </w:p>
        </w:tc>
        <w:tc>
          <w:tcPr>
            <w:tcW w:w="337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8E90388" w14:textId="11786ECD" w:rsidR="5CC78A30" w:rsidRDefault="5CC78A30" w:rsidP="5CC78A30">
            <w:r w:rsidRPr="5CC78A30">
              <w:rPr>
                <w:rFonts w:ascii="Calibri" w:eastAsia="Calibri" w:hAnsi="Calibri" w:cs="Calibri"/>
                <w:sz w:val="16"/>
                <w:szCs w:val="16"/>
              </w:rPr>
              <w:t>Technological components that will be used during build and delivery (libraries, monitoring tools, input/output interfaces, etc.) will be presented by Lingaro and signed off by MDLZ team.</w:t>
            </w:r>
            <w:r>
              <w:br/>
            </w:r>
            <w:r w:rsidRPr="5CC78A30">
              <w:rPr>
                <w:rFonts w:ascii="Aptos" w:eastAsia="Aptos" w:hAnsi="Aptos" w:cs="Aptos"/>
                <w:sz w:val="24"/>
                <w:szCs w:val="24"/>
              </w:rPr>
              <w:t xml:space="preserve"> </w:t>
            </w:r>
            <w:del w:id="92" w:author="Tim Kemp" w:date="2026-10-23T14:40:00Z" w16du:dateUtc="2026-10-23T18:40:00Z">
              <w:r w:rsidRPr="5CC78A30" w:rsidDel="00692BCC">
                <w:rPr>
                  <w:rFonts w:ascii="Calibri" w:eastAsia="Calibri" w:hAnsi="Calibri" w:cs="Calibri"/>
                  <w:color w:val="000000" w:themeColor="text1"/>
                  <w:sz w:val="16"/>
                  <w:szCs w:val="16"/>
                </w:rPr>
                <w:delText xml:space="preserve">MDLZ </w:delText>
              </w:r>
            </w:del>
            <w:ins w:id="93" w:author="Tim Kemp" w:date="2026-10-23T14:40:00Z" w16du:dateUtc="2026-10-23T18:40:00Z">
              <w:r w:rsidR="00692BCC">
                <w:rPr>
                  <w:rFonts w:ascii="Calibri" w:eastAsia="Calibri" w:hAnsi="Calibri" w:cs="Calibri"/>
                  <w:color w:val="000000" w:themeColor="text1"/>
                  <w:sz w:val="16"/>
                  <w:szCs w:val="16"/>
                </w:rPr>
                <w:t>Buyer</w:t>
              </w:r>
              <w:r w:rsidR="00692BCC" w:rsidRPr="5CC78A30">
                <w:rPr>
                  <w:rFonts w:ascii="Calibri" w:eastAsia="Calibri" w:hAnsi="Calibri" w:cs="Calibri"/>
                  <w:color w:val="000000" w:themeColor="text1"/>
                  <w:sz w:val="16"/>
                  <w:szCs w:val="16"/>
                </w:rPr>
                <w:t xml:space="preserve"> </w:t>
              </w:r>
            </w:ins>
            <w:del w:id="94" w:author="Tim Kemp" w:date="2026-10-23T14:40:00Z" w16du:dateUtc="2026-10-23T18:40:00Z">
              <w:r w:rsidRPr="5CC78A30" w:rsidDel="00692BCC">
                <w:rPr>
                  <w:rFonts w:ascii="Calibri" w:eastAsia="Calibri" w:hAnsi="Calibri" w:cs="Calibri"/>
                  <w:color w:val="000000" w:themeColor="text1"/>
                  <w:sz w:val="16"/>
                  <w:szCs w:val="16"/>
                </w:rPr>
                <w:delText xml:space="preserve">leaders team is expected to </w:delText>
              </w:r>
            </w:del>
            <w:ins w:id="95" w:author="Tim Kemp" w:date="2026-10-23T14:40:00Z" w16du:dateUtc="2026-10-23T18:40:00Z">
              <w:r w:rsidR="00692BCC">
                <w:rPr>
                  <w:rFonts w:ascii="Calibri" w:eastAsia="Calibri" w:hAnsi="Calibri" w:cs="Calibri"/>
                  <w:color w:val="000000" w:themeColor="text1"/>
                  <w:sz w:val="16"/>
                  <w:szCs w:val="16"/>
                </w:rPr>
                <w:t xml:space="preserve">will </w:t>
              </w:r>
            </w:ins>
            <w:del w:id="96" w:author="Tim Kemp" w:date="2026-10-23T14:40:00Z" w16du:dateUtc="2026-10-23T18:40:00Z">
              <w:r w:rsidRPr="5CC78A30" w:rsidDel="00692BCC">
                <w:rPr>
                  <w:rFonts w:ascii="Calibri" w:eastAsia="Calibri" w:hAnsi="Calibri" w:cs="Calibri"/>
                  <w:color w:val="000000" w:themeColor="text1"/>
                  <w:sz w:val="16"/>
                  <w:szCs w:val="16"/>
                </w:rPr>
                <w:delText xml:space="preserve">assist </w:delText>
              </w:r>
            </w:del>
            <w:ins w:id="97" w:author="Tim Kemp" w:date="2026-10-23T14:40:00Z" w16du:dateUtc="2026-10-23T18:40:00Z">
              <w:r w:rsidR="00692BCC">
                <w:rPr>
                  <w:rFonts w:ascii="Calibri" w:eastAsia="Calibri" w:hAnsi="Calibri" w:cs="Calibri"/>
                  <w:color w:val="000000" w:themeColor="text1"/>
                  <w:sz w:val="16"/>
                  <w:szCs w:val="16"/>
                </w:rPr>
                <w:t>ensure</w:t>
              </w:r>
              <w:r w:rsidR="00692BCC" w:rsidRPr="5CC78A30">
                <w:rPr>
                  <w:rFonts w:ascii="Calibri" w:eastAsia="Calibri" w:hAnsi="Calibri" w:cs="Calibri"/>
                  <w:color w:val="000000" w:themeColor="text1"/>
                  <w:sz w:val="16"/>
                  <w:szCs w:val="16"/>
                </w:rPr>
                <w:t xml:space="preserve"> </w:t>
              </w:r>
            </w:ins>
            <w:r w:rsidRPr="5CC78A30">
              <w:rPr>
                <w:rFonts w:ascii="Calibri" w:eastAsia="Calibri" w:hAnsi="Calibri" w:cs="Calibri"/>
                <w:color w:val="000000" w:themeColor="text1"/>
                <w:sz w:val="16"/>
                <w:szCs w:val="16"/>
              </w:rPr>
              <w:t>the sign off facilitation</w:t>
            </w:r>
            <w:r w:rsidRPr="5CC78A30">
              <w:rPr>
                <w:rFonts w:ascii="Calibri" w:eastAsia="Calibri" w:hAnsi="Calibri" w:cs="Calibri"/>
                <w:sz w:val="16"/>
                <w:szCs w:val="16"/>
              </w:rPr>
              <w:t xml:space="preserve"> </w:t>
            </w:r>
          </w:p>
        </w:tc>
        <w:tc>
          <w:tcPr>
            <w:tcW w:w="193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D3F957F" w14:textId="776BD61A" w:rsidR="59E1D290" w:rsidRDefault="59E1D290" w:rsidP="5CC78A30">
            <w:r w:rsidRPr="5CC78A30">
              <w:rPr>
                <w:rFonts w:ascii="Calibri" w:eastAsia="Calibri" w:hAnsi="Calibri" w:cs="Calibri"/>
                <w:color w:val="000000" w:themeColor="text1"/>
                <w:sz w:val="16"/>
                <w:szCs w:val="16"/>
              </w:rPr>
              <w:t>Principle agreements to be done between both parties before Nov 2</w:t>
            </w:r>
            <w:r w:rsidRPr="5CC78A30">
              <w:rPr>
                <w:rFonts w:ascii="Calibri" w:eastAsia="Calibri" w:hAnsi="Calibri" w:cs="Calibri"/>
                <w:color w:val="000000" w:themeColor="text1"/>
                <w:sz w:val="16"/>
                <w:szCs w:val="16"/>
                <w:vertAlign w:val="superscript"/>
              </w:rPr>
              <w:t>nd</w:t>
            </w:r>
            <w:r w:rsidRPr="5CC78A30">
              <w:rPr>
                <w:rFonts w:ascii="Calibri" w:eastAsia="Calibri" w:hAnsi="Calibri" w:cs="Calibri"/>
                <w:color w:val="000000" w:themeColor="text1"/>
                <w:sz w:val="16"/>
                <w:szCs w:val="16"/>
              </w:rPr>
              <w:t>.</w:t>
            </w:r>
            <w:r w:rsidR="5CC78A30" w:rsidRPr="5CC78A30">
              <w:rPr>
                <w:rFonts w:ascii="Calibri" w:eastAsia="Calibri" w:hAnsi="Calibri" w:cs="Calibri"/>
                <w:color w:val="000000" w:themeColor="text1"/>
                <w:sz w:val="16"/>
                <w:szCs w:val="16"/>
              </w:rPr>
              <w:t xml:space="preserve"> </w:t>
            </w:r>
          </w:p>
          <w:p w14:paraId="35EA2743" w14:textId="2B56E17B" w:rsidR="5CC78A30" w:rsidRDefault="5CC78A30" w:rsidP="5CC78A30">
            <w:r w:rsidRPr="5CC78A30">
              <w:rPr>
                <w:rFonts w:ascii="Calibri" w:eastAsia="Calibri" w:hAnsi="Calibri" w:cs="Calibri"/>
                <w:color w:val="000000" w:themeColor="text1"/>
                <w:sz w:val="16"/>
                <w:szCs w:val="16"/>
              </w:rPr>
              <w:t>Minor changes expected and should be finalized before March 31st</w:t>
            </w:r>
          </w:p>
        </w:tc>
      </w:tr>
      <w:tr w:rsidR="5CC78A30" w14:paraId="4A365B40" w14:textId="77777777" w:rsidTr="189E26FC">
        <w:trPr>
          <w:trHeight w:val="300"/>
        </w:trPr>
        <w:tc>
          <w:tcPr>
            <w:tcW w:w="88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F648DD4" w14:textId="448778C2" w:rsidR="5CC78A30" w:rsidRDefault="5CC78A30" w:rsidP="5CC78A30">
            <w:pPr>
              <w:jc w:val="center"/>
            </w:pPr>
            <w:r w:rsidRPr="5CC78A30">
              <w:rPr>
                <w:rFonts w:ascii="Calibri" w:eastAsia="Calibri" w:hAnsi="Calibri" w:cs="Calibri"/>
                <w:color w:val="000000" w:themeColor="text1"/>
                <w:sz w:val="16"/>
                <w:szCs w:val="16"/>
              </w:rPr>
              <w:t>19</w:t>
            </w:r>
          </w:p>
        </w:tc>
        <w:tc>
          <w:tcPr>
            <w:tcW w:w="1575"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0425E1FD" w14:textId="369F3FF0" w:rsidR="5CC78A30" w:rsidRDefault="5CC78A30" w:rsidP="5CC78A30">
            <w:r w:rsidRPr="5CC78A30">
              <w:rPr>
                <w:rFonts w:ascii="Calibri" w:eastAsia="Calibri" w:hAnsi="Calibri" w:cs="Calibri"/>
                <w:b/>
                <w:bCs/>
                <w:color w:val="000000" w:themeColor="text1"/>
                <w:sz w:val="16"/>
                <w:szCs w:val="16"/>
              </w:rPr>
              <w:t>Cross-Stream</w:t>
            </w:r>
          </w:p>
        </w:tc>
        <w:tc>
          <w:tcPr>
            <w:tcW w:w="234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B9D5A3E" w14:textId="0DE5A126" w:rsidR="5CC78A30" w:rsidRDefault="5CC78A30" w:rsidP="5CC78A30">
            <w:r w:rsidRPr="5CC78A30">
              <w:rPr>
                <w:rFonts w:ascii="Calibri" w:eastAsia="Calibri" w:hAnsi="Calibri" w:cs="Calibri"/>
                <w:b/>
                <w:bCs/>
                <w:color w:val="000000" w:themeColor="text1"/>
                <w:sz w:val="16"/>
                <w:szCs w:val="16"/>
              </w:rPr>
              <w:t>Architecture</w:t>
            </w:r>
          </w:p>
        </w:tc>
        <w:tc>
          <w:tcPr>
            <w:tcW w:w="337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5BD0C71" w14:textId="45E22C45" w:rsidR="5CC78A30" w:rsidRDefault="5CC78A30" w:rsidP="5CC78A30">
            <w:r w:rsidRPr="5CC78A30">
              <w:rPr>
                <w:rFonts w:ascii="Calibri" w:eastAsia="Calibri" w:hAnsi="Calibri" w:cs="Calibri"/>
                <w:color w:val="000000" w:themeColor="text1"/>
                <w:sz w:val="16"/>
                <w:szCs w:val="16"/>
              </w:rPr>
              <w:t xml:space="preserve">Access to MDLZ </w:t>
            </w:r>
            <w:del w:id="98" w:author="Tim Kemp" w:date="2026-10-23T14:36:00Z" w16du:dateUtc="2026-10-23T18:36:00Z">
              <w:r w:rsidRPr="5CC78A30" w:rsidDel="007E7A43">
                <w:rPr>
                  <w:rFonts w:ascii="Calibri" w:eastAsia="Calibri" w:hAnsi="Calibri" w:cs="Calibri"/>
                  <w:color w:val="000000" w:themeColor="text1"/>
                  <w:sz w:val="16"/>
                  <w:szCs w:val="16"/>
                </w:rPr>
                <w:delText>Data Bricks</w:delText>
              </w:r>
            </w:del>
            <w:ins w:id="99" w:author="Tim Kemp" w:date="2026-10-23T14:36:00Z" w16du:dateUtc="2026-10-23T18:36:00Z">
              <w:r w:rsidR="007E7A43">
                <w:rPr>
                  <w:rFonts w:ascii="Calibri" w:eastAsia="Calibri" w:hAnsi="Calibri" w:cs="Calibri"/>
                  <w:color w:val="000000" w:themeColor="text1"/>
                  <w:sz w:val="16"/>
                  <w:szCs w:val="16"/>
                </w:rPr>
                <w:t>Databricks</w:t>
              </w:r>
            </w:ins>
            <w:r w:rsidRPr="5CC78A30">
              <w:rPr>
                <w:rFonts w:ascii="Calibri" w:eastAsia="Calibri" w:hAnsi="Calibri" w:cs="Calibri"/>
                <w:color w:val="000000" w:themeColor="text1"/>
                <w:sz w:val="16"/>
                <w:szCs w:val="16"/>
              </w:rPr>
              <w:t xml:space="preserve"> cost monitoring </w:t>
            </w:r>
            <w:del w:id="100" w:author="Tim Kemp" w:date="2026-10-23T14:40:00Z" w16du:dateUtc="2026-10-23T18:40:00Z">
              <w:r w:rsidRPr="5CC78A30" w:rsidDel="00692BCC">
                <w:rPr>
                  <w:rFonts w:ascii="Calibri" w:eastAsia="Calibri" w:hAnsi="Calibri" w:cs="Calibri"/>
                  <w:color w:val="000000" w:themeColor="text1"/>
                  <w:sz w:val="16"/>
                  <w:szCs w:val="16"/>
                </w:rPr>
                <w:delText xml:space="preserve">should </w:delText>
              </w:r>
            </w:del>
            <w:ins w:id="101" w:author="Tim Kemp" w:date="2026-10-23T14:40:00Z" w16du:dateUtc="2026-10-23T18:40:00Z">
              <w:r w:rsidR="00692BCC">
                <w:rPr>
                  <w:rFonts w:ascii="Calibri" w:eastAsia="Calibri" w:hAnsi="Calibri" w:cs="Calibri"/>
                  <w:color w:val="000000" w:themeColor="text1"/>
                  <w:sz w:val="16"/>
                  <w:szCs w:val="16"/>
                </w:rPr>
                <w:t>must</w:t>
              </w:r>
              <w:r w:rsidR="00692BCC" w:rsidRPr="5CC78A30">
                <w:rPr>
                  <w:rFonts w:ascii="Calibri" w:eastAsia="Calibri" w:hAnsi="Calibri" w:cs="Calibri"/>
                  <w:color w:val="000000" w:themeColor="text1"/>
                  <w:sz w:val="16"/>
                  <w:szCs w:val="16"/>
                </w:rPr>
                <w:t xml:space="preserve"> </w:t>
              </w:r>
            </w:ins>
            <w:r w:rsidRPr="5CC78A30">
              <w:rPr>
                <w:rFonts w:ascii="Calibri" w:eastAsia="Calibri" w:hAnsi="Calibri" w:cs="Calibri"/>
                <w:color w:val="000000" w:themeColor="text1"/>
                <w:sz w:val="16"/>
                <w:szCs w:val="16"/>
              </w:rPr>
              <w:t xml:space="preserve">be provided to </w:t>
            </w:r>
            <w:del w:id="102" w:author="Tim Kemp" w:date="2026-10-23T14:40:00Z" w16du:dateUtc="2026-10-23T18:40:00Z">
              <w:r w:rsidRPr="5CC78A30" w:rsidDel="00692BCC">
                <w:rPr>
                  <w:rFonts w:ascii="Calibri" w:eastAsia="Calibri" w:hAnsi="Calibri" w:cs="Calibri"/>
                  <w:color w:val="000000" w:themeColor="text1"/>
                  <w:sz w:val="16"/>
                  <w:szCs w:val="16"/>
                </w:rPr>
                <w:delText xml:space="preserve">Lingaro </w:delText>
              </w:r>
            </w:del>
            <w:ins w:id="103" w:author="Tim Kemp" w:date="2026-10-23T14:40:00Z" w16du:dateUtc="2026-10-23T18:40:00Z">
              <w:r w:rsidR="00692BCC">
                <w:rPr>
                  <w:rFonts w:ascii="Calibri" w:eastAsia="Calibri" w:hAnsi="Calibri" w:cs="Calibri"/>
                  <w:color w:val="000000" w:themeColor="text1"/>
                  <w:sz w:val="16"/>
                  <w:szCs w:val="16"/>
                </w:rPr>
                <w:t>Seller</w:t>
              </w:r>
              <w:r w:rsidR="00692BCC" w:rsidRPr="5CC78A30">
                <w:rPr>
                  <w:rFonts w:ascii="Calibri" w:eastAsia="Calibri" w:hAnsi="Calibri" w:cs="Calibri"/>
                  <w:color w:val="000000" w:themeColor="text1"/>
                  <w:sz w:val="16"/>
                  <w:szCs w:val="16"/>
                </w:rPr>
                <w:t xml:space="preserve"> </w:t>
              </w:r>
            </w:ins>
            <w:r w:rsidRPr="5CC78A30">
              <w:rPr>
                <w:rFonts w:ascii="Calibri" w:eastAsia="Calibri" w:hAnsi="Calibri" w:cs="Calibri"/>
                <w:color w:val="000000" w:themeColor="text1"/>
                <w:sz w:val="16"/>
                <w:szCs w:val="16"/>
              </w:rPr>
              <w:t>team</w:t>
            </w:r>
          </w:p>
        </w:tc>
        <w:tc>
          <w:tcPr>
            <w:tcW w:w="193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2B18DB3D" w14:textId="4BACA286" w:rsidR="5CC78A30" w:rsidRDefault="463B3C6C" w:rsidP="189E26FC">
            <w:r w:rsidRPr="189E26FC">
              <w:rPr>
                <w:rFonts w:ascii="Calibri" w:eastAsia="Calibri" w:hAnsi="Calibri" w:cs="Calibri"/>
                <w:color w:val="000000" w:themeColor="text1"/>
                <w:sz w:val="16"/>
                <w:szCs w:val="16"/>
              </w:rPr>
              <w:t>Nov 30th</w:t>
            </w:r>
          </w:p>
        </w:tc>
      </w:tr>
      <w:tr w:rsidR="5CC78A30" w14:paraId="19CF9004" w14:textId="77777777" w:rsidTr="189E26FC">
        <w:trPr>
          <w:trHeight w:val="300"/>
        </w:trPr>
        <w:tc>
          <w:tcPr>
            <w:tcW w:w="88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6AFF50E" w14:textId="0BE654B7" w:rsidR="5CC78A30" w:rsidRDefault="5CC78A30" w:rsidP="5CC78A30">
            <w:pPr>
              <w:jc w:val="center"/>
            </w:pPr>
            <w:r w:rsidRPr="5CC78A30">
              <w:rPr>
                <w:rFonts w:ascii="Calibri" w:eastAsia="Calibri" w:hAnsi="Calibri" w:cs="Calibri"/>
                <w:color w:val="000000" w:themeColor="text1"/>
                <w:sz w:val="16"/>
                <w:szCs w:val="16"/>
              </w:rPr>
              <w:t>20</w:t>
            </w:r>
          </w:p>
        </w:tc>
        <w:tc>
          <w:tcPr>
            <w:tcW w:w="1575"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701B0132" w14:textId="6CABDEF3" w:rsidR="5CC78A30" w:rsidRDefault="5CC78A30" w:rsidP="5CC78A30">
            <w:r w:rsidRPr="5CC78A30">
              <w:rPr>
                <w:rFonts w:ascii="Calibri" w:eastAsia="Calibri" w:hAnsi="Calibri" w:cs="Calibri"/>
                <w:b/>
                <w:bCs/>
                <w:color w:val="000000" w:themeColor="text1"/>
                <w:sz w:val="16"/>
                <w:szCs w:val="16"/>
              </w:rPr>
              <w:t>Cross-Stream</w:t>
            </w:r>
          </w:p>
        </w:tc>
        <w:tc>
          <w:tcPr>
            <w:tcW w:w="234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3414B69" w14:textId="24DDD8F5" w:rsidR="5CC78A30" w:rsidRDefault="5CC78A30" w:rsidP="5CC78A30">
            <w:r w:rsidRPr="5CC78A30">
              <w:rPr>
                <w:rFonts w:ascii="Calibri" w:eastAsia="Calibri" w:hAnsi="Calibri" w:cs="Calibri"/>
                <w:b/>
                <w:bCs/>
                <w:color w:val="000000" w:themeColor="text1"/>
                <w:sz w:val="16"/>
                <w:szCs w:val="16"/>
              </w:rPr>
              <w:t>Architecture</w:t>
            </w:r>
          </w:p>
        </w:tc>
        <w:tc>
          <w:tcPr>
            <w:tcW w:w="337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2943FCF7" w14:textId="3DE0160E" w:rsidR="5CC78A30" w:rsidRDefault="5CC78A30" w:rsidP="5CC78A30">
            <w:commentRangeStart w:id="104"/>
            <w:r w:rsidRPr="5CC78A30">
              <w:rPr>
                <w:rFonts w:ascii="Calibri" w:eastAsia="Calibri" w:hAnsi="Calibri" w:cs="Calibri"/>
                <w:color w:val="000000" w:themeColor="text1"/>
                <w:sz w:val="16"/>
                <w:szCs w:val="16"/>
              </w:rPr>
              <w:t xml:space="preserve">Custom features for </w:t>
            </w:r>
            <w:del w:id="105" w:author="Tim Kemp" w:date="2026-10-23T14:36:00Z" w16du:dateUtc="2026-10-23T18:36:00Z">
              <w:r w:rsidRPr="5CC78A30" w:rsidDel="007E7A43">
                <w:rPr>
                  <w:rFonts w:ascii="Calibri" w:eastAsia="Calibri" w:hAnsi="Calibri" w:cs="Calibri"/>
                  <w:color w:val="000000" w:themeColor="text1"/>
                  <w:sz w:val="16"/>
                  <w:szCs w:val="16"/>
                </w:rPr>
                <w:delText>Data Bricks</w:delText>
              </w:r>
            </w:del>
            <w:ins w:id="106" w:author="Tim Kemp" w:date="2026-10-23T14:36:00Z" w16du:dateUtc="2026-10-23T18:36:00Z">
              <w:r w:rsidR="007E7A43">
                <w:rPr>
                  <w:rFonts w:ascii="Calibri" w:eastAsia="Calibri" w:hAnsi="Calibri" w:cs="Calibri"/>
                  <w:color w:val="000000" w:themeColor="text1"/>
                  <w:sz w:val="16"/>
                  <w:szCs w:val="16"/>
                </w:rPr>
                <w:t>Databricks</w:t>
              </w:r>
            </w:ins>
            <w:r w:rsidRPr="5CC78A30">
              <w:rPr>
                <w:rFonts w:ascii="Calibri" w:eastAsia="Calibri" w:hAnsi="Calibri" w:cs="Calibri"/>
                <w:color w:val="000000" w:themeColor="text1"/>
                <w:sz w:val="16"/>
                <w:szCs w:val="16"/>
              </w:rPr>
              <w:t xml:space="preserve"> are built in accordance with the list provided:</w:t>
            </w:r>
            <w:r>
              <w:br/>
            </w:r>
            <w:r w:rsidRPr="5CC78A30">
              <w:rPr>
                <w:rFonts w:ascii="Aptos" w:eastAsia="Aptos" w:hAnsi="Aptos" w:cs="Aptos"/>
                <w:sz w:val="24"/>
                <w:szCs w:val="24"/>
              </w:rPr>
              <w:t xml:space="preserve"> </w:t>
            </w:r>
            <w:r w:rsidRPr="5CC78A30">
              <w:rPr>
                <w:rFonts w:ascii="Calibri" w:eastAsia="Calibri" w:hAnsi="Calibri" w:cs="Calibri"/>
                <w:sz w:val="16"/>
                <w:szCs w:val="16"/>
              </w:rPr>
              <w:t>- Audit on table/column level</w:t>
            </w:r>
            <w:r>
              <w:br/>
            </w:r>
            <w:r w:rsidRPr="5CC78A30">
              <w:rPr>
                <w:rFonts w:ascii="Aptos" w:eastAsia="Aptos" w:hAnsi="Aptos" w:cs="Aptos"/>
                <w:sz w:val="24"/>
                <w:szCs w:val="24"/>
              </w:rPr>
              <w:t xml:space="preserve"> </w:t>
            </w:r>
            <w:r w:rsidRPr="5CC78A30">
              <w:rPr>
                <w:rFonts w:ascii="Calibri" w:eastAsia="Calibri" w:hAnsi="Calibri" w:cs="Calibri"/>
                <w:sz w:val="16"/>
                <w:szCs w:val="16"/>
              </w:rPr>
              <w:t>- Process logging and log reporting</w:t>
            </w:r>
            <w:r>
              <w:br/>
            </w:r>
            <w:r w:rsidRPr="5CC78A30">
              <w:rPr>
                <w:rFonts w:ascii="Aptos" w:eastAsia="Aptos" w:hAnsi="Aptos" w:cs="Aptos"/>
                <w:sz w:val="24"/>
                <w:szCs w:val="24"/>
              </w:rPr>
              <w:t xml:space="preserve"> </w:t>
            </w:r>
            <w:r w:rsidRPr="5CC78A30">
              <w:rPr>
                <w:rFonts w:ascii="Calibri" w:eastAsia="Calibri" w:hAnsi="Calibri" w:cs="Calibri"/>
                <w:sz w:val="16"/>
                <w:szCs w:val="16"/>
              </w:rPr>
              <w:t>- Data quality checks</w:t>
            </w:r>
            <w:r>
              <w:br/>
            </w:r>
            <w:r w:rsidRPr="5CC78A30">
              <w:rPr>
                <w:rFonts w:ascii="Aptos" w:eastAsia="Aptos" w:hAnsi="Aptos" w:cs="Aptos"/>
                <w:sz w:val="24"/>
                <w:szCs w:val="24"/>
              </w:rPr>
              <w:t xml:space="preserve"> </w:t>
            </w:r>
            <w:r w:rsidRPr="5CC78A30">
              <w:rPr>
                <w:rFonts w:ascii="Calibri" w:eastAsia="Calibri" w:hAnsi="Calibri" w:cs="Calibri"/>
                <w:sz w:val="16"/>
                <w:szCs w:val="16"/>
              </w:rPr>
              <w:t>- Custom tags for cost tracking</w:t>
            </w:r>
            <w:r>
              <w:br/>
            </w:r>
            <w:r w:rsidRPr="5CC78A30">
              <w:rPr>
                <w:rFonts w:ascii="Aptos" w:eastAsia="Aptos" w:hAnsi="Aptos" w:cs="Aptos"/>
                <w:sz w:val="24"/>
                <w:szCs w:val="24"/>
              </w:rPr>
              <w:t xml:space="preserve"> </w:t>
            </w:r>
            <w:r w:rsidRPr="5CC78A30">
              <w:rPr>
                <w:rFonts w:ascii="Calibri" w:eastAsia="Calibri" w:hAnsi="Calibri" w:cs="Calibri"/>
                <w:sz w:val="16"/>
                <w:szCs w:val="16"/>
              </w:rPr>
              <w:t xml:space="preserve">- Incremental load </w:t>
            </w:r>
            <w:r>
              <w:br/>
            </w:r>
            <w:r w:rsidRPr="5CC78A30">
              <w:rPr>
                <w:rFonts w:ascii="Calibri" w:eastAsia="Calibri" w:hAnsi="Calibri" w:cs="Calibri"/>
                <w:sz w:val="16"/>
                <w:szCs w:val="16"/>
              </w:rPr>
              <w:t>- Sensitive data classification</w:t>
            </w:r>
            <w:commentRangeEnd w:id="104"/>
            <w:r w:rsidR="00C751C5">
              <w:rPr>
                <w:rStyle w:val="CommentReference"/>
                <w:sz w:val="22"/>
                <w:szCs w:val="22"/>
              </w:rPr>
              <w:commentReference w:id="104"/>
            </w:r>
          </w:p>
        </w:tc>
        <w:tc>
          <w:tcPr>
            <w:tcW w:w="193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F6A9746" w14:textId="24B9969A" w:rsidR="5CC78A30" w:rsidRDefault="5CC78A30" w:rsidP="5CC78A30">
            <w:pPr>
              <w:spacing w:line="278" w:lineRule="auto"/>
            </w:pPr>
            <w:r w:rsidRPr="5CC78A30">
              <w:rPr>
                <w:rFonts w:ascii="Aptos" w:eastAsia="Aptos" w:hAnsi="Aptos" w:cs="Aptos"/>
                <w:sz w:val="24"/>
                <w:szCs w:val="24"/>
              </w:rPr>
              <w:t xml:space="preserve"> </w:t>
            </w:r>
          </w:p>
        </w:tc>
      </w:tr>
      <w:tr w:rsidR="5CC78A30" w14:paraId="6BE72C70" w14:textId="77777777" w:rsidTr="189E26FC">
        <w:trPr>
          <w:trHeight w:val="300"/>
        </w:trPr>
        <w:tc>
          <w:tcPr>
            <w:tcW w:w="88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7EE39ED" w14:textId="73D9CDC7" w:rsidR="5CC78A30" w:rsidRDefault="5CC78A30" w:rsidP="5CC78A30">
            <w:pPr>
              <w:jc w:val="center"/>
            </w:pPr>
            <w:r w:rsidRPr="5CC78A30">
              <w:rPr>
                <w:rFonts w:ascii="Calibri" w:eastAsia="Calibri" w:hAnsi="Calibri" w:cs="Calibri"/>
                <w:color w:val="000000" w:themeColor="text1"/>
                <w:sz w:val="16"/>
                <w:szCs w:val="16"/>
              </w:rPr>
              <w:t>21</w:t>
            </w:r>
          </w:p>
        </w:tc>
        <w:tc>
          <w:tcPr>
            <w:tcW w:w="1575"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4712D9B5" w14:textId="2B770934" w:rsidR="5CC78A30" w:rsidRDefault="5CC78A30" w:rsidP="5CC78A30">
            <w:r w:rsidRPr="5CC78A30">
              <w:rPr>
                <w:rFonts w:ascii="Calibri" w:eastAsia="Calibri" w:hAnsi="Calibri" w:cs="Calibri"/>
                <w:b/>
                <w:bCs/>
                <w:color w:val="000000" w:themeColor="text1"/>
                <w:sz w:val="16"/>
                <w:szCs w:val="16"/>
              </w:rPr>
              <w:t>Cross-Stream</w:t>
            </w:r>
          </w:p>
        </w:tc>
        <w:tc>
          <w:tcPr>
            <w:tcW w:w="234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7140724" w14:textId="76C81CE1" w:rsidR="5CC78A30" w:rsidRDefault="5CC78A30" w:rsidP="5CC78A30">
            <w:r w:rsidRPr="5CC78A30">
              <w:rPr>
                <w:rFonts w:ascii="Calibri" w:eastAsia="Calibri" w:hAnsi="Calibri" w:cs="Calibri"/>
                <w:b/>
                <w:bCs/>
                <w:color w:val="000000" w:themeColor="text1"/>
                <w:sz w:val="16"/>
                <w:szCs w:val="16"/>
              </w:rPr>
              <w:t>Environment</w:t>
            </w:r>
          </w:p>
        </w:tc>
        <w:tc>
          <w:tcPr>
            <w:tcW w:w="337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F56BBC4" w14:textId="322DC3A4" w:rsidR="5CC78A30" w:rsidRDefault="5CC78A30" w:rsidP="5CC78A30">
            <w:r w:rsidRPr="5CC78A30">
              <w:rPr>
                <w:rFonts w:ascii="Calibri" w:eastAsia="Calibri" w:hAnsi="Calibri" w:cs="Calibri"/>
                <w:color w:val="000000" w:themeColor="text1"/>
                <w:sz w:val="16"/>
                <w:szCs w:val="16"/>
              </w:rPr>
              <w:t xml:space="preserve">All guidance/description/documentation for </w:t>
            </w:r>
            <w:del w:id="107" w:author="Tim Kemp" w:date="2026-10-23T14:36:00Z" w16du:dateUtc="2026-10-23T18:36:00Z">
              <w:r w:rsidRPr="5CC78A30" w:rsidDel="007E7A43">
                <w:rPr>
                  <w:rFonts w:ascii="Calibri" w:eastAsia="Calibri" w:hAnsi="Calibri" w:cs="Calibri"/>
                  <w:color w:val="000000" w:themeColor="text1"/>
                  <w:sz w:val="16"/>
                  <w:szCs w:val="16"/>
                </w:rPr>
                <w:delText>Data Bricks</w:delText>
              </w:r>
            </w:del>
            <w:ins w:id="108" w:author="Tim Kemp" w:date="2026-10-23T14:36:00Z" w16du:dateUtc="2026-10-23T18:36:00Z">
              <w:r w:rsidR="007E7A43">
                <w:rPr>
                  <w:rFonts w:ascii="Calibri" w:eastAsia="Calibri" w:hAnsi="Calibri" w:cs="Calibri"/>
                  <w:color w:val="000000" w:themeColor="text1"/>
                  <w:sz w:val="16"/>
                  <w:szCs w:val="16"/>
                </w:rPr>
                <w:t>Databricks</w:t>
              </w:r>
            </w:ins>
            <w:r w:rsidRPr="5CC78A30">
              <w:rPr>
                <w:rFonts w:ascii="Calibri" w:eastAsia="Calibri" w:hAnsi="Calibri" w:cs="Calibri"/>
                <w:color w:val="000000" w:themeColor="text1"/>
                <w:sz w:val="16"/>
                <w:szCs w:val="16"/>
              </w:rPr>
              <w:t xml:space="preserve"> data analytics solution development should be provided by </w:t>
            </w:r>
            <w:del w:id="109" w:author="Tim Kemp" w:date="2026-10-23T14:39:00Z" w16du:dateUtc="2026-10-23T18:39:00Z">
              <w:r w:rsidRPr="5CC78A30" w:rsidDel="00692BCC">
                <w:rPr>
                  <w:rFonts w:ascii="Calibri" w:eastAsia="Calibri" w:hAnsi="Calibri" w:cs="Calibri"/>
                  <w:color w:val="000000" w:themeColor="text1"/>
                  <w:sz w:val="16"/>
                  <w:szCs w:val="16"/>
                </w:rPr>
                <w:delText xml:space="preserve">MDLZ </w:delText>
              </w:r>
            </w:del>
            <w:ins w:id="110" w:author="Tim Kemp" w:date="2026-10-23T14:39:00Z" w16du:dateUtc="2026-10-23T18:39:00Z">
              <w:r w:rsidR="00692BCC">
                <w:rPr>
                  <w:rFonts w:ascii="Calibri" w:eastAsia="Calibri" w:hAnsi="Calibri" w:cs="Calibri"/>
                  <w:color w:val="000000" w:themeColor="text1"/>
                  <w:sz w:val="16"/>
                  <w:szCs w:val="16"/>
                </w:rPr>
                <w:t>Buyer.</w:t>
              </w:r>
            </w:ins>
            <w:del w:id="111" w:author="Tim Kemp" w:date="2026-10-23T14:39:00Z" w16du:dateUtc="2026-10-23T18:39:00Z">
              <w:r w:rsidRPr="5CC78A30" w:rsidDel="00692BCC">
                <w:rPr>
                  <w:rFonts w:ascii="Calibri" w:eastAsia="Calibri" w:hAnsi="Calibri" w:cs="Calibri"/>
                  <w:color w:val="000000" w:themeColor="text1"/>
                  <w:sz w:val="16"/>
                  <w:szCs w:val="16"/>
                </w:rPr>
                <w:delText>team</w:delText>
              </w:r>
            </w:del>
          </w:p>
        </w:tc>
        <w:tc>
          <w:tcPr>
            <w:tcW w:w="193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E574766" w14:textId="3F747CF9" w:rsidR="5CC78A30" w:rsidRDefault="5CC78A30" w:rsidP="5CC78A30">
            <w:r w:rsidRPr="5CC78A30">
              <w:rPr>
                <w:rFonts w:ascii="Calibri" w:eastAsia="Calibri" w:hAnsi="Calibri" w:cs="Calibri"/>
                <w:color w:val="000000" w:themeColor="text1"/>
                <w:sz w:val="16"/>
                <w:szCs w:val="16"/>
              </w:rPr>
              <w:t>Nov 2nd</w:t>
            </w:r>
          </w:p>
        </w:tc>
      </w:tr>
    </w:tbl>
    <w:p w14:paraId="38D377F9" w14:textId="6D6A6928" w:rsidR="4B3FC081" w:rsidRDefault="4B3FC081" w:rsidP="5CC78A30">
      <w:pPr>
        <w:spacing w:after="0" w:line="240" w:lineRule="auto"/>
        <w:ind w:left="360"/>
        <w:rPr>
          <w:rFonts w:eastAsiaTheme="majorEastAsia"/>
          <w:b/>
          <w:bCs/>
          <w:sz w:val="20"/>
          <w:szCs w:val="20"/>
        </w:rPr>
      </w:pPr>
    </w:p>
    <w:p w14:paraId="7AA5CF2C" w14:textId="4E6DE728" w:rsidR="1933E809" w:rsidRDefault="1933E809" w:rsidP="5CC78A30">
      <w:pPr>
        <w:spacing w:after="0" w:line="240" w:lineRule="auto"/>
        <w:ind w:left="360"/>
      </w:pPr>
      <w:r w:rsidRPr="5CC78A30">
        <w:rPr>
          <w:rFonts w:eastAsiaTheme="majorEastAsia"/>
          <w:b/>
          <w:bCs/>
          <w:sz w:val="20"/>
          <w:szCs w:val="20"/>
        </w:rPr>
        <w:t>4.1.2 Requirements finalization timeline:</w:t>
      </w:r>
    </w:p>
    <w:tbl>
      <w:tblPr>
        <w:tblW w:w="0" w:type="auto"/>
        <w:tblLook w:val="04A0" w:firstRow="1" w:lastRow="0" w:firstColumn="1" w:lastColumn="0" w:noHBand="0" w:noVBand="1"/>
      </w:tblPr>
      <w:tblGrid>
        <w:gridCol w:w="405"/>
        <w:gridCol w:w="1500"/>
        <w:gridCol w:w="1845"/>
        <w:gridCol w:w="825"/>
        <w:gridCol w:w="960"/>
        <w:gridCol w:w="960"/>
        <w:gridCol w:w="705"/>
        <w:gridCol w:w="720"/>
        <w:gridCol w:w="1425"/>
      </w:tblGrid>
      <w:tr w:rsidR="5CC78A30" w14:paraId="73EE4C31" w14:textId="77777777" w:rsidTr="5CC78A30">
        <w:trPr>
          <w:trHeight w:val="300"/>
        </w:trPr>
        <w:tc>
          <w:tcPr>
            <w:tcW w:w="405" w:type="dxa"/>
            <w:vMerge w:val="restart"/>
            <w:tcBorders>
              <w:top w:val="single" w:sz="8" w:space="0" w:color="CCCCCC"/>
              <w:left w:val="single" w:sz="8" w:space="0" w:color="CCCCCC"/>
              <w:bottom w:val="single" w:sz="8" w:space="0" w:color="CCCCCC"/>
              <w:right w:val="single" w:sz="8" w:space="0" w:color="CCCCCC"/>
            </w:tcBorders>
            <w:shd w:val="clear" w:color="auto" w:fill="4F2170"/>
            <w:tcMar>
              <w:top w:w="60" w:type="dxa"/>
              <w:left w:w="100" w:type="dxa"/>
              <w:bottom w:w="60" w:type="dxa"/>
              <w:right w:w="100" w:type="dxa"/>
            </w:tcMar>
            <w:vAlign w:val="center"/>
          </w:tcPr>
          <w:p w14:paraId="018DDE3E" w14:textId="1D5629B6" w:rsidR="5CC78A30" w:rsidRDefault="5CC78A30" w:rsidP="5CC78A30">
            <w:pPr>
              <w:spacing w:after="0" w:line="240" w:lineRule="auto"/>
              <w:contextualSpacing/>
            </w:pPr>
            <w:r w:rsidRPr="5CC78A30">
              <w:rPr>
                <w:rFonts w:ascii="Calibri" w:eastAsia="Calibri" w:hAnsi="Calibri" w:cs="Calibri"/>
                <w:b/>
                <w:bCs/>
                <w:color w:val="FFFFFF" w:themeColor="background1"/>
                <w:sz w:val="16"/>
                <w:szCs w:val="16"/>
              </w:rPr>
              <w:t>#</w:t>
            </w:r>
          </w:p>
        </w:tc>
        <w:tc>
          <w:tcPr>
            <w:tcW w:w="1500" w:type="dxa"/>
            <w:vMerge w:val="restart"/>
            <w:tcBorders>
              <w:top w:val="single" w:sz="8" w:space="0" w:color="CCCCCC"/>
              <w:left w:val="single" w:sz="8" w:space="0" w:color="CCCCCC"/>
              <w:bottom w:val="single" w:sz="8" w:space="0" w:color="CCCCCC"/>
              <w:right w:val="single" w:sz="8" w:space="0" w:color="CCCCCC"/>
            </w:tcBorders>
            <w:shd w:val="clear" w:color="auto" w:fill="4F2170"/>
            <w:tcMar>
              <w:top w:w="60" w:type="dxa"/>
              <w:left w:w="100" w:type="dxa"/>
              <w:bottom w:w="60" w:type="dxa"/>
              <w:right w:w="100" w:type="dxa"/>
            </w:tcMar>
            <w:vAlign w:val="center"/>
          </w:tcPr>
          <w:p w14:paraId="64438943" w14:textId="60369FD7" w:rsidR="5CC78A30" w:rsidRDefault="5CC78A30" w:rsidP="5CC78A30">
            <w:pPr>
              <w:spacing w:after="0" w:line="240" w:lineRule="auto"/>
              <w:contextualSpacing/>
            </w:pPr>
            <w:r w:rsidRPr="5CC78A30">
              <w:rPr>
                <w:rFonts w:ascii="Calibri" w:eastAsia="Calibri" w:hAnsi="Calibri" w:cs="Calibri"/>
                <w:b/>
                <w:bCs/>
                <w:color w:val="FFFFFF" w:themeColor="background1"/>
                <w:sz w:val="16"/>
                <w:szCs w:val="16"/>
              </w:rPr>
              <w:t>Product Stream</w:t>
            </w:r>
          </w:p>
        </w:tc>
        <w:tc>
          <w:tcPr>
            <w:tcW w:w="1845" w:type="dxa"/>
            <w:vMerge w:val="restart"/>
            <w:tcBorders>
              <w:top w:val="single" w:sz="8" w:space="0" w:color="CCCCCC"/>
              <w:left w:val="single" w:sz="8" w:space="0" w:color="CCCCCC"/>
              <w:bottom w:val="single" w:sz="8" w:space="0" w:color="CCCCCC"/>
              <w:right w:val="single" w:sz="8" w:space="0" w:color="CCCCCC"/>
            </w:tcBorders>
            <w:shd w:val="clear" w:color="auto" w:fill="4F2170"/>
            <w:tcMar>
              <w:top w:w="60" w:type="dxa"/>
              <w:left w:w="100" w:type="dxa"/>
              <w:bottom w:w="60" w:type="dxa"/>
              <w:right w:w="100" w:type="dxa"/>
            </w:tcMar>
            <w:vAlign w:val="center"/>
          </w:tcPr>
          <w:p w14:paraId="533B73F7" w14:textId="6D1C0F9A" w:rsidR="5CC78A30" w:rsidRDefault="5CC78A30" w:rsidP="5CC78A30">
            <w:pPr>
              <w:spacing w:after="0" w:line="240" w:lineRule="auto"/>
              <w:contextualSpacing/>
            </w:pPr>
            <w:r w:rsidRPr="5CC78A30">
              <w:rPr>
                <w:rFonts w:ascii="Calibri" w:eastAsia="Calibri" w:hAnsi="Calibri" w:cs="Calibri"/>
                <w:b/>
                <w:bCs/>
                <w:color w:val="FFFFFF" w:themeColor="background1"/>
                <w:sz w:val="16"/>
                <w:szCs w:val="16"/>
              </w:rPr>
              <w:t>Business process / Topics</w:t>
            </w:r>
          </w:p>
        </w:tc>
        <w:tc>
          <w:tcPr>
            <w:tcW w:w="825" w:type="dxa"/>
            <w:vMerge w:val="restart"/>
            <w:tcBorders>
              <w:top w:val="single" w:sz="8" w:space="0" w:color="CCCCCC"/>
              <w:left w:val="single" w:sz="8" w:space="0" w:color="CCCCCC"/>
              <w:bottom w:val="single" w:sz="8" w:space="0" w:color="CCCCCC"/>
              <w:right w:val="single" w:sz="8" w:space="0" w:color="CCCCCC"/>
            </w:tcBorders>
            <w:shd w:val="clear" w:color="auto" w:fill="4F2170"/>
            <w:tcMar>
              <w:top w:w="60" w:type="dxa"/>
              <w:left w:w="100" w:type="dxa"/>
              <w:bottom w:w="60" w:type="dxa"/>
              <w:right w:w="100" w:type="dxa"/>
            </w:tcMar>
            <w:vAlign w:val="center"/>
          </w:tcPr>
          <w:p w14:paraId="70DBE116" w14:textId="2327C45F" w:rsidR="5CC78A30" w:rsidRDefault="5CC78A30" w:rsidP="5CC78A30">
            <w:pPr>
              <w:spacing w:after="0" w:line="240" w:lineRule="auto"/>
              <w:contextualSpacing/>
            </w:pPr>
            <w:r w:rsidRPr="5CC78A30">
              <w:rPr>
                <w:rFonts w:ascii="Calibri" w:eastAsia="Calibri" w:hAnsi="Calibri" w:cs="Calibri"/>
                <w:b/>
                <w:bCs/>
                <w:color w:val="FFFFFF" w:themeColor="background1"/>
                <w:sz w:val="16"/>
                <w:szCs w:val="16"/>
              </w:rPr>
              <w:t>Region</w:t>
            </w:r>
          </w:p>
        </w:tc>
        <w:tc>
          <w:tcPr>
            <w:tcW w:w="4770" w:type="dxa"/>
            <w:gridSpan w:val="5"/>
            <w:tcBorders>
              <w:top w:val="single" w:sz="8" w:space="0" w:color="CCCCCC"/>
              <w:left w:val="single" w:sz="8" w:space="0" w:color="CCCCCC"/>
              <w:bottom w:val="single" w:sz="8" w:space="0" w:color="CCCCCC"/>
              <w:right w:val="single" w:sz="8" w:space="0" w:color="CCCCCC"/>
            </w:tcBorders>
            <w:shd w:val="clear" w:color="auto" w:fill="4F2170"/>
            <w:tcMar>
              <w:top w:w="60" w:type="dxa"/>
              <w:left w:w="100" w:type="dxa"/>
              <w:bottom w:w="60" w:type="dxa"/>
              <w:right w:w="100" w:type="dxa"/>
            </w:tcMar>
            <w:vAlign w:val="center"/>
          </w:tcPr>
          <w:p w14:paraId="6938C9CC" w14:textId="4B087A40" w:rsidR="5CC78A30" w:rsidRDefault="5CC78A30" w:rsidP="5CC78A30">
            <w:pPr>
              <w:spacing w:after="0" w:line="240" w:lineRule="auto"/>
              <w:contextualSpacing/>
              <w:jc w:val="center"/>
            </w:pPr>
            <w:commentRangeStart w:id="112"/>
            <w:commentRangeStart w:id="113"/>
            <w:r w:rsidRPr="5CC78A30">
              <w:rPr>
                <w:rFonts w:ascii="Calibri" w:eastAsia="Calibri" w:hAnsi="Calibri" w:cs="Calibri"/>
                <w:b/>
                <w:bCs/>
                <w:color w:val="FFFFFF" w:themeColor="background1"/>
                <w:sz w:val="16"/>
                <w:szCs w:val="16"/>
              </w:rPr>
              <w:t>Requirements completion (%)</w:t>
            </w:r>
            <w:commentRangeEnd w:id="112"/>
            <w:r w:rsidR="00051427">
              <w:rPr>
                <w:rStyle w:val="CommentReference"/>
                <w:sz w:val="22"/>
                <w:szCs w:val="22"/>
              </w:rPr>
              <w:commentReference w:id="112"/>
            </w:r>
            <w:commentRangeEnd w:id="113"/>
            <w:r w:rsidR="00875F73">
              <w:rPr>
                <w:rStyle w:val="CommentReference"/>
                <w:sz w:val="22"/>
                <w:szCs w:val="22"/>
              </w:rPr>
              <w:commentReference w:id="113"/>
            </w:r>
          </w:p>
        </w:tc>
      </w:tr>
      <w:tr w:rsidR="5CC78A30" w14:paraId="00A700C5" w14:textId="77777777" w:rsidTr="5CC78A30">
        <w:trPr>
          <w:trHeight w:val="300"/>
        </w:trPr>
        <w:tc>
          <w:tcPr>
            <w:tcW w:w="405" w:type="dxa"/>
            <w:vMerge/>
            <w:tcBorders>
              <w:left w:val="single" w:sz="0" w:space="0" w:color="CCCCCC"/>
              <w:bottom w:val="single" w:sz="0" w:space="0" w:color="CCCCCC"/>
              <w:right w:val="single" w:sz="0" w:space="0" w:color="CCCCCC"/>
            </w:tcBorders>
            <w:vAlign w:val="center"/>
          </w:tcPr>
          <w:p w14:paraId="44BB804A" w14:textId="77777777" w:rsidR="00997CE3" w:rsidRDefault="00997CE3"/>
        </w:tc>
        <w:tc>
          <w:tcPr>
            <w:tcW w:w="1500" w:type="dxa"/>
            <w:vMerge/>
            <w:tcBorders>
              <w:left w:val="single" w:sz="0" w:space="0" w:color="CCCCCC"/>
              <w:bottom w:val="single" w:sz="0" w:space="0" w:color="CCCCCC"/>
              <w:right w:val="single" w:sz="0" w:space="0" w:color="CCCCCC"/>
            </w:tcBorders>
            <w:vAlign w:val="center"/>
          </w:tcPr>
          <w:p w14:paraId="1639A546" w14:textId="77777777" w:rsidR="00997CE3" w:rsidRDefault="00997CE3"/>
        </w:tc>
        <w:tc>
          <w:tcPr>
            <w:tcW w:w="1845" w:type="dxa"/>
            <w:vMerge/>
            <w:tcBorders>
              <w:left w:val="single" w:sz="0" w:space="0" w:color="CCCCCC"/>
              <w:bottom w:val="single" w:sz="0" w:space="0" w:color="CCCCCC"/>
              <w:right w:val="single" w:sz="0" w:space="0" w:color="CCCCCC"/>
            </w:tcBorders>
            <w:vAlign w:val="center"/>
          </w:tcPr>
          <w:p w14:paraId="26B51CAD" w14:textId="77777777" w:rsidR="00997CE3" w:rsidRDefault="00997CE3"/>
        </w:tc>
        <w:tc>
          <w:tcPr>
            <w:tcW w:w="825" w:type="dxa"/>
            <w:vMerge/>
            <w:tcBorders>
              <w:left w:val="single" w:sz="0" w:space="0" w:color="CCCCCC"/>
              <w:bottom w:val="single" w:sz="0" w:space="0" w:color="CCCCCC"/>
              <w:right w:val="single" w:sz="0" w:space="0" w:color="CCCCCC"/>
            </w:tcBorders>
            <w:vAlign w:val="center"/>
          </w:tcPr>
          <w:p w14:paraId="3CB920DC" w14:textId="77777777" w:rsidR="00997CE3" w:rsidRDefault="00997CE3"/>
        </w:tc>
        <w:tc>
          <w:tcPr>
            <w:tcW w:w="960" w:type="dxa"/>
            <w:tcBorders>
              <w:top w:val="single" w:sz="8" w:space="0" w:color="CCCCCC"/>
              <w:left w:val="nil"/>
              <w:bottom w:val="single" w:sz="8" w:space="0" w:color="CCCCCC"/>
              <w:right w:val="single" w:sz="8" w:space="0" w:color="CCCCCC"/>
            </w:tcBorders>
            <w:shd w:val="clear" w:color="auto" w:fill="4F2170"/>
            <w:tcMar>
              <w:top w:w="60" w:type="dxa"/>
              <w:left w:w="100" w:type="dxa"/>
              <w:bottom w:w="60" w:type="dxa"/>
              <w:right w:w="100" w:type="dxa"/>
            </w:tcMar>
            <w:vAlign w:val="center"/>
          </w:tcPr>
          <w:p w14:paraId="79FC45E0" w14:textId="4A01B263" w:rsidR="5CC78A30" w:rsidRDefault="5CC78A30" w:rsidP="5CC78A30">
            <w:pPr>
              <w:spacing w:after="0" w:line="240" w:lineRule="auto"/>
              <w:contextualSpacing/>
              <w:jc w:val="center"/>
            </w:pPr>
            <w:r w:rsidRPr="5CC78A30">
              <w:rPr>
                <w:rFonts w:ascii="Calibri" w:eastAsia="Calibri" w:hAnsi="Calibri" w:cs="Calibri"/>
                <w:b/>
                <w:bCs/>
                <w:color w:val="FFFFFF" w:themeColor="background1"/>
                <w:sz w:val="16"/>
                <w:szCs w:val="16"/>
              </w:rPr>
              <w:t>Nov</w:t>
            </w:r>
          </w:p>
        </w:tc>
        <w:tc>
          <w:tcPr>
            <w:tcW w:w="960" w:type="dxa"/>
            <w:tcBorders>
              <w:top w:val="nil"/>
              <w:left w:val="single" w:sz="8" w:space="0" w:color="CCCCCC"/>
              <w:bottom w:val="single" w:sz="8" w:space="0" w:color="CCCCCC"/>
              <w:right w:val="single" w:sz="8" w:space="0" w:color="CCCCCC"/>
            </w:tcBorders>
            <w:shd w:val="clear" w:color="auto" w:fill="4F2170"/>
            <w:tcMar>
              <w:top w:w="60" w:type="dxa"/>
              <w:left w:w="100" w:type="dxa"/>
              <w:bottom w:w="60" w:type="dxa"/>
              <w:right w:w="100" w:type="dxa"/>
            </w:tcMar>
            <w:vAlign w:val="center"/>
          </w:tcPr>
          <w:p w14:paraId="4607FE7F" w14:textId="70928CC8" w:rsidR="5CC78A30" w:rsidRDefault="5CC78A30" w:rsidP="5CC78A30">
            <w:pPr>
              <w:spacing w:after="0" w:line="240" w:lineRule="auto"/>
              <w:contextualSpacing/>
              <w:jc w:val="center"/>
            </w:pPr>
            <w:r w:rsidRPr="5CC78A30">
              <w:rPr>
                <w:rFonts w:ascii="Calibri" w:eastAsia="Calibri" w:hAnsi="Calibri" w:cs="Calibri"/>
                <w:b/>
                <w:bCs/>
                <w:color w:val="FFFFFF" w:themeColor="background1"/>
                <w:sz w:val="16"/>
                <w:szCs w:val="16"/>
              </w:rPr>
              <w:t>Dec</w:t>
            </w:r>
          </w:p>
        </w:tc>
        <w:tc>
          <w:tcPr>
            <w:tcW w:w="705" w:type="dxa"/>
            <w:tcBorders>
              <w:top w:val="nil"/>
              <w:left w:val="single" w:sz="8" w:space="0" w:color="CCCCCC"/>
              <w:bottom w:val="single" w:sz="8" w:space="0" w:color="CCCCCC"/>
              <w:right w:val="single" w:sz="8" w:space="0" w:color="CCCCCC"/>
            </w:tcBorders>
            <w:shd w:val="clear" w:color="auto" w:fill="4F2170"/>
            <w:tcMar>
              <w:top w:w="60" w:type="dxa"/>
              <w:left w:w="100" w:type="dxa"/>
              <w:bottom w:w="60" w:type="dxa"/>
              <w:right w:w="100" w:type="dxa"/>
            </w:tcMar>
            <w:vAlign w:val="center"/>
          </w:tcPr>
          <w:p w14:paraId="6FEEC82B" w14:textId="53A8A6EB" w:rsidR="5CC78A30" w:rsidRDefault="5CC78A30" w:rsidP="5CC78A30">
            <w:pPr>
              <w:spacing w:after="0" w:line="240" w:lineRule="auto"/>
              <w:contextualSpacing/>
              <w:jc w:val="center"/>
            </w:pPr>
            <w:r w:rsidRPr="5CC78A30">
              <w:rPr>
                <w:rFonts w:ascii="Calibri" w:eastAsia="Calibri" w:hAnsi="Calibri" w:cs="Calibri"/>
                <w:b/>
                <w:bCs/>
                <w:color w:val="FFFFFF" w:themeColor="background1"/>
                <w:sz w:val="16"/>
                <w:szCs w:val="16"/>
              </w:rPr>
              <w:t>Jan</w:t>
            </w:r>
          </w:p>
        </w:tc>
        <w:tc>
          <w:tcPr>
            <w:tcW w:w="720" w:type="dxa"/>
            <w:tcBorders>
              <w:top w:val="nil"/>
              <w:left w:val="single" w:sz="8" w:space="0" w:color="CCCCCC"/>
              <w:bottom w:val="single" w:sz="8" w:space="0" w:color="CCCCCC"/>
              <w:right w:val="single" w:sz="8" w:space="0" w:color="CCCCCC"/>
            </w:tcBorders>
            <w:shd w:val="clear" w:color="auto" w:fill="4F2170"/>
            <w:tcMar>
              <w:top w:w="60" w:type="dxa"/>
              <w:left w:w="100" w:type="dxa"/>
              <w:bottom w:w="60" w:type="dxa"/>
              <w:right w:w="100" w:type="dxa"/>
            </w:tcMar>
            <w:vAlign w:val="center"/>
          </w:tcPr>
          <w:p w14:paraId="50CE0182" w14:textId="0D9094D9" w:rsidR="5CC78A30" w:rsidRDefault="5CC78A30" w:rsidP="5CC78A30">
            <w:pPr>
              <w:spacing w:after="0" w:line="240" w:lineRule="auto"/>
              <w:contextualSpacing/>
              <w:jc w:val="center"/>
            </w:pPr>
            <w:r w:rsidRPr="5CC78A30">
              <w:rPr>
                <w:rFonts w:ascii="Calibri" w:eastAsia="Calibri" w:hAnsi="Calibri" w:cs="Calibri"/>
                <w:b/>
                <w:bCs/>
                <w:color w:val="FFFFFF" w:themeColor="background1"/>
                <w:sz w:val="16"/>
                <w:szCs w:val="16"/>
              </w:rPr>
              <w:t>Feb</w:t>
            </w:r>
          </w:p>
        </w:tc>
        <w:tc>
          <w:tcPr>
            <w:tcW w:w="1425" w:type="dxa"/>
            <w:tcBorders>
              <w:top w:val="nil"/>
              <w:left w:val="single" w:sz="8" w:space="0" w:color="CCCCCC"/>
              <w:bottom w:val="single" w:sz="8" w:space="0" w:color="CCCCCC"/>
              <w:right w:val="single" w:sz="8" w:space="0" w:color="CCCCCC"/>
            </w:tcBorders>
            <w:shd w:val="clear" w:color="auto" w:fill="4F2170"/>
            <w:tcMar>
              <w:top w:w="60" w:type="dxa"/>
              <w:left w:w="100" w:type="dxa"/>
              <w:bottom w:w="60" w:type="dxa"/>
              <w:right w:w="100" w:type="dxa"/>
            </w:tcMar>
            <w:vAlign w:val="center"/>
          </w:tcPr>
          <w:p w14:paraId="3A2F1FA1" w14:textId="114BB223" w:rsidR="5CC78A30" w:rsidRDefault="5CC78A30" w:rsidP="5CC78A30">
            <w:pPr>
              <w:spacing w:after="0" w:line="240" w:lineRule="auto"/>
              <w:contextualSpacing/>
              <w:jc w:val="center"/>
            </w:pPr>
            <w:r w:rsidRPr="5CC78A30">
              <w:rPr>
                <w:rFonts w:ascii="Calibri" w:eastAsia="Calibri" w:hAnsi="Calibri" w:cs="Calibri"/>
                <w:b/>
                <w:bCs/>
                <w:color w:val="FFFFFF" w:themeColor="background1"/>
                <w:sz w:val="16"/>
                <w:szCs w:val="16"/>
              </w:rPr>
              <w:t>Mar</w:t>
            </w:r>
          </w:p>
        </w:tc>
      </w:tr>
      <w:tr w:rsidR="5CC78A30" w14:paraId="744AFEBB" w14:textId="77777777" w:rsidTr="5CC78A30">
        <w:trPr>
          <w:trHeight w:val="300"/>
        </w:trPr>
        <w:tc>
          <w:tcPr>
            <w:tcW w:w="40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DC19946" w14:textId="33C59734" w:rsidR="5CC78A30" w:rsidRDefault="5CC78A30" w:rsidP="5CC78A30">
            <w:pPr>
              <w:spacing w:after="0" w:line="240" w:lineRule="auto"/>
              <w:contextualSpacing/>
            </w:pPr>
            <w:r w:rsidRPr="5CC78A30">
              <w:rPr>
                <w:rFonts w:ascii="Calibri" w:eastAsia="Calibri" w:hAnsi="Calibri" w:cs="Calibri"/>
                <w:color w:val="000000" w:themeColor="text1"/>
                <w:sz w:val="16"/>
                <w:szCs w:val="16"/>
              </w:rPr>
              <w:t>1</w:t>
            </w:r>
          </w:p>
        </w:tc>
        <w:tc>
          <w:tcPr>
            <w:tcW w:w="1500"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EBBFE74" w14:textId="18E885CA"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Supply Chain (ISC)</w:t>
            </w:r>
          </w:p>
        </w:tc>
        <w:tc>
          <w:tcPr>
            <w:tcW w:w="184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7ED61AB" w14:textId="574BB189"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OTC — Order-to-Cash</w:t>
            </w:r>
          </w:p>
        </w:tc>
        <w:tc>
          <w:tcPr>
            <w:tcW w:w="825" w:type="dxa"/>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ECD48E5" w14:textId="01A6DC6F"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9B4AC90" w14:textId="7D4447E2"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80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B4089E2" w14:textId="4E0087E0"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104929C" w14:textId="12036D1E"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DE24E8B" w14:textId="054FBF37"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2E86F40" w14:textId="5008BCDE"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r>
      <w:tr w:rsidR="5CC78A30" w14:paraId="159E5A2B" w14:textId="77777777" w:rsidTr="5CC78A30">
        <w:trPr>
          <w:trHeight w:val="300"/>
        </w:trPr>
        <w:tc>
          <w:tcPr>
            <w:tcW w:w="405" w:type="dxa"/>
            <w:vMerge/>
            <w:tcBorders>
              <w:left w:val="single" w:sz="0" w:space="0" w:color="CCCCCC"/>
              <w:bottom w:val="single" w:sz="0" w:space="0" w:color="CCCCCC"/>
              <w:right w:val="single" w:sz="0" w:space="0" w:color="CCCCCC"/>
            </w:tcBorders>
            <w:vAlign w:val="center"/>
          </w:tcPr>
          <w:p w14:paraId="7F3842E0" w14:textId="77777777" w:rsidR="00997CE3" w:rsidRDefault="00997CE3"/>
        </w:tc>
        <w:tc>
          <w:tcPr>
            <w:tcW w:w="1500" w:type="dxa"/>
            <w:vMerge/>
            <w:tcBorders>
              <w:left w:val="single" w:sz="0" w:space="0" w:color="CCCCCC"/>
              <w:bottom w:val="single" w:sz="0" w:space="0" w:color="CCCCCC"/>
              <w:right w:val="single" w:sz="0" w:space="0" w:color="CCCCCC"/>
            </w:tcBorders>
            <w:vAlign w:val="center"/>
          </w:tcPr>
          <w:p w14:paraId="4502A1BE" w14:textId="77777777" w:rsidR="00997CE3" w:rsidRDefault="00997CE3"/>
        </w:tc>
        <w:tc>
          <w:tcPr>
            <w:tcW w:w="1845" w:type="dxa"/>
            <w:vMerge/>
            <w:tcBorders>
              <w:left w:val="single" w:sz="0" w:space="0" w:color="CCCCCC"/>
              <w:bottom w:val="single" w:sz="0" w:space="0" w:color="CCCCCC"/>
              <w:right w:val="single" w:sz="0" w:space="0" w:color="CCCCCC"/>
            </w:tcBorders>
            <w:vAlign w:val="center"/>
          </w:tcPr>
          <w:p w14:paraId="55D5815B"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4683019C" w14:textId="4DF193F3"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6F8A73C" w14:textId="417DE002"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80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DE0939E" w14:textId="463891F1"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3CC2165" w14:textId="27037020"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1DD0248" w14:textId="3CAE0E16"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A46D6B1" w14:textId="0C642784"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r>
      <w:tr w:rsidR="5CC78A30" w14:paraId="7ED198A4" w14:textId="77777777" w:rsidTr="5CC78A30">
        <w:trPr>
          <w:trHeight w:val="300"/>
        </w:trPr>
        <w:tc>
          <w:tcPr>
            <w:tcW w:w="405" w:type="dxa"/>
            <w:vMerge/>
            <w:tcBorders>
              <w:left w:val="single" w:sz="0" w:space="0" w:color="CCCCCC"/>
              <w:right w:val="single" w:sz="0" w:space="0" w:color="CCCCCC"/>
            </w:tcBorders>
            <w:vAlign w:val="center"/>
          </w:tcPr>
          <w:p w14:paraId="1D877B2B" w14:textId="77777777" w:rsidR="00997CE3" w:rsidRDefault="00997CE3"/>
        </w:tc>
        <w:tc>
          <w:tcPr>
            <w:tcW w:w="1500" w:type="dxa"/>
            <w:vMerge/>
            <w:tcBorders>
              <w:left w:val="single" w:sz="0" w:space="0" w:color="CCCCCC"/>
              <w:right w:val="single" w:sz="0" w:space="0" w:color="CCCCCC"/>
            </w:tcBorders>
            <w:vAlign w:val="center"/>
          </w:tcPr>
          <w:p w14:paraId="38EF1D1F" w14:textId="77777777" w:rsidR="00997CE3" w:rsidRDefault="00997CE3"/>
        </w:tc>
        <w:tc>
          <w:tcPr>
            <w:tcW w:w="1845" w:type="dxa"/>
            <w:vMerge/>
            <w:tcBorders>
              <w:left w:val="single" w:sz="0" w:space="0" w:color="CCCCCC"/>
              <w:right w:val="single" w:sz="0" w:space="0" w:color="CCCCCC"/>
            </w:tcBorders>
            <w:vAlign w:val="center"/>
          </w:tcPr>
          <w:p w14:paraId="3028B915"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5986D7EC" w14:textId="053DB1F8"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40427BF" w14:textId="569160F6"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60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940EEE0" w14:textId="2DFF0A28"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20F7F6E" w14:textId="4F9F9FD6"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FF46A49" w14:textId="513BB4E5"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B2FB792" w14:textId="5294D6F8"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r>
      <w:tr w:rsidR="5CC78A30" w14:paraId="4E56DCD4" w14:textId="77777777" w:rsidTr="5CC78A30">
        <w:trPr>
          <w:trHeight w:val="300"/>
        </w:trPr>
        <w:tc>
          <w:tcPr>
            <w:tcW w:w="405" w:type="dxa"/>
            <w:vMerge/>
            <w:tcBorders>
              <w:left w:val="single" w:sz="0" w:space="0" w:color="CCCCCC"/>
              <w:bottom w:val="single" w:sz="0" w:space="0" w:color="CCCCCC"/>
              <w:right w:val="single" w:sz="0" w:space="0" w:color="CCCCCC"/>
            </w:tcBorders>
            <w:vAlign w:val="center"/>
          </w:tcPr>
          <w:p w14:paraId="4206EA38" w14:textId="77777777" w:rsidR="00997CE3" w:rsidRDefault="00997CE3"/>
        </w:tc>
        <w:tc>
          <w:tcPr>
            <w:tcW w:w="1500" w:type="dxa"/>
            <w:vMerge/>
            <w:tcBorders>
              <w:left w:val="single" w:sz="0" w:space="0" w:color="CCCCCC"/>
              <w:bottom w:val="single" w:sz="0" w:space="0" w:color="CCCCCC"/>
              <w:right w:val="single" w:sz="0" w:space="0" w:color="CCCCCC"/>
            </w:tcBorders>
            <w:vAlign w:val="center"/>
          </w:tcPr>
          <w:p w14:paraId="0E1D2AEA" w14:textId="77777777" w:rsidR="00997CE3" w:rsidRDefault="00997CE3"/>
        </w:tc>
        <w:tc>
          <w:tcPr>
            <w:tcW w:w="1845" w:type="dxa"/>
            <w:vMerge/>
            <w:tcBorders>
              <w:left w:val="single" w:sz="0" w:space="0" w:color="CCCCCC"/>
              <w:bottom w:val="single" w:sz="0" w:space="0" w:color="CCCCCC"/>
              <w:right w:val="single" w:sz="0" w:space="0" w:color="CCCCCC"/>
            </w:tcBorders>
            <w:vAlign w:val="center"/>
          </w:tcPr>
          <w:p w14:paraId="3B6DD12F"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43ADA619" w14:textId="77B35DC7"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A13DDB8" w14:textId="4B4F7F5A"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60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8E33800" w14:textId="3533311E"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50FC013" w14:textId="7BB658FD"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D04AE9F" w14:textId="66064F5E"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FD26C57" w14:textId="4C287882"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r>
      <w:tr w:rsidR="5CC78A30" w14:paraId="61CE33BC" w14:textId="77777777" w:rsidTr="5CC78A30">
        <w:trPr>
          <w:trHeight w:val="300"/>
        </w:trPr>
        <w:tc>
          <w:tcPr>
            <w:tcW w:w="40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9090CE4" w14:textId="6407CFE7" w:rsidR="5CC78A30" w:rsidRDefault="5CC78A30" w:rsidP="5CC78A30">
            <w:pPr>
              <w:spacing w:after="0" w:line="240" w:lineRule="auto"/>
              <w:contextualSpacing/>
            </w:pPr>
            <w:r w:rsidRPr="5CC78A30">
              <w:rPr>
                <w:rFonts w:ascii="Calibri" w:eastAsia="Calibri" w:hAnsi="Calibri" w:cs="Calibri"/>
                <w:color w:val="000000" w:themeColor="text1"/>
                <w:sz w:val="16"/>
                <w:szCs w:val="16"/>
              </w:rPr>
              <w:t>2</w:t>
            </w:r>
          </w:p>
        </w:tc>
        <w:tc>
          <w:tcPr>
            <w:tcW w:w="1500"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5B04F29" w14:textId="4613C73D"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Supply Chain (ISC)</w:t>
            </w:r>
          </w:p>
        </w:tc>
        <w:tc>
          <w:tcPr>
            <w:tcW w:w="184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000C803" w14:textId="1EFC2799"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Mondelez Inventory</w:t>
            </w:r>
          </w:p>
        </w:tc>
        <w:tc>
          <w:tcPr>
            <w:tcW w:w="8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DC4AB08" w14:textId="5F5FB7FF"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103BCC1" w14:textId="76C4E310" w:rsidR="5CC78A30" w:rsidRDefault="5CC78A30" w:rsidP="5CC78A30">
            <w:pPr>
              <w:spacing w:after="0" w:line="240" w:lineRule="auto"/>
              <w:contextualSpacing/>
              <w:jc w:val="center"/>
            </w:pPr>
            <w:r w:rsidRPr="5CC78A30">
              <w:rPr>
                <w:rFonts w:ascii="Aptos" w:eastAsia="Aptos" w:hAnsi="Aptos" w:cs="Aptos"/>
                <w:sz w:val="20"/>
                <w:szCs w:val="20"/>
              </w:rPr>
              <w:t>40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853F872" w14:textId="3F6ADA87" w:rsidR="5CC78A30" w:rsidRDefault="5CC78A30" w:rsidP="5CC78A30">
            <w:pPr>
              <w:spacing w:after="0" w:line="240" w:lineRule="auto"/>
              <w:contextualSpacing/>
              <w:jc w:val="center"/>
            </w:pPr>
            <w:r w:rsidRPr="5CC78A30">
              <w:rPr>
                <w:rFonts w:ascii="Aptos" w:eastAsia="Aptos" w:hAnsi="Aptos" w:cs="Aptos"/>
                <w:sz w:val="20"/>
                <w:szCs w:val="20"/>
              </w:rPr>
              <w:t>30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80B10E6" w14:textId="4EA5D155"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C32F269" w14:textId="081A8FBF"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366EA41" w14:textId="3608A355" w:rsidR="5CC78A30" w:rsidRDefault="5CC78A30" w:rsidP="5CC78A30">
            <w:pPr>
              <w:spacing w:after="0" w:line="240" w:lineRule="auto"/>
              <w:contextualSpacing/>
              <w:jc w:val="center"/>
            </w:pPr>
            <w:r w:rsidRPr="5CC78A30">
              <w:rPr>
                <w:rFonts w:ascii="Aptos" w:eastAsia="Aptos" w:hAnsi="Aptos" w:cs="Aptos"/>
                <w:sz w:val="20"/>
                <w:szCs w:val="20"/>
              </w:rPr>
              <w:t>10</w:t>
            </w:r>
          </w:p>
        </w:tc>
      </w:tr>
      <w:tr w:rsidR="5CC78A30" w14:paraId="6D7B3F47" w14:textId="77777777" w:rsidTr="5CC78A30">
        <w:trPr>
          <w:trHeight w:val="300"/>
        </w:trPr>
        <w:tc>
          <w:tcPr>
            <w:tcW w:w="405" w:type="dxa"/>
            <w:vMerge/>
            <w:tcBorders>
              <w:left w:val="single" w:sz="0" w:space="0" w:color="CCCCCC"/>
              <w:right w:val="single" w:sz="0" w:space="0" w:color="CCCCCC"/>
            </w:tcBorders>
            <w:vAlign w:val="center"/>
          </w:tcPr>
          <w:p w14:paraId="0F62DA0B" w14:textId="77777777" w:rsidR="00997CE3" w:rsidRDefault="00997CE3"/>
        </w:tc>
        <w:tc>
          <w:tcPr>
            <w:tcW w:w="1500" w:type="dxa"/>
            <w:vMerge/>
            <w:tcBorders>
              <w:left w:val="single" w:sz="0" w:space="0" w:color="CCCCCC"/>
              <w:right w:val="single" w:sz="0" w:space="0" w:color="CCCCCC"/>
            </w:tcBorders>
            <w:vAlign w:val="center"/>
          </w:tcPr>
          <w:p w14:paraId="29C0F0C3" w14:textId="77777777" w:rsidR="00997CE3" w:rsidRDefault="00997CE3"/>
        </w:tc>
        <w:tc>
          <w:tcPr>
            <w:tcW w:w="1845" w:type="dxa"/>
            <w:vMerge/>
            <w:tcBorders>
              <w:left w:val="single" w:sz="0" w:space="0" w:color="CCCCCC"/>
              <w:right w:val="single" w:sz="0" w:space="0" w:color="CCCCCC"/>
            </w:tcBorders>
            <w:vAlign w:val="center"/>
          </w:tcPr>
          <w:p w14:paraId="69874C8A"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18DB3A3E" w14:textId="1E94FDCA"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43C60DB" w14:textId="0FC498AF" w:rsidR="5CC78A30" w:rsidRDefault="5CC78A30" w:rsidP="5CC78A30">
            <w:pPr>
              <w:spacing w:after="0" w:line="240" w:lineRule="auto"/>
              <w:contextualSpacing/>
              <w:jc w:val="center"/>
            </w:pPr>
            <w:r w:rsidRPr="5CC78A30">
              <w:rPr>
                <w:rFonts w:ascii="Aptos" w:eastAsia="Aptos" w:hAnsi="Aptos" w:cs="Aptos"/>
                <w:sz w:val="20"/>
                <w:szCs w:val="20"/>
              </w:rPr>
              <w:t>40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56124B9" w14:textId="46DFD966" w:rsidR="5CC78A30" w:rsidRDefault="5CC78A30" w:rsidP="5CC78A30">
            <w:pPr>
              <w:spacing w:after="0" w:line="240" w:lineRule="auto"/>
              <w:contextualSpacing/>
              <w:jc w:val="center"/>
            </w:pPr>
            <w:r w:rsidRPr="5CC78A30">
              <w:rPr>
                <w:rFonts w:ascii="Aptos" w:eastAsia="Aptos" w:hAnsi="Aptos" w:cs="Aptos"/>
                <w:sz w:val="20"/>
                <w:szCs w:val="20"/>
              </w:rPr>
              <w:t>30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CE1E274" w14:textId="10FB9959"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96CC9F2" w14:textId="1E33F73B"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84D69CF" w14:textId="08B5155A" w:rsidR="5CC78A30" w:rsidRDefault="5CC78A30" w:rsidP="5CC78A30">
            <w:pPr>
              <w:spacing w:after="0" w:line="240" w:lineRule="auto"/>
              <w:contextualSpacing/>
              <w:jc w:val="center"/>
            </w:pPr>
            <w:r w:rsidRPr="5CC78A30">
              <w:rPr>
                <w:rFonts w:ascii="Aptos" w:eastAsia="Aptos" w:hAnsi="Aptos" w:cs="Aptos"/>
                <w:sz w:val="20"/>
                <w:szCs w:val="20"/>
              </w:rPr>
              <w:t>10</w:t>
            </w:r>
          </w:p>
        </w:tc>
      </w:tr>
      <w:tr w:rsidR="5CC78A30" w14:paraId="2A7A20C3" w14:textId="77777777" w:rsidTr="5CC78A30">
        <w:trPr>
          <w:trHeight w:val="300"/>
        </w:trPr>
        <w:tc>
          <w:tcPr>
            <w:tcW w:w="405" w:type="dxa"/>
            <w:vMerge/>
            <w:tcBorders>
              <w:left w:val="single" w:sz="0" w:space="0" w:color="CCCCCC"/>
              <w:right w:val="single" w:sz="0" w:space="0" w:color="CCCCCC"/>
            </w:tcBorders>
            <w:vAlign w:val="center"/>
          </w:tcPr>
          <w:p w14:paraId="40FDABC9" w14:textId="77777777" w:rsidR="00997CE3" w:rsidRDefault="00997CE3"/>
        </w:tc>
        <w:tc>
          <w:tcPr>
            <w:tcW w:w="1500" w:type="dxa"/>
            <w:vMerge/>
            <w:tcBorders>
              <w:left w:val="single" w:sz="0" w:space="0" w:color="CCCCCC"/>
              <w:right w:val="single" w:sz="0" w:space="0" w:color="CCCCCC"/>
            </w:tcBorders>
            <w:vAlign w:val="center"/>
          </w:tcPr>
          <w:p w14:paraId="23CB730F" w14:textId="77777777" w:rsidR="00997CE3" w:rsidRDefault="00997CE3"/>
        </w:tc>
        <w:tc>
          <w:tcPr>
            <w:tcW w:w="1845" w:type="dxa"/>
            <w:vMerge/>
            <w:tcBorders>
              <w:left w:val="single" w:sz="0" w:space="0" w:color="CCCCCC"/>
              <w:right w:val="single" w:sz="0" w:space="0" w:color="CCCCCC"/>
            </w:tcBorders>
            <w:vAlign w:val="center"/>
          </w:tcPr>
          <w:p w14:paraId="760ACB57"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47265B07" w14:textId="75896C8D"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D59BE6B" w14:textId="611D4ADF" w:rsidR="5CC78A30" w:rsidRDefault="5CC78A30" w:rsidP="5CC78A30">
            <w:pPr>
              <w:spacing w:after="0" w:line="240" w:lineRule="auto"/>
              <w:contextualSpacing/>
              <w:jc w:val="center"/>
            </w:pPr>
            <w:r w:rsidRPr="5CC78A30">
              <w:rPr>
                <w:rFonts w:ascii="Aptos" w:eastAsia="Aptos" w:hAnsi="Aptos" w:cs="Aptos"/>
                <w:sz w:val="20"/>
                <w:szCs w:val="20"/>
              </w:rPr>
              <w:t>40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22644ED" w14:textId="1C0F2D32" w:rsidR="5CC78A30" w:rsidRDefault="5CC78A30" w:rsidP="5CC78A30">
            <w:pPr>
              <w:spacing w:after="0" w:line="240" w:lineRule="auto"/>
              <w:contextualSpacing/>
              <w:jc w:val="center"/>
            </w:pPr>
            <w:r w:rsidRPr="5CC78A30">
              <w:rPr>
                <w:rFonts w:ascii="Aptos" w:eastAsia="Aptos" w:hAnsi="Aptos" w:cs="Aptos"/>
                <w:sz w:val="20"/>
                <w:szCs w:val="20"/>
              </w:rPr>
              <w:t>30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D9A86FE" w14:textId="3C8BC01F"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C5EA584" w14:textId="2F1F5A55"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7DF1BD3" w14:textId="396C4B89" w:rsidR="5CC78A30" w:rsidRDefault="5CC78A30" w:rsidP="5CC78A30">
            <w:pPr>
              <w:spacing w:after="0" w:line="240" w:lineRule="auto"/>
              <w:contextualSpacing/>
              <w:jc w:val="center"/>
            </w:pPr>
            <w:r w:rsidRPr="5CC78A30">
              <w:rPr>
                <w:rFonts w:ascii="Aptos" w:eastAsia="Aptos" w:hAnsi="Aptos" w:cs="Aptos"/>
                <w:sz w:val="20"/>
                <w:szCs w:val="20"/>
              </w:rPr>
              <w:t>10</w:t>
            </w:r>
          </w:p>
        </w:tc>
      </w:tr>
      <w:tr w:rsidR="5CC78A30" w14:paraId="693C6C0C" w14:textId="77777777" w:rsidTr="5CC78A30">
        <w:trPr>
          <w:trHeight w:val="300"/>
        </w:trPr>
        <w:tc>
          <w:tcPr>
            <w:tcW w:w="405" w:type="dxa"/>
            <w:vMerge/>
            <w:tcBorders>
              <w:left w:val="single" w:sz="0" w:space="0" w:color="CCCCCC"/>
              <w:bottom w:val="single" w:sz="0" w:space="0" w:color="CCCCCC"/>
              <w:right w:val="single" w:sz="0" w:space="0" w:color="CCCCCC"/>
            </w:tcBorders>
            <w:vAlign w:val="center"/>
          </w:tcPr>
          <w:p w14:paraId="400905C8" w14:textId="77777777" w:rsidR="00997CE3" w:rsidRDefault="00997CE3"/>
        </w:tc>
        <w:tc>
          <w:tcPr>
            <w:tcW w:w="1500" w:type="dxa"/>
            <w:vMerge/>
            <w:tcBorders>
              <w:left w:val="single" w:sz="0" w:space="0" w:color="CCCCCC"/>
              <w:bottom w:val="single" w:sz="0" w:space="0" w:color="CCCCCC"/>
              <w:right w:val="single" w:sz="0" w:space="0" w:color="CCCCCC"/>
            </w:tcBorders>
            <w:vAlign w:val="center"/>
          </w:tcPr>
          <w:p w14:paraId="1199BD8C" w14:textId="77777777" w:rsidR="00997CE3" w:rsidRDefault="00997CE3"/>
        </w:tc>
        <w:tc>
          <w:tcPr>
            <w:tcW w:w="1845" w:type="dxa"/>
            <w:vMerge/>
            <w:tcBorders>
              <w:left w:val="single" w:sz="0" w:space="0" w:color="CCCCCC"/>
              <w:bottom w:val="single" w:sz="0" w:space="0" w:color="CCCCCC"/>
              <w:right w:val="single" w:sz="0" w:space="0" w:color="CCCCCC"/>
            </w:tcBorders>
            <w:vAlign w:val="center"/>
          </w:tcPr>
          <w:p w14:paraId="5544B00B"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14CB26BC" w14:textId="4A478F32"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7FD5149" w14:textId="0D62DF6C" w:rsidR="5CC78A30" w:rsidRDefault="5CC78A30" w:rsidP="5CC78A30">
            <w:pPr>
              <w:spacing w:after="0" w:line="240" w:lineRule="auto"/>
              <w:contextualSpacing/>
              <w:jc w:val="center"/>
            </w:pPr>
            <w:r w:rsidRPr="5CC78A30">
              <w:rPr>
                <w:rFonts w:ascii="Aptos" w:eastAsia="Aptos" w:hAnsi="Aptos" w:cs="Aptos"/>
                <w:sz w:val="20"/>
                <w:szCs w:val="20"/>
              </w:rPr>
              <w:t>40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1DC8562" w14:textId="58B0D95A" w:rsidR="5CC78A30" w:rsidRDefault="5CC78A30" w:rsidP="5CC78A30">
            <w:pPr>
              <w:spacing w:after="0" w:line="240" w:lineRule="auto"/>
              <w:contextualSpacing/>
              <w:jc w:val="center"/>
            </w:pPr>
            <w:r w:rsidRPr="5CC78A30">
              <w:rPr>
                <w:rFonts w:ascii="Aptos" w:eastAsia="Aptos" w:hAnsi="Aptos" w:cs="Aptos"/>
                <w:sz w:val="20"/>
                <w:szCs w:val="20"/>
              </w:rPr>
              <w:t>30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FFC3966" w14:textId="5EEE60CF"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304A2EF" w14:textId="5D2F432E"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5AEAF27" w14:textId="32985FE2" w:rsidR="5CC78A30" w:rsidRDefault="5CC78A30" w:rsidP="5CC78A30">
            <w:pPr>
              <w:spacing w:after="0" w:line="240" w:lineRule="auto"/>
              <w:contextualSpacing/>
              <w:jc w:val="center"/>
            </w:pPr>
            <w:r w:rsidRPr="5CC78A30">
              <w:rPr>
                <w:rFonts w:ascii="Aptos" w:eastAsia="Aptos" w:hAnsi="Aptos" w:cs="Aptos"/>
                <w:sz w:val="20"/>
                <w:szCs w:val="20"/>
              </w:rPr>
              <w:t>10</w:t>
            </w:r>
          </w:p>
        </w:tc>
      </w:tr>
      <w:tr w:rsidR="5CC78A30" w14:paraId="2CE8E860" w14:textId="77777777" w:rsidTr="5CC78A30">
        <w:trPr>
          <w:trHeight w:val="300"/>
        </w:trPr>
        <w:tc>
          <w:tcPr>
            <w:tcW w:w="40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1B237D3" w14:textId="2F17C5D6" w:rsidR="5CC78A30" w:rsidRDefault="5CC78A30" w:rsidP="5CC78A30">
            <w:pPr>
              <w:spacing w:after="0" w:line="240" w:lineRule="auto"/>
              <w:contextualSpacing/>
            </w:pPr>
            <w:r w:rsidRPr="5CC78A30">
              <w:rPr>
                <w:rFonts w:ascii="Calibri" w:eastAsia="Calibri" w:hAnsi="Calibri" w:cs="Calibri"/>
                <w:color w:val="000000" w:themeColor="text1"/>
                <w:sz w:val="16"/>
                <w:szCs w:val="16"/>
              </w:rPr>
              <w:t>3</w:t>
            </w:r>
          </w:p>
        </w:tc>
        <w:tc>
          <w:tcPr>
            <w:tcW w:w="1500"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13232A4" w14:textId="097A7DE4"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MSE — Sales &amp; eCommerce</w:t>
            </w:r>
          </w:p>
        </w:tc>
        <w:tc>
          <w:tcPr>
            <w:tcW w:w="184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D3E61E0" w14:textId="27EAD3C6"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EPOS / Channel Inventory</w:t>
            </w:r>
          </w:p>
        </w:tc>
        <w:tc>
          <w:tcPr>
            <w:tcW w:w="8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C28E35B" w14:textId="6FE30CC8"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07EC718" w14:textId="5C70D5BA"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80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EDEFBA6" w14:textId="082A9E96"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CD14603" w14:textId="66E56D70"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C1236B6" w14:textId="01E8802E"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57338B0" w14:textId="235EC82A"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r>
      <w:tr w:rsidR="5CC78A30" w14:paraId="0DD2C18A" w14:textId="77777777" w:rsidTr="5CC78A30">
        <w:trPr>
          <w:trHeight w:val="300"/>
        </w:trPr>
        <w:tc>
          <w:tcPr>
            <w:tcW w:w="405" w:type="dxa"/>
            <w:vMerge/>
            <w:tcBorders>
              <w:left w:val="single" w:sz="0" w:space="0" w:color="CCCCCC"/>
              <w:right w:val="single" w:sz="0" w:space="0" w:color="CCCCCC"/>
            </w:tcBorders>
            <w:vAlign w:val="center"/>
          </w:tcPr>
          <w:p w14:paraId="11F0CDFF" w14:textId="77777777" w:rsidR="00997CE3" w:rsidRDefault="00997CE3"/>
        </w:tc>
        <w:tc>
          <w:tcPr>
            <w:tcW w:w="1500" w:type="dxa"/>
            <w:vMerge/>
            <w:tcBorders>
              <w:left w:val="single" w:sz="0" w:space="0" w:color="CCCCCC"/>
              <w:right w:val="single" w:sz="0" w:space="0" w:color="CCCCCC"/>
            </w:tcBorders>
            <w:vAlign w:val="center"/>
          </w:tcPr>
          <w:p w14:paraId="6FE05F44" w14:textId="77777777" w:rsidR="00997CE3" w:rsidRDefault="00997CE3"/>
        </w:tc>
        <w:tc>
          <w:tcPr>
            <w:tcW w:w="1845" w:type="dxa"/>
            <w:vMerge/>
            <w:tcBorders>
              <w:left w:val="single" w:sz="0" w:space="0" w:color="CCCCCC"/>
              <w:right w:val="single" w:sz="0" w:space="0" w:color="CCCCCC"/>
            </w:tcBorders>
            <w:vAlign w:val="center"/>
          </w:tcPr>
          <w:p w14:paraId="79CA0040"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5CCC8020" w14:textId="63C00AEB"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3B90BB6" w14:textId="46090B10"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80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685A1A7" w14:textId="36B188A3"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626B4CE" w14:textId="103513EB"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2909605" w14:textId="04DD2837"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BD67113" w14:textId="39D0D350"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r>
      <w:tr w:rsidR="5CC78A30" w14:paraId="10FD27E4" w14:textId="77777777" w:rsidTr="5CC78A30">
        <w:trPr>
          <w:trHeight w:val="300"/>
        </w:trPr>
        <w:tc>
          <w:tcPr>
            <w:tcW w:w="405" w:type="dxa"/>
            <w:vMerge/>
            <w:tcBorders>
              <w:left w:val="single" w:sz="0" w:space="0" w:color="CCCCCC"/>
              <w:right w:val="single" w:sz="0" w:space="0" w:color="CCCCCC"/>
            </w:tcBorders>
            <w:vAlign w:val="center"/>
          </w:tcPr>
          <w:p w14:paraId="55D76037" w14:textId="77777777" w:rsidR="00997CE3" w:rsidRDefault="00997CE3"/>
        </w:tc>
        <w:tc>
          <w:tcPr>
            <w:tcW w:w="1500" w:type="dxa"/>
            <w:vMerge/>
            <w:tcBorders>
              <w:left w:val="single" w:sz="0" w:space="0" w:color="CCCCCC"/>
              <w:right w:val="single" w:sz="0" w:space="0" w:color="CCCCCC"/>
            </w:tcBorders>
            <w:vAlign w:val="center"/>
          </w:tcPr>
          <w:p w14:paraId="76154D92" w14:textId="77777777" w:rsidR="00997CE3" w:rsidRDefault="00997CE3"/>
        </w:tc>
        <w:tc>
          <w:tcPr>
            <w:tcW w:w="1845" w:type="dxa"/>
            <w:vMerge/>
            <w:tcBorders>
              <w:left w:val="single" w:sz="0" w:space="0" w:color="CCCCCC"/>
              <w:right w:val="single" w:sz="0" w:space="0" w:color="CCCCCC"/>
            </w:tcBorders>
            <w:vAlign w:val="center"/>
          </w:tcPr>
          <w:p w14:paraId="6F7CCF17"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417EB575" w14:textId="4157390D"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B833973" w14:textId="32C63FE9"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60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BD1B8BD" w14:textId="547C8DF8"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AD26317" w14:textId="542D51DF"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9012D51" w14:textId="3BA90168"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89B4ECD" w14:textId="5D83302E"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r>
      <w:tr w:rsidR="5CC78A30" w14:paraId="40346905" w14:textId="77777777" w:rsidTr="5CC78A30">
        <w:trPr>
          <w:trHeight w:val="300"/>
        </w:trPr>
        <w:tc>
          <w:tcPr>
            <w:tcW w:w="405" w:type="dxa"/>
            <w:vMerge/>
            <w:tcBorders>
              <w:left w:val="single" w:sz="0" w:space="0" w:color="CCCCCC"/>
              <w:bottom w:val="single" w:sz="0" w:space="0" w:color="CCCCCC"/>
              <w:right w:val="single" w:sz="0" w:space="0" w:color="CCCCCC"/>
            </w:tcBorders>
            <w:vAlign w:val="center"/>
          </w:tcPr>
          <w:p w14:paraId="355CE432" w14:textId="77777777" w:rsidR="00997CE3" w:rsidRDefault="00997CE3"/>
        </w:tc>
        <w:tc>
          <w:tcPr>
            <w:tcW w:w="1500" w:type="dxa"/>
            <w:vMerge/>
            <w:tcBorders>
              <w:left w:val="single" w:sz="0" w:space="0" w:color="CCCCCC"/>
              <w:bottom w:val="single" w:sz="0" w:space="0" w:color="CCCCCC"/>
              <w:right w:val="single" w:sz="0" w:space="0" w:color="CCCCCC"/>
            </w:tcBorders>
            <w:vAlign w:val="center"/>
          </w:tcPr>
          <w:p w14:paraId="30521966" w14:textId="77777777" w:rsidR="00997CE3" w:rsidRDefault="00997CE3"/>
        </w:tc>
        <w:tc>
          <w:tcPr>
            <w:tcW w:w="1845" w:type="dxa"/>
            <w:vMerge/>
            <w:tcBorders>
              <w:left w:val="single" w:sz="0" w:space="0" w:color="CCCCCC"/>
              <w:bottom w:val="single" w:sz="0" w:space="0" w:color="CCCCCC"/>
              <w:right w:val="single" w:sz="0" w:space="0" w:color="CCCCCC"/>
            </w:tcBorders>
            <w:vAlign w:val="center"/>
          </w:tcPr>
          <w:p w14:paraId="09EF9D8E"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500E9943" w14:textId="02CC1B66"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40B0549" w14:textId="022EEB61"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60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EEEFE8F" w14:textId="26055080"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46C232F" w14:textId="4D33DB4C"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C9C2989" w14:textId="513C0F95"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28BDB4F" w14:textId="2DC743CB"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5</w:t>
            </w:r>
          </w:p>
        </w:tc>
      </w:tr>
      <w:tr w:rsidR="5CC78A30" w14:paraId="3C924075" w14:textId="77777777" w:rsidTr="5CC78A30">
        <w:trPr>
          <w:trHeight w:val="300"/>
        </w:trPr>
        <w:tc>
          <w:tcPr>
            <w:tcW w:w="40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0A89A78" w14:textId="3ED168B0" w:rsidR="5CC78A30" w:rsidRDefault="5CC78A30" w:rsidP="5CC78A30">
            <w:pPr>
              <w:spacing w:after="0" w:line="240" w:lineRule="auto"/>
              <w:contextualSpacing/>
            </w:pPr>
            <w:r w:rsidRPr="5CC78A30">
              <w:rPr>
                <w:rFonts w:ascii="Calibri" w:eastAsia="Calibri" w:hAnsi="Calibri" w:cs="Calibri"/>
                <w:color w:val="000000" w:themeColor="text1"/>
                <w:sz w:val="16"/>
                <w:szCs w:val="16"/>
              </w:rPr>
              <w:t>4</w:t>
            </w:r>
          </w:p>
        </w:tc>
        <w:tc>
          <w:tcPr>
            <w:tcW w:w="1500"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67B7F4C4" w14:textId="7C192D2A"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MSE — Sales &amp; eCommerce</w:t>
            </w:r>
          </w:p>
        </w:tc>
        <w:tc>
          <w:tcPr>
            <w:tcW w:w="184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6FF15CE" w14:textId="099F72D3"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E-RTM / Snacksync</w:t>
            </w:r>
          </w:p>
        </w:tc>
        <w:tc>
          <w:tcPr>
            <w:tcW w:w="8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0CB8B95" w14:textId="55F5A373"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AEB1155" w14:textId="08791913" w:rsidR="5CC78A30" w:rsidRDefault="5CC78A30" w:rsidP="5CC78A30">
            <w:pPr>
              <w:spacing w:after="0" w:line="240" w:lineRule="auto"/>
              <w:contextualSpacing/>
              <w:jc w:val="center"/>
            </w:pPr>
            <w:r w:rsidRPr="5CC78A30">
              <w:rPr>
                <w:rFonts w:ascii="Aptos" w:eastAsia="Aptos" w:hAnsi="Aptos" w:cs="Aptos"/>
                <w:sz w:val="20"/>
                <w:szCs w:val="20"/>
              </w:rPr>
              <w:t>60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2AF546E" w14:textId="2D134665" w:rsidR="5CC78A30" w:rsidRDefault="5CC78A30" w:rsidP="5CC78A30">
            <w:pPr>
              <w:spacing w:after="0" w:line="240" w:lineRule="auto"/>
              <w:contextualSpacing/>
              <w:jc w:val="center"/>
            </w:pPr>
            <w:r w:rsidRPr="5CC78A30">
              <w:rPr>
                <w:rFonts w:ascii="Aptos" w:eastAsia="Aptos" w:hAnsi="Aptos" w:cs="Aptos"/>
                <w:sz w:val="20"/>
                <w:szCs w:val="20"/>
              </w:rPr>
              <w:t>20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8740D6C" w14:textId="1D935D84"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BC6C227" w14:textId="4D8841C4" w:rsidR="5CC78A30" w:rsidRDefault="5CC78A30" w:rsidP="5CC78A30">
            <w:pPr>
              <w:spacing w:after="0" w:line="240" w:lineRule="auto"/>
              <w:contextualSpacing/>
              <w:jc w:val="center"/>
            </w:pPr>
            <w:r w:rsidRPr="5CC78A30">
              <w:rPr>
                <w:rFonts w:ascii="Aptos" w:eastAsia="Aptos" w:hAnsi="Aptos" w:cs="Aptos"/>
                <w:sz w:val="20"/>
                <w:szCs w:val="20"/>
              </w:rPr>
              <w:t>5</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153F47F" w14:textId="503206F9" w:rsidR="5CC78A30" w:rsidRDefault="5CC78A30" w:rsidP="5CC78A30">
            <w:pPr>
              <w:spacing w:after="0" w:line="240" w:lineRule="auto"/>
              <w:contextualSpacing/>
              <w:jc w:val="center"/>
            </w:pPr>
            <w:r w:rsidRPr="5CC78A30">
              <w:rPr>
                <w:rFonts w:ascii="Aptos" w:eastAsia="Aptos" w:hAnsi="Aptos" w:cs="Aptos"/>
                <w:sz w:val="20"/>
                <w:szCs w:val="20"/>
              </w:rPr>
              <w:t>5</w:t>
            </w:r>
          </w:p>
        </w:tc>
      </w:tr>
      <w:tr w:rsidR="5CC78A30" w14:paraId="7FCDF027" w14:textId="77777777" w:rsidTr="5CC78A30">
        <w:trPr>
          <w:trHeight w:val="300"/>
        </w:trPr>
        <w:tc>
          <w:tcPr>
            <w:tcW w:w="405" w:type="dxa"/>
            <w:vMerge/>
            <w:tcBorders>
              <w:left w:val="single" w:sz="0" w:space="0" w:color="CCCCCC"/>
              <w:right w:val="single" w:sz="0" w:space="0" w:color="CCCCCC"/>
            </w:tcBorders>
            <w:vAlign w:val="center"/>
          </w:tcPr>
          <w:p w14:paraId="02D462C4" w14:textId="77777777" w:rsidR="00997CE3" w:rsidRDefault="00997CE3"/>
        </w:tc>
        <w:tc>
          <w:tcPr>
            <w:tcW w:w="1500" w:type="dxa"/>
            <w:vMerge/>
            <w:tcBorders>
              <w:left w:val="single" w:sz="0" w:space="0" w:color="CCCCCC"/>
              <w:right w:val="single" w:sz="0" w:space="0" w:color="CCCCCC"/>
            </w:tcBorders>
            <w:vAlign w:val="center"/>
          </w:tcPr>
          <w:p w14:paraId="62C7F027" w14:textId="77777777" w:rsidR="00997CE3" w:rsidRDefault="00997CE3"/>
        </w:tc>
        <w:tc>
          <w:tcPr>
            <w:tcW w:w="1845" w:type="dxa"/>
            <w:vMerge/>
            <w:tcBorders>
              <w:left w:val="single" w:sz="0" w:space="0" w:color="CCCCCC"/>
              <w:right w:val="single" w:sz="0" w:space="0" w:color="CCCCCC"/>
            </w:tcBorders>
            <w:vAlign w:val="center"/>
          </w:tcPr>
          <w:p w14:paraId="1DD4074C"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35E9D546" w14:textId="0C6491EC"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DD24934" w14:textId="24D9DCD7" w:rsidR="5CC78A30" w:rsidRDefault="5CC78A30" w:rsidP="5CC78A30">
            <w:pPr>
              <w:spacing w:after="0" w:line="240" w:lineRule="auto"/>
              <w:contextualSpacing/>
              <w:jc w:val="center"/>
            </w:pPr>
            <w:r w:rsidRPr="5CC78A30">
              <w:rPr>
                <w:rFonts w:ascii="Aptos" w:eastAsia="Aptos" w:hAnsi="Aptos" w:cs="Aptos"/>
                <w:sz w:val="20"/>
                <w:szCs w:val="20"/>
              </w:rPr>
              <w:t>60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292E6A6" w14:textId="5D5C82C6" w:rsidR="5CC78A30" w:rsidRDefault="5CC78A30" w:rsidP="5CC78A30">
            <w:pPr>
              <w:spacing w:after="0" w:line="240" w:lineRule="auto"/>
              <w:contextualSpacing/>
              <w:jc w:val="center"/>
            </w:pPr>
            <w:r w:rsidRPr="5CC78A30">
              <w:rPr>
                <w:rFonts w:ascii="Aptos" w:eastAsia="Aptos" w:hAnsi="Aptos" w:cs="Aptos"/>
                <w:sz w:val="20"/>
                <w:szCs w:val="20"/>
              </w:rPr>
              <w:t>20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67E7B15" w14:textId="58D03B17"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BF3AEE2" w14:textId="332A7199" w:rsidR="5CC78A30" w:rsidRDefault="5CC78A30" w:rsidP="5CC78A30">
            <w:pPr>
              <w:spacing w:after="0" w:line="240" w:lineRule="auto"/>
              <w:contextualSpacing/>
              <w:jc w:val="center"/>
            </w:pPr>
            <w:r w:rsidRPr="5CC78A30">
              <w:rPr>
                <w:rFonts w:ascii="Aptos" w:eastAsia="Aptos" w:hAnsi="Aptos" w:cs="Aptos"/>
                <w:sz w:val="20"/>
                <w:szCs w:val="20"/>
              </w:rPr>
              <w:t>5</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41F5C4C" w14:textId="16FB687E" w:rsidR="5CC78A30" w:rsidRDefault="5CC78A30" w:rsidP="5CC78A30">
            <w:pPr>
              <w:spacing w:after="0" w:line="240" w:lineRule="auto"/>
              <w:contextualSpacing/>
              <w:jc w:val="center"/>
            </w:pPr>
            <w:r w:rsidRPr="5CC78A30">
              <w:rPr>
                <w:rFonts w:ascii="Aptos" w:eastAsia="Aptos" w:hAnsi="Aptos" w:cs="Aptos"/>
                <w:sz w:val="20"/>
                <w:szCs w:val="20"/>
              </w:rPr>
              <w:t>5</w:t>
            </w:r>
          </w:p>
        </w:tc>
      </w:tr>
      <w:tr w:rsidR="5CC78A30" w14:paraId="085C14C7" w14:textId="77777777" w:rsidTr="5CC78A30">
        <w:trPr>
          <w:trHeight w:val="300"/>
        </w:trPr>
        <w:tc>
          <w:tcPr>
            <w:tcW w:w="405" w:type="dxa"/>
            <w:vMerge/>
            <w:tcBorders>
              <w:left w:val="single" w:sz="0" w:space="0" w:color="CCCCCC"/>
              <w:right w:val="single" w:sz="0" w:space="0" w:color="CCCCCC"/>
            </w:tcBorders>
            <w:vAlign w:val="center"/>
          </w:tcPr>
          <w:p w14:paraId="00424208" w14:textId="77777777" w:rsidR="00997CE3" w:rsidRDefault="00997CE3"/>
        </w:tc>
        <w:tc>
          <w:tcPr>
            <w:tcW w:w="1500" w:type="dxa"/>
            <w:vMerge/>
            <w:tcBorders>
              <w:left w:val="single" w:sz="0" w:space="0" w:color="CCCCCC"/>
              <w:right w:val="single" w:sz="0" w:space="0" w:color="CCCCCC"/>
            </w:tcBorders>
            <w:vAlign w:val="center"/>
          </w:tcPr>
          <w:p w14:paraId="5EFD03C3" w14:textId="77777777" w:rsidR="00997CE3" w:rsidRDefault="00997CE3"/>
        </w:tc>
        <w:tc>
          <w:tcPr>
            <w:tcW w:w="1845" w:type="dxa"/>
            <w:vMerge/>
            <w:tcBorders>
              <w:left w:val="single" w:sz="0" w:space="0" w:color="CCCCCC"/>
              <w:right w:val="single" w:sz="0" w:space="0" w:color="CCCCCC"/>
            </w:tcBorders>
            <w:vAlign w:val="center"/>
          </w:tcPr>
          <w:p w14:paraId="13AABD25"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4178C52F" w14:textId="619DCF66"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C87FFDE" w14:textId="1C59627B" w:rsidR="5CC78A30" w:rsidRDefault="5CC78A30" w:rsidP="5CC78A30">
            <w:pPr>
              <w:spacing w:after="0" w:line="240" w:lineRule="auto"/>
              <w:contextualSpacing/>
              <w:jc w:val="center"/>
            </w:pPr>
            <w:r w:rsidRPr="5CC78A30">
              <w:rPr>
                <w:rFonts w:ascii="Aptos" w:eastAsia="Aptos" w:hAnsi="Aptos" w:cs="Aptos"/>
                <w:sz w:val="20"/>
                <w:szCs w:val="20"/>
              </w:rPr>
              <w:t>60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4D9D210" w14:textId="7CEB13CF" w:rsidR="5CC78A30" w:rsidRDefault="5CC78A30" w:rsidP="5CC78A30">
            <w:pPr>
              <w:spacing w:after="0" w:line="240" w:lineRule="auto"/>
              <w:contextualSpacing/>
              <w:jc w:val="center"/>
            </w:pPr>
            <w:r w:rsidRPr="5CC78A30">
              <w:rPr>
                <w:rFonts w:ascii="Aptos" w:eastAsia="Aptos" w:hAnsi="Aptos" w:cs="Aptos"/>
                <w:sz w:val="20"/>
                <w:szCs w:val="20"/>
              </w:rPr>
              <w:t>20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D494EF2" w14:textId="31ACF9CE"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F89E3BF" w14:textId="63DD8DF4" w:rsidR="5CC78A30" w:rsidRDefault="5CC78A30" w:rsidP="5CC78A30">
            <w:pPr>
              <w:spacing w:after="0" w:line="240" w:lineRule="auto"/>
              <w:contextualSpacing/>
              <w:jc w:val="center"/>
            </w:pPr>
            <w:r w:rsidRPr="5CC78A30">
              <w:rPr>
                <w:rFonts w:ascii="Aptos" w:eastAsia="Aptos" w:hAnsi="Aptos" w:cs="Aptos"/>
                <w:sz w:val="20"/>
                <w:szCs w:val="20"/>
              </w:rPr>
              <w:t>5</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E1F1823" w14:textId="3EB88199" w:rsidR="5CC78A30" w:rsidRDefault="5CC78A30" w:rsidP="5CC78A30">
            <w:pPr>
              <w:spacing w:after="0" w:line="240" w:lineRule="auto"/>
              <w:contextualSpacing/>
              <w:jc w:val="center"/>
            </w:pPr>
            <w:r w:rsidRPr="5CC78A30">
              <w:rPr>
                <w:rFonts w:ascii="Aptos" w:eastAsia="Aptos" w:hAnsi="Aptos" w:cs="Aptos"/>
                <w:sz w:val="20"/>
                <w:szCs w:val="20"/>
              </w:rPr>
              <w:t>5</w:t>
            </w:r>
          </w:p>
        </w:tc>
      </w:tr>
      <w:tr w:rsidR="5CC78A30" w14:paraId="643918E5" w14:textId="77777777" w:rsidTr="5CC78A30">
        <w:trPr>
          <w:trHeight w:val="300"/>
        </w:trPr>
        <w:tc>
          <w:tcPr>
            <w:tcW w:w="405" w:type="dxa"/>
            <w:vMerge/>
            <w:tcBorders>
              <w:left w:val="single" w:sz="0" w:space="0" w:color="CCCCCC"/>
              <w:bottom w:val="single" w:sz="0" w:space="0" w:color="CCCCCC"/>
              <w:right w:val="single" w:sz="0" w:space="0" w:color="CCCCCC"/>
            </w:tcBorders>
            <w:vAlign w:val="center"/>
          </w:tcPr>
          <w:p w14:paraId="3FD39A9C" w14:textId="77777777" w:rsidR="00997CE3" w:rsidRDefault="00997CE3"/>
        </w:tc>
        <w:tc>
          <w:tcPr>
            <w:tcW w:w="1500" w:type="dxa"/>
            <w:vMerge/>
            <w:tcBorders>
              <w:left w:val="single" w:sz="0" w:space="0" w:color="CCCCCC"/>
              <w:bottom w:val="single" w:sz="0" w:space="0" w:color="CCCCCC"/>
              <w:right w:val="single" w:sz="0" w:space="0" w:color="CCCCCC"/>
            </w:tcBorders>
            <w:vAlign w:val="center"/>
          </w:tcPr>
          <w:p w14:paraId="593B1127" w14:textId="77777777" w:rsidR="00997CE3" w:rsidRDefault="00997CE3"/>
        </w:tc>
        <w:tc>
          <w:tcPr>
            <w:tcW w:w="1845" w:type="dxa"/>
            <w:vMerge/>
            <w:tcBorders>
              <w:left w:val="single" w:sz="0" w:space="0" w:color="CCCCCC"/>
              <w:bottom w:val="single" w:sz="0" w:space="0" w:color="CCCCCC"/>
              <w:right w:val="single" w:sz="0" w:space="0" w:color="CCCCCC"/>
            </w:tcBorders>
            <w:vAlign w:val="center"/>
          </w:tcPr>
          <w:p w14:paraId="2C8F8BEA"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373214DA" w14:textId="7AEAC636"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6D4150C" w14:textId="14ED36EE" w:rsidR="5CC78A30" w:rsidRDefault="5CC78A30" w:rsidP="5CC78A30">
            <w:pPr>
              <w:spacing w:after="0" w:line="240" w:lineRule="auto"/>
              <w:contextualSpacing/>
              <w:jc w:val="center"/>
            </w:pPr>
            <w:r w:rsidRPr="5CC78A30">
              <w:rPr>
                <w:rFonts w:ascii="Aptos" w:eastAsia="Aptos" w:hAnsi="Aptos" w:cs="Aptos"/>
                <w:sz w:val="20"/>
                <w:szCs w:val="20"/>
              </w:rPr>
              <w:t>60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0F069CF" w14:textId="43DF3DF2" w:rsidR="5CC78A30" w:rsidRDefault="5CC78A30" w:rsidP="5CC78A30">
            <w:pPr>
              <w:spacing w:after="0" w:line="240" w:lineRule="auto"/>
              <w:contextualSpacing/>
              <w:jc w:val="center"/>
            </w:pPr>
            <w:r w:rsidRPr="5CC78A30">
              <w:rPr>
                <w:rFonts w:ascii="Aptos" w:eastAsia="Aptos" w:hAnsi="Aptos" w:cs="Aptos"/>
                <w:sz w:val="20"/>
                <w:szCs w:val="20"/>
              </w:rPr>
              <w:t>20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02A9887" w14:textId="1D356B3E"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5F0160E" w14:textId="6B314E13" w:rsidR="5CC78A30" w:rsidRDefault="5CC78A30" w:rsidP="5CC78A30">
            <w:pPr>
              <w:spacing w:after="0" w:line="240" w:lineRule="auto"/>
              <w:contextualSpacing/>
              <w:jc w:val="center"/>
            </w:pPr>
            <w:r w:rsidRPr="5CC78A30">
              <w:rPr>
                <w:rFonts w:ascii="Aptos" w:eastAsia="Aptos" w:hAnsi="Aptos" w:cs="Aptos"/>
                <w:sz w:val="20"/>
                <w:szCs w:val="20"/>
              </w:rPr>
              <w:t>5</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454B8C8" w14:textId="6A061FEA" w:rsidR="5CC78A30" w:rsidRDefault="5CC78A30" w:rsidP="5CC78A30">
            <w:pPr>
              <w:spacing w:after="0" w:line="240" w:lineRule="auto"/>
              <w:contextualSpacing/>
              <w:jc w:val="center"/>
            </w:pPr>
            <w:r w:rsidRPr="5CC78A30">
              <w:rPr>
                <w:rFonts w:ascii="Aptos" w:eastAsia="Aptos" w:hAnsi="Aptos" w:cs="Aptos"/>
                <w:sz w:val="20"/>
                <w:szCs w:val="20"/>
              </w:rPr>
              <w:t>5</w:t>
            </w:r>
          </w:p>
        </w:tc>
      </w:tr>
      <w:tr w:rsidR="5CC78A30" w14:paraId="393DA075" w14:textId="77777777" w:rsidTr="5CC78A30">
        <w:trPr>
          <w:trHeight w:val="300"/>
        </w:trPr>
        <w:tc>
          <w:tcPr>
            <w:tcW w:w="40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FCEED00" w14:textId="27C162BF" w:rsidR="5CC78A30" w:rsidRDefault="5CC78A30" w:rsidP="5CC78A30">
            <w:pPr>
              <w:spacing w:after="0" w:line="240" w:lineRule="auto"/>
              <w:contextualSpacing/>
            </w:pPr>
            <w:r w:rsidRPr="5CC78A30">
              <w:rPr>
                <w:rFonts w:ascii="Calibri" w:eastAsia="Calibri" w:hAnsi="Calibri" w:cs="Calibri"/>
                <w:color w:val="000000" w:themeColor="text1"/>
                <w:sz w:val="16"/>
                <w:szCs w:val="16"/>
              </w:rPr>
              <w:t>5</w:t>
            </w:r>
          </w:p>
        </w:tc>
        <w:tc>
          <w:tcPr>
            <w:tcW w:w="1500"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05F8315" w14:textId="40A78113"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MSE — Marketing</w:t>
            </w:r>
          </w:p>
        </w:tc>
        <w:tc>
          <w:tcPr>
            <w:tcW w:w="184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61C11F0" w14:textId="5DBAF756"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Market Measurement</w:t>
            </w:r>
          </w:p>
        </w:tc>
        <w:tc>
          <w:tcPr>
            <w:tcW w:w="8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B29E21D" w14:textId="7F5E7D8B"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CAE51AF" w14:textId="42D365C6"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40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42675F5" w14:textId="73FDBA89"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30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258E1CC" w14:textId="75B287EE"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C7F811D" w14:textId="3EE44392"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9E344BB" w14:textId="61278B5A"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r>
      <w:tr w:rsidR="5CC78A30" w14:paraId="6774370B" w14:textId="77777777" w:rsidTr="5CC78A30">
        <w:trPr>
          <w:trHeight w:val="300"/>
        </w:trPr>
        <w:tc>
          <w:tcPr>
            <w:tcW w:w="405" w:type="dxa"/>
            <w:vMerge/>
            <w:tcBorders>
              <w:left w:val="single" w:sz="0" w:space="0" w:color="CCCCCC"/>
              <w:right w:val="single" w:sz="0" w:space="0" w:color="CCCCCC"/>
            </w:tcBorders>
            <w:vAlign w:val="center"/>
          </w:tcPr>
          <w:p w14:paraId="3E2DFA33" w14:textId="77777777" w:rsidR="00997CE3" w:rsidRDefault="00997CE3"/>
        </w:tc>
        <w:tc>
          <w:tcPr>
            <w:tcW w:w="1500" w:type="dxa"/>
            <w:vMerge/>
            <w:tcBorders>
              <w:left w:val="single" w:sz="0" w:space="0" w:color="CCCCCC"/>
              <w:right w:val="single" w:sz="0" w:space="0" w:color="CCCCCC"/>
            </w:tcBorders>
            <w:vAlign w:val="center"/>
          </w:tcPr>
          <w:p w14:paraId="631F5B14" w14:textId="77777777" w:rsidR="00997CE3" w:rsidRDefault="00997CE3"/>
        </w:tc>
        <w:tc>
          <w:tcPr>
            <w:tcW w:w="1845" w:type="dxa"/>
            <w:vMerge/>
            <w:tcBorders>
              <w:left w:val="single" w:sz="0" w:space="0" w:color="CCCCCC"/>
              <w:right w:val="single" w:sz="0" w:space="0" w:color="CCCCCC"/>
            </w:tcBorders>
            <w:vAlign w:val="center"/>
          </w:tcPr>
          <w:p w14:paraId="62DE000E"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0EEC8AD4" w14:textId="6E1C5AA7"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7DBBC9A" w14:textId="7176D248"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40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C9F4E6A" w14:textId="16A1C53C"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30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F264A68" w14:textId="4F54FB08"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5488F7B" w14:textId="1B6E1613"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E734615" w14:textId="36CAA351"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r>
      <w:tr w:rsidR="5CC78A30" w14:paraId="63DB8964" w14:textId="77777777" w:rsidTr="5CC78A30">
        <w:trPr>
          <w:trHeight w:val="300"/>
        </w:trPr>
        <w:tc>
          <w:tcPr>
            <w:tcW w:w="405" w:type="dxa"/>
            <w:vMerge/>
            <w:tcBorders>
              <w:left w:val="single" w:sz="0" w:space="0" w:color="CCCCCC"/>
              <w:right w:val="single" w:sz="0" w:space="0" w:color="CCCCCC"/>
            </w:tcBorders>
            <w:vAlign w:val="center"/>
          </w:tcPr>
          <w:p w14:paraId="40DD498E" w14:textId="77777777" w:rsidR="00997CE3" w:rsidRDefault="00997CE3"/>
        </w:tc>
        <w:tc>
          <w:tcPr>
            <w:tcW w:w="1500" w:type="dxa"/>
            <w:vMerge/>
            <w:tcBorders>
              <w:left w:val="single" w:sz="0" w:space="0" w:color="CCCCCC"/>
              <w:right w:val="single" w:sz="0" w:space="0" w:color="CCCCCC"/>
            </w:tcBorders>
            <w:vAlign w:val="center"/>
          </w:tcPr>
          <w:p w14:paraId="1DB1572B" w14:textId="77777777" w:rsidR="00997CE3" w:rsidRDefault="00997CE3"/>
        </w:tc>
        <w:tc>
          <w:tcPr>
            <w:tcW w:w="1845" w:type="dxa"/>
            <w:vMerge/>
            <w:tcBorders>
              <w:left w:val="single" w:sz="0" w:space="0" w:color="CCCCCC"/>
              <w:right w:val="single" w:sz="0" w:space="0" w:color="CCCCCC"/>
            </w:tcBorders>
            <w:vAlign w:val="center"/>
          </w:tcPr>
          <w:p w14:paraId="42799D1C"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7E36393A" w14:textId="41B27E06"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2C2EB19" w14:textId="24AC4202"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40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28B8AFA" w14:textId="375AEFC5"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30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420BE3D" w14:textId="1D7B1D43"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D0E8FDA" w14:textId="44A0DA98"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D29BD88" w14:textId="34769855"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r>
      <w:tr w:rsidR="5CC78A30" w14:paraId="7ECFD51D" w14:textId="77777777" w:rsidTr="5CC78A30">
        <w:trPr>
          <w:trHeight w:val="300"/>
        </w:trPr>
        <w:tc>
          <w:tcPr>
            <w:tcW w:w="405" w:type="dxa"/>
            <w:vMerge/>
            <w:tcBorders>
              <w:left w:val="single" w:sz="0" w:space="0" w:color="CCCCCC"/>
              <w:bottom w:val="single" w:sz="0" w:space="0" w:color="CCCCCC"/>
              <w:right w:val="single" w:sz="0" w:space="0" w:color="CCCCCC"/>
            </w:tcBorders>
            <w:vAlign w:val="center"/>
          </w:tcPr>
          <w:p w14:paraId="4E38E36C" w14:textId="77777777" w:rsidR="00997CE3" w:rsidRDefault="00997CE3"/>
        </w:tc>
        <w:tc>
          <w:tcPr>
            <w:tcW w:w="1500" w:type="dxa"/>
            <w:vMerge/>
            <w:tcBorders>
              <w:left w:val="single" w:sz="0" w:space="0" w:color="CCCCCC"/>
              <w:bottom w:val="single" w:sz="0" w:space="0" w:color="CCCCCC"/>
              <w:right w:val="single" w:sz="0" w:space="0" w:color="CCCCCC"/>
            </w:tcBorders>
            <w:vAlign w:val="center"/>
          </w:tcPr>
          <w:p w14:paraId="2F442BEE" w14:textId="77777777" w:rsidR="00997CE3" w:rsidRDefault="00997CE3"/>
        </w:tc>
        <w:tc>
          <w:tcPr>
            <w:tcW w:w="1845" w:type="dxa"/>
            <w:vMerge/>
            <w:tcBorders>
              <w:left w:val="single" w:sz="0" w:space="0" w:color="CCCCCC"/>
              <w:bottom w:val="single" w:sz="0" w:space="0" w:color="CCCCCC"/>
              <w:right w:val="single" w:sz="0" w:space="0" w:color="CCCCCC"/>
            </w:tcBorders>
            <w:vAlign w:val="center"/>
          </w:tcPr>
          <w:p w14:paraId="30203038"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606B3AE8" w14:textId="218FF934"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AF34E7B" w14:textId="36D2FDE3"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40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528A57D" w14:textId="67981814"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30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38D3DDF" w14:textId="026D7C8A"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63E8CE2" w14:textId="460BA018"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FB3C3AC" w14:textId="5606E776"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r>
      <w:tr w:rsidR="5CC78A30" w14:paraId="665465B9" w14:textId="77777777" w:rsidTr="5CC78A30">
        <w:trPr>
          <w:trHeight w:val="300"/>
        </w:trPr>
        <w:tc>
          <w:tcPr>
            <w:tcW w:w="40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D7DD5D6" w14:textId="3314962C" w:rsidR="5CC78A30" w:rsidRDefault="5CC78A30" w:rsidP="5CC78A30">
            <w:pPr>
              <w:spacing w:after="0" w:line="240" w:lineRule="auto"/>
              <w:contextualSpacing/>
            </w:pPr>
            <w:r w:rsidRPr="5CC78A30">
              <w:rPr>
                <w:rFonts w:ascii="Calibri" w:eastAsia="Calibri" w:hAnsi="Calibri" w:cs="Calibri"/>
                <w:color w:val="000000" w:themeColor="text1"/>
                <w:sz w:val="16"/>
                <w:szCs w:val="16"/>
              </w:rPr>
              <w:t>6</w:t>
            </w:r>
          </w:p>
        </w:tc>
        <w:tc>
          <w:tcPr>
            <w:tcW w:w="1500"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80A969D" w14:textId="760CB441"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Cross-Stream (Platform)</w:t>
            </w:r>
          </w:p>
        </w:tc>
        <w:tc>
          <w:tcPr>
            <w:tcW w:w="184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7C1D1DA" w14:textId="46850665"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Master Data Hierarchies</w:t>
            </w:r>
          </w:p>
        </w:tc>
        <w:tc>
          <w:tcPr>
            <w:tcW w:w="8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38E4F1A" w14:textId="6C4E71B2"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0BD93D4" w14:textId="7FC3E312" w:rsidR="5CC78A30" w:rsidRDefault="5CC78A30" w:rsidP="5CC78A30">
            <w:pPr>
              <w:spacing w:after="0" w:line="240" w:lineRule="auto"/>
              <w:contextualSpacing/>
              <w:jc w:val="center"/>
            </w:pPr>
            <w:r w:rsidRPr="5CC78A30">
              <w:rPr>
                <w:rFonts w:ascii="Aptos" w:eastAsia="Aptos" w:hAnsi="Aptos" w:cs="Aptos"/>
                <w:sz w:val="20"/>
                <w:szCs w:val="20"/>
              </w:rPr>
              <w:t>80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62F75AF" w14:textId="4A630C80" w:rsidR="5CC78A30" w:rsidRDefault="5CC78A30" w:rsidP="5CC78A30">
            <w:pPr>
              <w:spacing w:after="0" w:line="240" w:lineRule="auto"/>
              <w:contextualSpacing/>
              <w:jc w:val="center"/>
            </w:pPr>
            <w:r w:rsidRPr="5CC78A30">
              <w:rPr>
                <w:rFonts w:ascii="Aptos" w:eastAsia="Aptos" w:hAnsi="Aptos" w:cs="Aptos"/>
                <w:sz w:val="20"/>
                <w:szCs w:val="20"/>
              </w:rPr>
              <w:t>5</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4F7AC50" w14:textId="2B3176F8" w:rsidR="5CC78A30" w:rsidRDefault="5CC78A30" w:rsidP="5CC78A30">
            <w:pPr>
              <w:spacing w:after="0" w:line="240" w:lineRule="auto"/>
              <w:contextualSpacing/>
              <w:jc w:val="center"/>
            </w:pPr>
            <w:r w:rsidRPr="5CC78A30">
              <w:rPr>
                <w:rFonts w:ascii="Aptos" w:eastAsia="Aptos" w:hAnsi="Aptos" w:cs="Aptos"/>
                <w:sz w:val="20"/>
                <w:szCs w:val="20"/>
              </w:rPr>
              <w:t>5</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8F8CEC6" w14:textId="092CECDF" w:rsidR="5CC78A30" w:rsidRDefault="5CC78A30" w:rsidP="5CC78A30">
            <w:pPr>
              <w:spacing w:after="0" w:line="240" w:lineRule="auto"/>
              <w:contextualSpacing/>
              <w:jc w:val="center"/>
            </w:pPr>
            <w:r w:rsidRPr="5CC78A30">
              <w:rPr>
                <w:rFonts w:ascii="Aptos" w:eastAsia="Aptos" w:hAnsi="Aptos" w:cs="Aptos"/>
                <w:sz w:val="20"/>
                <w:szCs w:val="20"/>
              </w:rPr>
              <w:t>5</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05A3A73" w14:textId="50A89865" w:rsidR="5CC78A30" w:rsidRDefault="5CC78A30" w:rsidP="5CC78A30">
            <w:pPr>
              <w:spacing w:after="0" w:line="240" w:lineRule="auto"/>
              <w:contextualSpacing/>
              <w:jc w:val="center"/>
            </w:pPr>
            <w:r w:rsidRPr="5CC78A30">
              <w:rPr>
                <w:rFonts w:ascii="Aptos" w:eastAsia="Aptos" w:hAnsi="Aptos" w:cs="Aptos"/>
                <w:sz w:val="20"/>
                <w:szCs w:val="20"/>
              </w:rPr>
              <w:t>5</w:t>
            </w:r>
          </w:p>
        </w:tc>
      </w:tr>
      <w:tr w:rsidR="5CC78A30" w14:paraId="586EBB24" w14:textId="77777777" w:rsidTr="5CC78A30">
        <w:trPr>
          <w:trHeight w:val="300"/>
        </w:trPr>
        <w:tc>
          <w:tcPr>
            <w:tcW w:w="405" w:type="dxa"/>
            <w:vMerge/>
            <w:tcBorders>
              <w:left w:val="single" w:sz="0" w:space="0" w:color="CCCCCC"/>
              <w:right w:val="single" w:sz="0" w:space="0" w:color="CCCCCC"/>
            </w:tcBorders>
            <w:vAlign w:val="center"/>
          </w:tcPr>
          <w:p w14:paraId="69F26527" w14:textId="77777777" w:rsidR="00997CE3" w:rsidRDefault="00997CE3"/>
        </w:tc>
        <w:tc>
          <w:tcPr>
            <w:tcW w:w="1500" w:type="dxa"/>
            <w:vMerge/>
            <w:tcBorders>
              <w:left w:val="single" w:sz="0" w:space="0" w:color="CCCCCC"/>
              <w:right w:val="single" w:sz="0" w:space="0" w:color="CCCCCC"/>
            </w:tcBorders>
            <w:vAlign w:val="center"/>
          </w:tcPr>
          <w:p w14:paraId="684446EC" w14:textId="77777777" w:rsidR="00997CE3" w:rsidRDefault="00997CE3"/>
        </w:tc>
        <w:tc>
          <w:tcPr>
            <w:tcW w:w="1845" w:type="dxa"/>
            <w:vMerge/>
            <w:tcBorders>
              <w:left w:val="single" w:sz="0" w:space="0" w:color="CCCCCC"/>
              <w:right w:val="single" w:sz="0" w:space="0" w:color="CCCCCC"/>
            </w:tcBorders>
            <w:vAlign w:val="center"/>
          </w:tcPr>
          <w:p w14:paraId="6DD2579E"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4C41CDB8" w14:textId="57A39892"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6CADC069" w14:textId="46AFF959" w:rsidR="5CC78A30" w:rsidRDefault="5CC78A30" w:rsidP="5CC78A30">
            <w:pPr>
              <w:spacing w:after="0" w:line="240" w:lineRule="auto"/>
              <w:contextualSpacing/>
              <w:jc w:val="center"/>
            </w:pPr>
            <w:r w:rsidRPr="5CC78A30">
              <w:rPr>
                <w:rFonts w:ascii="Aptos" w:eastAsia="Aptos" w:hAnsi="Aptos" w:cs="Aptos"/>
                <w:sz w:val="20"/>
                <w:szCs w:val="20"/>
              </w:rPr>
              <w:t>80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6EAC1900" w14:textId="481D295F" w:rsidR="5CC78A30" w:rsidRDefault="5CC78A30" w:rsidP="5CC78A30">
            <w:pPr>
              <w:spacing w:after="0" w:line="240" w:lineRule="auto"/>
              <w:contextualSpacing/>
              <w:jc w:val="center"/>
            </w:pPr>
            <w:r w:rsidRPr="5CC78A30">
              <w:rPr>
                <w:rFonts w:ascii="Aptos" w:eastAsia="Aptos" w:hAnsi="Aptos" w:cs="Aptos"/>
                <w:sz w:val="20"/>
                <w:szCs w:val="20"/>
              </w:rPr>
              <w:t>5</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9EB0F47" w14:textId="1AF1B531" w:rsidR="5CC78A30" w:rsidRDefault="5CC78A30" w:rsidP="5CC78A30">
            <w:pPr>
              <w:spacing w:after="0" w:line="240" w:lineRule="auto"/>
              <w:contextualSpacing/>
              <w:jc w:val="center"/>
            </w:pPr>
            <w:r w:rsidRPr="5CC78A30">
              <w:rPr>
                <w:rFonts w:ascii="Aptos" w:eastAsia="Aptos" w:hAnsi="Aptos" w:cs="Aptos"/>
                <w:sz w:val="20"/>
                <w:szCs w:val="20"/>
              </w:rPr>
              <w:t>5</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E73C78C" w14:textId="28119EA4" w:rsidR="5CC78A30" w:rsidRDefault="5CC78A30" w:rsidP="5CC78A30">
            <w:pPr>
              <w:spacing w:after="0" w:line="240" w:lineRule="auto"/>
              <w:contextualSpacing/>
              <w:jc w:val="center"/>
            </w:pPr>
            <w:r w:rsidRPr="5CC78A30">
              <w:rPr>
                <w:rFonts w:ascii="Aptos" w:eastAsia="Aptos" w:hAnsi="Aptos" w:cs="Aptos"/>
                <w:sz w:val="20"/>
                <w:szCs w:val="20"/>
              </w:rPr>
              <w:t>5</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B8A36E1" w14:textId="5BFADFE5" w:rsidR="5CC78A30" w:rsidRDefault="5CC78A30" w:rsidP="5CC78A30">
            <w:pPr>
              <w:spacing w:after="0" w:line="240" w:lineRule="auto"/>
              <w:contextualSpacing/>
              <w:jc w:val="center"/>
            </w:pPr>
            <w:r w:rsidRPr="5CC78A30">
              <w:rPr>
                <w:rFonts w:ascii="Aptos" w:eastAsia="Aptos" w:hAnsi="Aptos" w:cs="Aptos"/>
                <w:sz w:val="20"/>
                <w:szCs w:val="20"/>
              </w:rPr>
              <w:t>5</w:t>
            </w:r>
          </w:p>
        </w:tc>
      </w:tr>
      <w:tr w:rsidR="5CC78A30" w14:paraId="5672DCA1" w14:textId="77777777" w:rsidTr="5CC78A30">
        <w:trPr>
          <w:trHeight w:val="300"/>
        </w:trPr>
        <w:tc>
          <w:tcPr>
            <w:tcW w:w="405" w:type="dxa"/>
            <w:vMerge/>
            <w:tcBorders>
              <w:left w:val="single" w:sz="0" w:space="0" w:color="CCCCCC"/>
              <w:right w:val="single" w:sz="0" w:space="0" w:color="CCCCCC"/>
            </w:tcBorders>
            <w:vAlign w:val="center"/>
          </w:tcPr>
          <w:p w14:paraId="282B5753" w14:textId="77777777" w:rsidR="00997CE3" w:rsidRDefault="00997CE3"/>
        </w:tc>
        <w:tc>
          <w:tcPr>
            <w:tcW w:w="1500" w:type="dxa"/>
            <w:vMerge/>
            <w:tcBorders>
              <w:left w:val="single" w:sz="0" w:space="0" w:color="CCCCCC"/>
              <w:right w:val="single" w:sz="0" w:space="0" w:color="CCCCCC"/>
            </w:tcBorders>
            <w:vAlign w:val="center"/>
          </w:tcPr>
          <w:p w14:paraId="4657E9E4" w14:textId="77777777" w:rsidR="00997CE3" w:rsidRDefault="00997CE3"/>
        </w:tc>
        <w:tc>
          <w:tcPr>
            <w:tcW w:w="1845" w:type="dxa"/>
            <w:vMerge/>
            <w:tcBorders>
              <w:left w:val="single" w:sz="0" w:space="0" w:color="CCCCCC"/>
              <w:right w:val="single" w:sz="0" w:space="0" w:color="CCCCCC"/>
            </w:tcBorders>
            <w:vAlign w:val="center"/>
          </w:tcPr>
          <w:p w14:paraId="534106D6"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6957516B" w14:textId="79FB6826"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2F78976" w14:textId="629E88BC" w:rsidR="5CC78A30" w:rsidRDefault="5CC78A30" w:rsidP="5CC78A30">
            <w:pPr>
              <w:spacing w:after="0" w:line="240" w:lineRule="auto"/>
              <w:contextualSpacing/>
              <w:jc w:val="center"/>
            </w:pPr>
            <w:r w:rsidRPr="5CC78A30">
              <w:rPr>
                <w:rFonts w:ascii="Aptos" w:eastAsia="Aptos" w:hAnsi="Aptos" w:cs="Aptos"/>
                <w:sz w:val="20"/>
                <w:szCs w:val="20"/>
              </w:rPr>
              <w:t>60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F5C0E2A" w14:textId="54339505" w:rsidR="5CC78A30" w:rsidRDefault="5CC78A30" w:rsidP="5CC78A30">
            <w:pPr>
              <w:spacing w:after="0" w:line="240" w:lineRule="auto"/>
              <w:contextualSpacing/>
              <w:jc w:val="center"/>
            </w:pPr>
            <w:r w:rsidRPr="5CC78A30">
              <w:rPr>
                <w:rFonts w:ascii="Aptos" w:eastAsia="Aptos" w:hAnsi="Aptos" w:cs="Aptos"/>
                <w:sz w:val="20"/>
                <w:szCs w:val="20"/>
              </w:rPr>
              <w:t>20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473F340" w14:textId="3C1DA784"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5AE2615" w14:textId="5AE5811F" w:rsidR="5CC78A30" w:rsidRDefault="5CC78A30" w:rsidP="5CC78A30">
            <w:pPr>
              <w:spacing w:after="0" w:line="240" w:lineRule="auto"/>
              <w:contextualSpacing/>
              <w:jc w:val="center"/>
            </w:pPr>
            <w:r w:rsidRPr="5CC78A30">
              <w:rPr>
                <w:rFonts w:ascii="Aptos" w:eastAsia="Aptos" w:hAnsi="Aptos" w:cs="Aptos"/>
                <w:sz w:val="20"/>
                <w:szCs w:val="20"/>
              </w:rPr>
              <w:t>5</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64AA9AE" w14:textId="3A41BDF3" w:rsidR="5CC78A30" w:rsidRDefault="5CC78A30" w:rsidP="5CC78A30">
            <w:pPr>
              <w:spacing w:after="0" w:line="240" w:lineRule="auto"/>
              <w:contextualSpacing/>
              <w:jc w:val="center"/>
            </w:pPr>
            <w:r w:rsidRPr="5CC78A30">
              <w:rPr>
                <w:rFonts w:ascii="Aptos" w:eastAsia="Aptos" w:hAnsi="Aptos" w:cs="Aptos"/>
                <w:sz w:val="20"/>
                <w:szCs w:val="20"/>
              </w:rPr>
              <w:t>5</w:t>
            </w:r>
          </w:p>
        </w:tc>
      </w:tr>
      <w:tr w:rsidR="5CC78A30" w14:paraId="0D23C011" w14:textId="77777777" w:rsidTr="5CC78A30">
        <w:trPr>
          <w:trHeight w:val="300"/>
        </w:trPr>
        <w:tc>
          <w:tcPr>
            <w:tcW w:w="405" w:type="dxa"/>
            <w:vMerge/>
            <w:tcBorders>
              <w:left w:val="single" w:sz="0" w:space="0" w:color="CCCCCC"/>
              <w:bottom w:val="single" w:sz="0" w:space="0" w:color="CCCCCC"/>
              <w:right w:val="single" w:sz="0" w:space="0" w:color="CCCCCC"/>
            </w:tcBorders>
            <w:vAlign w:val="center"/>
          </w:tcPr>
          <w:p w14:paraId="655884F2" w14:textId="77777777" w:rsidR="00997CE3" w:rsidRDefault="00997CE3"/>
        </w:tc>
        <w:tc>
          <w:tcPr>
            <w:tcW w:w="1500" w:type="dxa"/>
            <w:vMerge/>
            <w:tcBorders>
              <w:left w:val="single" w:sz="0" w:space="0" w:color="CCCCCC"/>
              <w:bottom w:val="single" w:sz="0" w:space="0" w:color="CCCCCC"/>
              <w:right w:val="single" w:sz="0" w:space="0" w:color="CCCCCC"/>
            </w:tcBorders>
            <w:vAlign w:val="center"/>
          </w:tcPr>
          <w:p w14:paraId="582A8F73" w14:textId="77777777" w:rsidR="00997CE3" w:rsidRDefault="00997CE3"/>
        </w:tc>
        <w:tc>
          <w:tcPr>
            <w:tcW w:w="1845" w:type="dxa"/>
            <w:vMerge/>
            <w:tcBorders>
              <w:left w:val="single" w:sz="0" w:space="0" w:color="CCCCCC"/>
              <w:bottom w:val="single" w:sz="0" w:space="0" w:color="CCCCCC"/>
              <w:right w:val="single" w:sz="0" w:space="0" w:color="CCCCCC"/>
            </w:tcBorders>
            <w:vAlign w:val="center"/>
          </w:tcPr>
          <w:p w14:paraId="75722C4A"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5984740D" w14:textId="74A18A7B"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58B4B7A" w14:textId="77752CFF" w:rsidR="5CC78A30" w:rsidRDefault="5CC78A30" w:rsidP="5CC78A30">
            <w:pPr>
              <w:spacing w:after="0" w:line="240" w:lineRule="auto"/>
              <w:contextualSpacing/>
              <w:jc w:val="center"/>
            </w:pPr>
            <w:r w:rsidRPr="5CC78A30">
              <w:rPr>
                <w:rFonts w:ascii="Aptos" w:eastAsia="Aptos" w:hAnsi="Aptos" w:cs="Aptos"/>
                <w:sz w:val="20"/>
                <w:szCs w:val="20"/>
              </w:rPr>
              <w:t>60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1921A81" w14:textId="2BAB4E0C" w:rsidR="5CC78A30" w:rsidRDefault="5CC78A30" w:rsidP="5CC78A30">
            <w:pPr>
              <w:spacing w:after="0" w:line="240" w:lineRule="auto"/>
              <w:contextualSpacing/>
              <w:jc w:val="center"/>
            </w:pPr>
            <w:r w:rsidRPr="5CC78A30">
              <w:rPr>
                <w:rFonts w:ascii="Aptos" w:eastAsia="Aptos" w:hAnsi="Aptos" w:cs="Aptos"/>
                <w:sz w:val="20"/>
                <w:szCs w:val="20"/>
              </w:rPr>
              <w:t>20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BD5716A" w14:textId="3A9CB730"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59AE37D" w14:textId="2B06D49D" w:rsidR="5CC78A30" w:rsidRDefault="5CC78A30" w:rsidP="5CC78A30">
            <w:pPr>
              <w:spacing w:after="0" w:line="240" w:lineRule="auto"/>
              <w:contextualSpacing/>
              <w:jc w:val="center"/>
            </w:pPr>
            <w:r w:rsidRPr="5CC78A30">
              <w:rPr>
                <w:rFonts w:ascii="Aptos" w:eastAsia="Aptos" w:hAnsi="Aptos" w:cs="Aptos"/>
                <w:sz w:val="20"/>
                <w:szCs w:val="20"/>
              </w:rPr>
              <w:t>5</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63D618E" w14:textId="428445F6" w:rsidR="5CC78A30" w:rsidRDefault="5CC78A30" w:rsidP="5CC78A30">
            <w:pPr>
              <w:spacing w:after="0" w:line="240" w:lineRule="auto"/>
              <w:contextualSpacing/>
              <w:jc w:val="center"/>
            </w:pPr>
            <w:r w:rsidRPr="5CC78A30">
              <w:rPr>
                <w:rFonts w:ascii="Aptos" w:eastAsia="Aptos" w:hAnsi="Aptos" w:cs="Aptos"/>
                <w:sz w:val="20"/>
                <w:szCs w:val="20"/>
              </w:rPr>
              <w:t>5</w:t>
            </w:r>
          </w:p>
        </w:tc>
      </w:tr>
      <w:tr w:rsidR="5CC78A30" w14:paraId="0748125B" w14:textId="77777777" w:rsidTr="5CC78A30">
        <w:trPr>
          <w:trHeight w:val="300"/>
        </w:trPr>
        <w:tc>
          <w:tcPr>
            <w:tcW w:w="40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6A473F8" w14:textId="5E1528D9" w:rsidR="5CC78A30" w:rsidRDefault="5CC78A30" w:rsidP="5CC78A30">
            <w:pPr>
              <w:spacing w:after="0" w:line="240" w:lineRule="auto"/>
              <w:contextualSpacing/>
            </w:pPr>
            <w:r w:rsidRPr="5CC78A30">
              <w:rPr>
                <w:rFonts w:ascii="Calibri" w:eastAsia="Calibri" w:hAnsi="Calibri" w:cs="Calibri"/>
                <w:color w:val="000000" w:themeColor="text1"/>
                <w:sz w:val="16"/>
                <w:szCs w:val="16"/>
              </w:rPr>
              <w:t>7</w:t>
            </w:r>
          </w:p>
        </w:tc>
        <w:tc>
          <w:tcPr>
            <w:tcW w:w="1500"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4214B52" w14:textId="428303CD"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MSE — Sales &amp; eCommerce</w:t>
            </w:r>
          </w:p>
        </w:tc>
        <w:tc>
          <w:tcPr>
            <w:tcW w:w="184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1EE498C" w14:textId="44DCB747"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Perfect &amp; Right Store</w:t>
            </w:r>
          </w:p>
        </w:tc>
        <w:tc>
          <w:tcPr>
            <w:tcW w:w="8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1B4BC71" w14:textId="29B33D3D"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26D66E8" w14:textId="6DA92CDE"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40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A737652" w14:textId="554FC673"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57CB8D2" w14:textId="77B79893"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20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9458BFF" w14:textId="135617B0"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C6E1F6E" w14:textId="5BF28079"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r>
      <w:tr w:rsidR="5CC78A30" w14:paraId="023363FC" w14:textId="77777777" w:rsidTr="5CC78A30">
        <w:trPr>
          <w:trHeight w:val="300"/>
        </w:trPr>
        <w:tc>
          <w:tcPr>
            <w:tcW w:w="405" w:type="dxa"/>
            <w:vMerge/>
            <w:tcBorders>
              <w:left w:val="single" w:sz="0" w:space="0" w:color="CCCCCC"/>
              <w:right w:val="single" w:sz="0" w:space="0" w:color="CCCCCC"/>
            </w:tcBorders>
            <w:vAlign w:val="center"/>
          </w:tcPr>
          <w:p w14:paraId="05D56D45" w14:textId="77777777" w:rsidR="00997CE3" w:rsidRDefault="00997CE3"/>
        </w:tc>
        <w:tc>
          <w:tcPr>
            <w:tcW w:w="1500" w:type="dxa"/>
            <w:vMerge/>
            <w:tcBorders>
              <w:left w:val="single" w:sz="0" w:space="0" w:color="CCCCCC"/>
              <w:right w:val="single" w:sz="0" w:space="0" w:color="CCCCCC"/>
            </w:tcBorders>
            <w:vAlign w:val="center"/>
          </w:tcPr>
          <w:p w14:paraId="4E1C6D41" w14:textId="77777777" w:rsidR="00997CE3" w:rsidRDefault="00997CE3"/>
        </w:tc>
        <w:tc>
          <w:tcPr>
            <w:tcW w:w="1845" w:type="dxa"/>
            <w:vMerge/>
            <w:tcBorders>
              <w:left w:val="single" w:sz="0" w:space="0" w:color="CCCCCC"/>
              <w:right w:val="single" w:sz="0" w:space="0" w:color="CCCCCC"/>
            </w:tcBorders>
            <w:vAlign w:val="center"/>
          </w:tcPr>
          <w:p w14:paraId="2253E108"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4497A5A5" w14:textId="78AE4CBF"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5649FB1" w14:textId="14C43164"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40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3594C02" w14:textId="28A75D65"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10BFB34" w14:textId="187DA0E3"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20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690DC28" w14:textId="6C5D05A7"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535DF0F" w14:textId="70CBA775"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r>
      <w:tr w:rsidR="5CC78A30" w14:paraId="25F725EF" w14:textId="77777777" w:rsidTr="5CC78A30">
        <w:trPr>
          <w:trHeight w:val="300"/>
        </w:trPr>
        <w:tc>
          <w:tcPr>
            <w:tcW w:w="405" w:type="dxa"/>
            <w:vMerge/>
            <w:tcBorders>
              <w:left w:val="single" w:sz="0" w:space="0" w:color="CCCCCC"/>
              <w:right w:val="single" w:sz="0" w:space="0" w:color="CCCCCC"/>
            </w:tcBorders>
            <w:vAlign w:val="center"/>
          </w:tcPr>
          <w:p w14:paraId="79AF8F48" w14:textId="77777777" w:rsidR="00997CE3" w:rsidRDefault="00997CE3"/>
        </w:tc>
        <w:tc>
          <w:tcPr>
            <w:tcW w:w="1500" w:type="dxa"/>
            <w:vMerge/>
            <w:tcBorders>
              <w:left w:val="single" w:sz="0" w:space="0" w:color="CCCCCC"/>
              <w:right w:val="single" w:sz="0" w:space="0" w:color="CCCCCC"/>
            </w:tcBorders>
            <w:vAlign w:val="center"/>
          </w:tcPr>
          <w:p w14:paraId="1463AEFF" w14:textId="77777777" w:rsidR="00997CE3" w:rsidRDefault="00997CE3"/>
        </w:tc>
        <w:tc>
          <w:tcPr>
            <w:tcW w:w="1845" w:type="dxa"/>
            <w:vMerge/>
            <w:tcBorders>
              <w:left w:val="single" w:sz="0" w:space="0" w:color="CCCCCC"/>
              <w:right w:val="single" w:sz="0" w:space="0" w:color="CCCCCC"/>
            </w:tcBorders>
            <w:vAlign w:val="center"/>
          </w:tcPr>
          <w:p w14:paraId="4464B048"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50640081" w14:textId="0BA20C14"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5A9304A" w14:textId="0C890B86"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40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11028CE" w14:textId="5D4E64E4"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E3E2991" w14:textId="63E192F1"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20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4D3072B" w14:textId="53F2883F"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3BFC393" w14:textId="43A9FF3E"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r>
      <w:tr w:rsidR="5CC78A30" w14:paraId="1753BDD9" w14:textId="77777777" w:rsidTr="5CC78A30">
        <w:trPr>
          <w:trHeight w:val="300"/>
        </w:trPr>
        <w:tc>
          <w:tcPr>
            <w:tcW w:w="405" w:type="dxa"/>
            <w:vMerge/>
            <w:tcBorders>
              <w:left w:val="single" w:sz="0" w:space="0" w:color="CCCCCC"/>
              <w:bottom w:val="single" w:sz="0" w:space="0" w:color="CCCCCC"/>
              <w:right w:val="single" w:sz="0" w:space="0" w:color="CCCCCC"/>
            </w:tcBorders>
            <w:vAlign w:val="center"/>
          </w:tcPr>
          <w:p w14:paraId="29AFE22D" w14:textId="77777777" w:rsidR="00997CE3" w:rsidRDefault="00997CE3"/>
        </w:tc>
        <w:tc>
          <w:tcPr>
            <w:tcW w:w="1500" w:type="dxa"/>
            <w:vMerge/>
            <w:tcBorders>
              <w:left w:val="single" w:sz="0" w:space="0" w:color="CCCCCC"/>
              <w:bottom w:val="single" w:sz="0" w:space="0" w:color="CCCCCC"/>
              <w:right w:val="single" w:sz="0" w:space="0" w:color="CCCCCC"/>
            </w:tcBorders>
            <w:vAlign w:val="center"/>
          </w:tcPr>
          <w:p w14:paraId="356BAB5E" w14:textId="77777777" w:rsidR="00997CE3" w:rsidRDefault="00997CE3"/>
        </w:tc>
        <w:tc>
          <w:tcPr>
            <w:tcW w:w="1845" w:type="dxa"/>
            <w:vMerge/>
            <w:tcBorders>
              <w:left w:val="single" w:sz="0" w:space="0" w:color="CCCCCC"/>
              <w:bottom w:val="single" w:sz="0" w:space="0" w:color="CCCCCC"/>
              <w:right w:val="single" w:sz="0" w:space="0" w:color="CCCCCC"/>
            </w:tcBorders>
            <w:vAlign w:val="center"/>
          </w:tcPr>
          <w:p w14:paraId="7FEBDFE7"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7F5922D7" w14:textId="18EC1E64"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A50FF78" w14:textId="6185FAC5"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40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5A8534D" w14:textId="1AD9D1CF"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D6B98E9" w14:textId="31CEFB7F"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20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F68664B" w14:textId="37A023C0"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EA8435E" w14:textId="521423E9"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r>
      <w:tr w:rsidR="5CC78A30" w14:paraId="3CA69153" w14:textId="77777777" w:rsidTr="5CC78A30">
        <w:trPr>
          <w:trHeight w:val="300"/>
        </w:trPr>
        <w:tc>
          <w:tcPr>
            <w:tcW w:w="40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BB82AA4" w14:textId="2A9619E8" w:rsidR="5CC78A30" w:rsidRDefault="5CC78A30" w:rsidP="5CC78A30">
            <w:pPr>
              <w:spacing w:after="0" w:line="240" w:lineRule="auto"/>
              <w:contextualSpacing/>
            </w:pPr>
            <w:r w:rsidRPr="5CC78A30">
              <w:rPr>
                <w:rFonts w:ascii="Calibri" w:eastAsia="Calibri" w:hAnsi="Calibri" w:cs="Calibri"/>
                <w:color w:val="000000" w:themeColor="text1"/>
                <w:sz w:val="16"/>
                <w:szCs w:val="16"/>
              </w:rPr>
              <w:t>8</w:t>
            </w:r>
          </w:p>
        </w:tc>
        <w:tc>
          <w:tcPr>
            <w:tcW w:w="1500"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1C39AB4" w14:textId="14BBED6E"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Supply Chain (ISC)</w:t>
            </w:r>
          </w:p>
        </w:tc>
        <w:tc>
          <w:tcPr>
            <w:tcW w:w="184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A53A5C9" w14:textId="71C7422F"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Shipments</w:t>
            </w:r>
          </w:p>
        </w:tc>
        <w:tc>
          <w:tcPr>
            <w:tcW w:w="8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A50DC60" w14:textId="632E1211"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2976190" w14:textId="196799F5" w:rsidR="5CC78A30" w:rsidRDefault="5CC78A30" w:rsidP="5CC78A30">
            <w:pPr>
              <w:spacing w:after="0" w:line="240" w:lineRule="auto"/>
              <w:contextualSpacing/>
              <w:jc w:val="center"/>
            </w:pPr>
            <w:r w:rsidRPr="5CC78A30">
              <w:rPr>
                <w:rFonts w:ascii="Aptos" w:eastAsia="Aptos" w:hAnsi="Aptos" w:cs="Aptos"/>
                <w:sz w:val="20"/>
                <w:szCs w:val="20"/>
              </w:rPr>
              <w:t>40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CDEE808" w14:textId="0FDA9D0A" w:rsidR="5CC78A30" w:rsidRDefault="5CC78A30" w:rsidP="5CC78A30">
            <w:pPr>
              <w:spacing w:after="0" w:line="240" w:lineRule="auto"/>
              <w:contextualSpacing/>
              <w:jc w:val="center"/>
            </w:pPr>
            <w:r w:rsidRPr="5CC78A30">
              <w:rPr>
                <w:rFonts w:ascii="Aptos" w:eastAsia="Aptos" w:hAnsi="Aptos" w:cs="Aptos"/>
                <w:sz w:val="20"/>
                <w:szCs w:val="20"/>
              </w:rPr>
              <w:t>30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9A1CE43" w14:textId="666A14D8"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614A7FC3" w14:textId="560396D3"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856254D" w14:textId="19DCE980" w:rsidR="5CC78A30" w:rsidRDefault="5CC78A30" w:rsidP="5CC78A30">
            <w:pPr>
              <w:spacing w:after="0" w:line="240" w:lineRule="auto"/>
              <w:contextualSpacing/>
              <w:jc w:val="center"/>
            </w:pPr>
            <w:r w:rsidRPr="5CC78A30">
              <w:rPr>
                <w:rFonts w:ascii="Aptos" w:eastAsia="Aptos" w:hAnsi="Aptos" w:cs="Aptos"/>
                <w:sz w:val="20"/>
                <w:szCs w:val="20"/>
              </w:rPr>
              <w:t>10</w:t>
            </w:r>
          </w:p>
        </w:tc>
      </w:tr>
      <w:tr w:rsidR="5CC78A30" w14:paraId="3FCEE15A" w14:textId="77777777" w:rsidTr="5CC78A30">
        <w:trPr>
          <w:trHeight w:val="300"/>
        </w:trPr>
        <w:tc>
          <w:tcPr>
            <w:tcW w:w="405" w:type="dxa"/>
            <w:vMerge/>
            <w:tcBorders>
              <w:left w:val="single" w:sz="0" w:space="0" w:color="CCCCCC"/>
              <w:right w:val="single" w:sz="0" w:space="0" w:color="CCCCCC"/>
            </w:tcBorders>
            <w:vAlign w:val="center"/>
          </w:tcPr>
          <w:p w14:paraId="1E155AA0" w14:textId="77777777" w:rsidR="00997CE3" w:rsidRDefault="00997CE3"/>
        </w:tc>
        <w:tc>
          <w:tcPr>
            <w:tcW w:w="1500" w:type="dxa"/>
            <w:vMerge/>
            <w:tcBorders>
              <w:left w:val="single" w:sz="0" w:space="0" w:color="CCCCCC"/>
              <w:right w:val="single" w:sz="0" w:space="0" w:color="CCCCCC"/>
            </w:tcBorders>
            <w:vAlign w:val="center"/>
          </w:tcPr>
          <w:p w14:paraId="13DDF753" w14:textId="77777777" w:rsidR="00997CE3" w:rsidRDefault="00997CE3"/>
        </w:tc>
        <w:tc>
          <w:tcPr>
            <w:tcW w:w="1845" w:type="dxa"/>
            <w:vMerge/>
            <w:tcBorders>
              <w:left w:val="single" w:sz="0" w:space="0" w:color="CCCCCC"/>
              <w:right w:val="single" w:sz="0" w:space="0" w:color="CCCCCC"/>
            </w:tcBorders>
            <w:vAlign w:val="center"/>
          </w:tcPr>
          <w:p w14:paraId="1A310118"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29A57191" w14:textId="1A30AD3B"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6788CC9" w14:textId="653E902F" w:rsidR="5CC78A30" w:rsidRDefault="5CC78A30" w:rsidP="5CC78A30">
            <w:pPr>
              <w:spacing w:after="0" w:line="240" w:lineRule="auto"/>
              <w:contextualSpacing/>
              <w:jc w:val="center"/>
            </w:pPr>
            <w:r w:rsidRPr="5CC78A30">
              <w:rPr>
                <w:rFonts w:ascii="Aptos" w:eastAsia="Aptos" w:hAnsi="Aptos" w:cs="Aptos"/>
                <w:sz w:val="20"/>
                <w:szCs w:val="20"/>
              </w:rPr>
              <w:t>40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C1A8238" w14:textId="7A488F43" w:rsidR="5CC78A30" w:rsidRDefault="5CC78A30" w:rsidP="5CC78A30">
            <w:pPr>
              <w:spacing w:after="0" w:line="240" w:lineRule="auto"/>
              <w:contextualSpacing/>
              <w:jc w:val="center"/>
            </w:pPr>
            <w:r w:rsidRPr="5CC78A30">
              <w:rPr>
                <w:rFonts w:ascii="Aptos" w:eastAsia="Aptos" w:hAnsi="Aptos" w:cs="Aptos"/>
                <w:sz w:val="20"/>
                <w:szCs w:val="20"/>
              </w:rPr>
              <w:t>30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8530436" w14:textId="385E665F"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AFB16FE" w14:textId="212E6ACC"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8B75D35" w14:textId="65F36D0C" w:rsidR="5CC78A30" w:rsidRDefault="5CC78A30" w:rsidP="5CC78A30">
            <w:pPr>
              <w:spacing w:after="0" w:line="240" w:lineRule="auto"/>
              <w:contextualSpacing/>
              <w:jc w:val="center"/>
            </w:pPr>
            <w:r w:rsidRPr="5CC78A30">
              <w:rPr>
                <w:rFonts w:ascii="Aptos" w:eastAsia="Aptos" w:hAnsi="Aptos" w:cs="Aptos"/>
                <w:sz w:val="20"/>
                <w:szCs w:val="20"/>
              </w:rPr>
              <w:t>10</w:t>
            </w:r>
          </w:p>
        </w:tc>
      </w:tr>
      <w:tr w:rsidR="5CC78A30" w14:paraId="59983259" w14:textId="77777777" w:rsidTr="5CC78A30">
        <w:trPr>
          <w:trHeight w:val="300"/>
        </w:trPr>
        <w:tc>
          <w:tcPr>
            <w:tcW w:w="405" w:type="dxa"/>
            <w:vMerge/>
            <w:tcBorders>
              <w:left w:val="single" w:sz="0" w:space="0" w:color="CCCCCC"/>
              <w:right w:val="single" w:sz="0" w:space="0" w:color="CCCCCC"/>
            </w:tcBorders>
            <w:vAlign w:val="center"/>
          </w:tcPr>
          <w:p w14:paraId="76E31617" w14:textId="77777777" w:rsidR="00997CE3" w:rsidRDefault="00997CE3"/>
        </w:tc>
        <w:tc>
          <w:tcPr>
            <w:tcW w:w="1500" w:type="dxa"/>
            <w:vMerge/>
            <w:tcBorders>
              <w:left w:val="single" w:sz="0" w:space="0" w:color="CCCCCC"/>
              <w:right w:val="single" w:sz="0" w:space="0" w:color="CCCCCC"/>
            </w:tcBorders>
            <w:vAlign w:val="center"/>
          </w:tcPr>
          <w:p w14:paraId="62407483" w14:textId="77777777" w:rsidR="00997CE3" w:rsidRDefault="00997CE3"/>
        </w:tc>
        <w:tc>
          <w:tcPr>
            <w:tcW w:w="1845" w:type="dxa"/>
            <w:vMerge/>
            <w:tcBorders>
              <w:left w:val="single" w:sz="0" w:space="0" w:color="CCCCCC"/>
              <w:right w:val="single" w:sz="0" w:space="0" w:color="CCCCCC"/>
            </w:tcBorders>
            <w:vAlign w:val="center"/>
          </w:tcPr>
          <w:p w14:paraId="2CA95D11"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2C4918BA" w14:textId="16940AB5"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C50179D" w14:textId="0EA4BBD7" w:rsidR="5CC78A30" w:rsidRDefault="5CC78A30" w:rsidP="5CC78A30">
            <w:pPr>
              <w:spacing w:after="0" w:line="240" w:lineRule="auto"/>
              <w:contextualSpacing/>
              <w:jc w:val="center"/>
            </w:pPr>
            <w:r w:rsidRPr="5CC78A30">
              <w:rPr>
                <w:rFonts w:ascii="Aptos" w:eastAsia="Aptos" w:hAnsi="Aptos" w:cs="Aptos"/>
                <w:sz w:val="20"/>
                <w:szCs w:val="20"/>
              </w:rPr>
              <w:t>40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9437757" w14:textId="3064D9A5" w:rsidR="5CC78A30" w:rsidRDefault="5CC78A30" w:rsidP="5CC78A30">
            <w:pPr>
              <w:spacing w:after="0" w:line="240" w:lineRule="auto"/>
              <w:contextualSpacing/>
              <w:jc w:val="center"/>
            </w:pPr>
            <w:r w:rsidRPr="5CC78A30">
              <w:rPr>
                <w:rFonts w:ascii="Aptos" w:eastAsia="Aptos" w:hAnsi="Aptos" w:cs="Aptos"/>
                <w:sz w:val="20"/>
                <w:szCs w:val="20"/>
              </w:rPr>
              <w:t>30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3CD8353" w14:textId="02E9013F"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2AE1106" w14:textId="00A0356A"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ECCC21E" w14:textId="57265335" w:rsidR="5CC78A30" w:rsidRDefault="5CC78A30" w:rsidP="5CC78A30">
            <w:pPr>
              <w:spacing w:after="0" w:line="240" w:lineRule="auto"/>
              <w:contextualSpacing/>
              <w:jc w:val="center"/>
            </w:pPr>
            <w:r w:rsidRPr="5CC78A30">
              <w:rPr>
                <w:rFonts w:ascii="Aptos" w:eastAsia="Aptos" w:hAnsi="Aptos" w:cs="Aptos"/>
                <w:sz w:val="20"/>
                <w:szCs w:val="20"/>
              </w:rPr>
              <w:t>10</w:t>
            </w:r>
          </w:p>
        </w:tc>
      </w:tr>
      <w:tr w:rsidR="5CC78A30" w14:paraId="298DF678" w14:textId="77777777" w:rsidTr="5CC78A30">
        <w:trPr>
          <w:trHeight w:val="300"/>
        </w:trPr>
        <w:tc>
          <w:tcPr>
            <w:tcW w:w="405" w:type="dxa"/>
            <w:vMerge/>
            <w:tcBorders>
              <w:left w:val="single" w:sz="0" w:space="0" w:color="CCCCCC"/>
              <w:bottom w:val="single" w:sz="0" w:space="0" w:color="CCCCCC"/>
              <w:right w:val="single" w:sz="0" w:space="0" w:color="CCCCCC"/>
            </w:tcBorders>
            <w:vAlign w:val="center"/>
          </w:tcPr>
          <w:p w14:paraId="2F3F4F2E" w14:textId="77777777" w:rsidR="00997CE3" w:rsidRDefault="00997CE3"/>
        </w:tc>
        <w:tc>
          <w:tcPr>
            <w:tcW w:w="1500" w:type="dxa"/>
            <w:vMerge/>
            <w:tcBorders>
              <w:left w:val="single" w:sz="0" w:space="0" w:color="CCCCCC"/>
              <w:bottom w:val="single" w:sz="0" w:space="0" w:color="CCCCCC"/>
              <w:right w:val="single" w:sz="0" w:space="0" w:color="CCCCCC"/>
            </w:tcBorders>
            <w:vAlign w:val="center"/>
          </w:tcPr>
          <w:p w14:paraId="247F05A9" w14:textId="77777777" w:rsidR="00997CE3" w:rsidRDefault="00997CE3"/>
        </w:tc>
        <w:tc>
          <w:tcPr>
            <w:tcW w:w="1845" w:type="dxa"/>
            <w:vMerge/>
            <w:tcBorders>
              <w:left w:val="single" w:sz="0" w:space="0" w:color="CCCCCC"/>
              <w:bottom w:val="single" w:sz="0" w:space="0" w:color="CCCCCC"/>
              <w:right w:val="single" w:sz="0" w:space="0" w:color="CCCCCC"/>
            </w:tcBorders>
            <w:vAlign w:val="center"/>
          </w:tcPr>
          <w:p w14:paraId="459443BC"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022FE11F" w14:textId="1B3BC8B3"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A15B87B" w14:textId="00A45AC1" w:rsidR="5CC78A30" w:rsidRDefault="5CC78A30" w:rsidP="5CC78A30">
            <w:pPr>
              <w:spacing w:after="0" w:line="240" w:lineRule="auto"/>
              <w:contextualSpacing/>
              <w:jc w:val="center"/>
            </w:pPr>
            <w:r w:rsidRPr="5CC78A30">
              <w:rPr>
                <w:rFonts w:ascii="Aptos" w:eastAsia="Aptos" w:hAnsi="Aptos" w:cs="Aptos"/>
                <w:sz w:val="20"/>
                <w:szCs w:val="20"/>
              </w:rPr>
              <w:t>40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30723D8" w14:textId="046A7F0F" w:rsidR="5CC78A30" w:rsidRDefault="5CC78A30" w:rsidP="5CC78A30">
            <w:pPr>
              <w:spacing w:after="0" w:line="240" w:lineRule="auto"/>
              <w:contextualSpacing/>
              <w:jc w:val="center"/>
            </w:pPr>
            <w:r w:rsidRPr="5CC78A30">
              <w:rPr>
                <w:rFonts w:ascii="Aptos" w:eastAsia="Aptos" w:hAnsi="Aptos" w:cs="Aptos"/>
                <w:sz w:val="20"/>
                <w:szCs w:val="20"/>
              </w:rPr>
              <w:t>30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DE1D5E9" w14:textId="34A2D5FA"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E9182E6" w14:textId="6AA38726"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827BC0B" w14:textId="57BEAB81" w:rsidR="5CC78A30" w:rsidRDefault="5CC78A30" w:rsidP="5CC78A30">
            <w:pPr>
              <w:spacing w:after="0" w:line="240" w:lineRule="auto"/>
              <w:contextualSpacing/>
              <w:jc w:val="center"/>
            </w:pPr>
            <w:r w:rsidRPr="5CC78A30">
              <w:rPr>
                <w:rFonts w:ascii="Aptos" w:eastAsia="Aptos" w:hAnsi="Aptos" w:cs="Aptos"/>
                <w:sz w:val="20"/>
                <w:szCs w:val="20"/>
              </w:rPr>
              <w:t>10</w:t>
            </w:r>
          </w:p>
        </w:tc>
      </w:tr>
      <w:tr w:rsidR="5CC78A30" w14:paraId="4056CC51" w14:textId="77777777" w:rsidTr="5CC78A30">
        <w:trPr>
          <w:trHeight w:val="300"/>
        </w:trPr>
        <w:tc>
          <w:tcPr>
            <w:tcW w:w="40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43D1A70" w14:textId="28AE9F7E" w:rsidR="5CC78A30" w:rsidRDefault="5CC78A30" w:rsidP="5CC78A30">
            <w:pPr>
              <w:spacing w:after="0" w:line="240" w:lineRule="auto"/>
              <w:contextualSpacing/>
            </w:pPr>
            <w:r w:rsidRPr="5CC78A30">
              <w:rPr>
                <w:rFonts w:ascii="Calibri" w:eastAsia="Calibri" w:hAnsi="Calibri" w:cs="Calibri"/>
                <w:color w:val="000000" w:themeColor="text1"/>
                <w:sz w:val="16"/>
                <w:szCs w:val="16"/>
              </w:rPr>
              <w:t>9</w:t>
            </w:r>
          </w:p>
        </w:tc>
        <w:tc>
          <w:tcPr>
            <w:tcW w:w="1500"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4EED069" w14:textId="3B2BF296"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MSE — Marketing</w:t>
            </w:r>
          </w:p>
        </w:tc>
        <w:tc>
          <w:tcPr>
            <w:tcW w:w="184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20805EE" w14:textId="6CAB483D"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Promotions</w:t>
            </w:r>
          </w:p>
        </w:tc>
        <w:tc>
          <w:tcPr>
            <w:tcW w:w="8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9B16D72" w14:textId="25669F00"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C58FBD6" w14:textId="5D2D2190"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40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018FA90" w14:textId="2389D6D1"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30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DDCDA53" w14:textId="6B2F884F"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0B6B37D" w14:textId="7489A30A"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E85C99B" w14:textId="013AEA8B"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r>
      <w:tr w:rsidR="5CC78A30" w14:paraId="5ADA644E" w14:textId="77777777" w:rsidTr="5CC78A30">
        <w:trPr>
          <w:trHeight w:val="300"/>
        </w:trPr>
        <w:tc>
          <w:tcPr>
            <w:tcW w:w="405" w:type="dxa"/>
            <w:vMerge/>
            <w:tcBorders>
              <w:left w:val="single" w:sz="0" w:space="0" w:color="CCCCCC"/>
              <w:right w:val="single" w:sz="0" w:space="0" w:color="CCCCCC"/>
            </w:tcBorders>
            <w:vAlign w:val="center"/>
          </w:tcPr>
          <w:p w14:paraId="08E0AE73" w14:textId="77777777" w:rsidR="00997CE3" w:rsidRDefault="00997CE3"/>
        </w:tc>
        <w:tc>
          <w:tcPr>
            <w:tcW w:w="1500" w:type="dxa"/>
            <w:vMerge/>
            <w:tcBorders>
              <w:left w:val="single" w:sz="0" w:space="0" w:color="CCCCCC"/>
              <w:right w:val="single" w:sz="0" w:space="0" w:color="CCCCCC"/>
            </w:tcBorders>
            <w:vAlign w:val="center"/>
          </w:tcPr>
          <w:p w14:paraId="5AA937C6" w14:textId="77777777" w:rsidR="00997CE3" w:rsidRDefault="00997CE3"/>
        </w:tc>
        <w:tc>
          <w:tcPr>
            <w:tcW w:w="1845" w:type="dxa"/>
            <w:vMerge/>
            <w:tcBorders>
              <w:left w:val="single" w:sz="0" w:space="0" w:color="CCCCCC"/>
              <w:right w:val="single" w:sz="0" w:space="0" w:color="CCCCCC"/>
            </w:tcBorders>
            <w:vAlign w:val="center"/>
          </w:tcPr>
          <w:p w14:paraId="094E4D95"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0E76E06F" w14:textId="33384D90"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F6179C1" w14:textId="09FFC139"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40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2DA8B0E" w14:textId="3E8CBA33"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30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365D4D7" w14:textId="424CEDB1"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C04CEF2" w14:textId="48115923"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D54FFFA" w14:textId="6FE8584C"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r>
      <w:tr w:rsidR="5CC78A30" w14:paraId="33669A21" w14:textId="77777777" w:rsidTr="5CC78A30">
        <w:trPr>
          <w:trHeight w:val="300"/>
        </w:trPr>
        <w:tc>
          <w:tcPr>
            <w:tcW w:w="405" w:type="dxa"/>
            <w:vMerge/>
            <w:tcBorders>
              <w:left w:val="single" w:sz="0" w:space="0" w:color="CCCCCC"/>
              <w:right w:val="single" w:sz="0" w:space="0" w:color="CCCCCC"/>
            </w:tcBorders>
            <w:vAlign w:val="center"/>
          </w:tcPr>
          <w:p w14:paraId="28297DB6" w14:textId="77777777" w:rsidR="00997CE3" w:rsidRDefault="00997CE3"/>
        </w:tc>
        <w:tc>
          <w:tcPr>
            <w:tcW w:w="1500" w:type="dxa"/>
            <w:vMerge/>
            <w:tcBorders>
              <w:left w:val="single" w:sz="0" w:space="0" w:color="CCCCCC"/>
              <w:right w:val="single" w:sz="0" w:space="0" w:color="CCCCCC"/>
            </w:tcBorders>
            <w:vAlign w:val="center"/>
          </w:tcPr>
          <w:p w14:paraId="3A7C4B10" w14:textId="77777777" w:rsidR="00997CE3" w:rsidRDefault="00997CE3"/>
        </w:tc>
        <w:tc>
          <w:tcPr>
            <w:tcW w:w="1845" w:type="dxa"/>
            <w:vMerge/>
            <w:tcBorders>
              <w:left w:val="single" w:sz="0" w:space="0" w:color="CCCCCC"/>
              <w:right w:val="single" w:sz="0" w:space="0" w:color="CCCCCC"/>
            </w:tcBorders>
            <w:vAlign w:val="center"/>
          </w:tcPr>
          <w:p w14:paraId="6BA0F867"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087E3A00" w14:textId="314C497A"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EDF7B7D" w14:textId="72662286"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40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EB46E99" w14:textId="15CFD12C"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30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351AF9C" w14:textId="559905DD"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3BDA184" w14:textId="3C47C3C1"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BF9AC87" w14:textId="18928B41"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r>
      <w:tr w:rsidR="5CC78A30" w14:paraId="3FCD43C8" w14:textId="77777777" w:rsidTr="5CC78A30">
        <w:trPr>
          <w:trHeight w:val="300"/>
        </w:trPr>
        <w:tc>
          <w:tcPr>
            <w:tcW w:w="405" w:type="dxa"/>
            <w:vMerge/>
            <w:tcBorders>
              <w:left w:val="single" w:sz="0" w:space="0" w:color="CCCCCC"/>
              <w:bottom w:val="single" w:sz="0" w:space="0" w:color="CCCCCC"/>
              <w:right w:val="single" w:sz="0" w:space="0" w:color="CCCCCC"/>
            </w:tcBorders>
            <w:vAlign w:val="center"/>
          </w:tcPr>
          <w:p w14:paraId="1C0631E9" w14:textId="77777777" w:rsidR="00997CE3" w:rsidRDefault="00997CE3"/>
        </w:tc>
        <w:tc>
          <w:tcPr>
            <w:tcW w:w="1500" w:type="dxa"/>
            <w:vMerge/>
            <w:tcBorders>
              <w:left w:val="single" w:sz="0" w:space="0" w:color="CCCCCC"/>
              <w:bottom w:val="single" w:sz="0" w:space="0" w:color="CCCCCC"/>
              <w:right w:val="single" w:sz="0" w:space="0" w:color="CCCCCC"/>
            </w:tcBorders>
            <w:vAlign w:val="center"/>
          </w:tcPr>
          <w:p w14:paraId="3F066AC2" w14:textId="77777777" w:rsidR="00997CE3" w:rsidRDefault="00997CE3"/>
        </w:tc>
        <w:tc>
          <w:tcPr>
            <w:tcW w:w="1845" w:type="dxa"/>
            <w:vMerge/>
            <w:tcBorders>
              <w:left w:val="single" w:sz="0" w:space="0" w:color="CCCCCC"/>
              <w:bottom w:val="single" w:sz="0" w:space="0" w:color="CCCCCC"/>
              <w:right w:val="single" w:sz="0" w:space="0" w:color="CCCCCC"/>
            </w:tcBorders>
            <w:vAlign w:val="center"/>
          </w:tcPr>
          <w:p w14:paraId="3F490E5E"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494F4DA1" w14:textId="3D333F6D"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8D2A044" w14:textId="59C84542"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40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F554FE1" w14:textId="61E7E6D5"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30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1C4BA13" w14:textId="30AB516C"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7B8FCF7" w14:textId="090A90A6"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460F23D" w14:textId="4BABC77F"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r>
      <w:tr w:rsidR="5CC78A30" w14:paraId="7CD72740" w14:textId="77777777" w:rsidTr="5CC78A30">
        <w:trPr>
          <w:trHeight w:val="300"/>
        </w:trPr>
        <w:tc>
          <w:tcPr>
            <w:tcW w:w="40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7188E0A" w14:textId="4335E296" w:rsidR="5CC78A30" w:rsidRDefault="5CC78A30" w:rsidP="5CC78A30">
            <w:pPr>
              <w:spacing w:after="0" w:line="240" w:lineRule="auto"/>
              <w:contextualSpacing/>
            </w:pPr>
            <w:r w:rsidRPr="5CC78A30">
              <w:rPr>
                <w:rFonts w:ascii="Calibri" w:eastAsia="Calibri" w:hAnsi="Calibri" w:cs="Calibri"/>
                <w:color w:val="000000" w:themeColor="text1"/>
                <w:sz w:val="16"/>
                <w:szCs w:val="16"/>
              </w:rPr>
              <w:t>10</w:t>
            </w:r>
          </w:p>
        </w:tc>
        <w:tc>
          <w:tcPr>
            <w:tcW w:w="1500"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83651A3" w14:textId="055B1047"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MSE — Sales &amp; eCommerce</w:t>
            </w:r>
          </w:p>
        </w:tc>
        <w:tc>
          <w:tcPr>
            <w:tcW w:w="184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A82D0E4" w14:textId="2100D2BB"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DSD Mexico</w:t>
            </w:r>
          </w:p>
        </w:tc>
        <w:tc>
          <w:tcPr>
            <w:tcW w:w="8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749002A" w14:textId="2114629E"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B209147" w14:textId="7FDBF0D7" w:rsidR="5CC78A30" w:rsidRDefault="5CC78A30" w:rsidP="5CC78A30">
            <w:pPr>
              <w:spacing w:after="0" w:line="240" w:lineRule="auto"/>
              <w:contextualSpacing/>
              <w:jc w:val="center"/>
            </w:pPr>
            <w:r w:rsidRPr="5CC78A30">
              <w:rPr>
                <w:rFonts w:ascii="Aptos" w:eastAsia="Aptos" w:hAnsi="Aptos" w:cs="Aptos"/>
                <w:sz w:val="20"/>
                <w:szCs w:val="20"/>
              </w:rPr>
              <w:t>80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1F233DC" w14:textId="400E96A7" w:rsidR="5CC78A30" w:rsidRDefault="5CC78A30" w:rsidP="5CC78A30">
            <w:pPr>
              <w:spacing w:after="0" w:line="240" w:lineRule="auto"/>
              <w:contextualSpacing/>
              <w:jc w:val="center"/>
            </w:pPr>
            <w:r w:rsidRPr="5CC78A30">
              <w:rPr>
                <w:rFonts w:ascii="Aptos" w:eastAsia="Aptos" w:hAnsi="Aptos" w:cs="Aptos"/>
                <w:sz w:val="20"/>
                <w:szCs w:val="20"/>
              </w:rPr>
              <w:t>5</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E4AF57D" w14:textId="3BCFF345" w:rsidR="5CC78A30" w:rsidRDefault="5CC78A30" w:rsidP="5CC78A30">
            <w:pPr>
              <w:spacing w:after="0" w:line="240" w:lineRule="auto"/>
              <w:contextualSpacing/>
              <w:jc w:val="center"/>
            </w:pPr>
            <w:r w:rsidRPr="5CC78A30">
              <w:rPr>
                <w:rFonts w:ascii="Aptos" w:eastAsia="Aptos" w:hAnsi="Aptos" w:cs="Aptos"/>
                <w:sz w:val="20"/>
                <w:szCs w:val="20"/>
              </w:rPr>
              <w:t>5</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FAFD173" w14:textId="3882872B" w:rsidR="5CC78A30" w:rsidRDefault="5CC78A30" w:rsidP="5CC78A30">
            <w:pPr>
              <w:spacing w:after="0" w:line="240" w:lineRule="auto"/>
              <w:contextualSpacing/>
              <w:jc w:val="center"/>
            </w:pPr>
            <w:r w:rsidRPr="5CC78A30">
              <w:rPr>
                <w:rFonts w:ascii="Aptos" w:eastAsia="Aptos" w:hAnsi="Aptos" w:cs="Aptos"/>
                <w:sz w:val="20"/>
                <w:szCs w:val="20"/>
              </w:rPr>
              <w:t>5</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54B5CA9" w14:textId="22277A5B" w:rsidR="5CC78A30" w:rsidRDefault="5CC78A30" w:rsidP="5CC78A30">
            <w:pPr>
              <w:spacing w:after="0" w:line="240" w:lineRule="auto"/>
              <w:contextualSpacing/>
              <w:jc w:val="center"/>
            </w:pPr>
            <w:r w:rsidRPr="5CC78A30">
              <w:rPr>
                <w:rFonts w:ascii="Aptos" w:eastAsia="Aptos" w:hAnsi="Aptos" w:cs="Aptos"/>
                <w:sz w:val="20"/>
                <w:szCs w:val="20"/>
              </w:rPr>
              <w:t>5</w:t>
            </w:r>
          </w:p>
        </w:tc>
      </w:tr>
      <w:tr w:rsidR="5CC78A30" w14:paraId="61267ADF" w14:textId="77777777" w:rsidTr="5CC78A30">
        <w:trPr>
          <w:trHeight w:val="300"/>
        </w:trPr>
        <w:tc>
          <w:tcPr>
            <w:tcW w:w="405" w:type="dxa"/>
            <w:vMerge/>
            <w:tcBorders>
              <w:left w:val="single" w:sz="0" w:space="0" w:color="CCCCCC"/>
              <w:right w:val="single" w:sz="0" w:space="0" w:color="CCCCCC"/>
            </w:tcBorders>
            <w:vAlign w:val="center"/>
          </w:tcPr>
          <w:p w14:paraId="3D72283D" w14:textId="77777777" w:rsidR="00997CE3" w:rsidRDefault="00997CE3"/>
        </w:tc>
        <w:tc>
          <w:tcPr>
            <w:tcW w:w="1500" w:type="dxa"/>
            <w:vMerge/>
            <w:tcBorders>
              <w:left w:val="single" w:sz="0" w:space="0" w:color="CCCCCC"/>
              <w:right w:val="single" w:sz="0" w:space="0" w:color="CCCCCC"/>
            </w:tcBorders>
            <w:vAlign w:val="center"/>
          </w:tcPr>
          <w:p w14:paraId="3FBC0D96" w14:textId="77777777" w:rsidR="00997CE3" w:rsidRDefault="00997CE3"/>
        </w:tc>
        <w:tc>
          <w:tcPr>
            <w:tcW w:w="1845" w:type="dxa"/>
            <w:vMerge/>
            <w:tcBorders>
              <w:left w:val="single" w:sz="0" w:space="0" w:color="CCCCCC"/>
              <w:right w:val="single" w:sz="0" w:space="0" w:color="CCCCCC"/>
            </w:tcBorders>
            <w:vAlign w:val="center"/>
          </w:tcPr>
          <w:p w14:paraId="50B0D35B"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796DFB05" w14:textId="5DDA52CF"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4D0E2485" w14:textId="2AD21970"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16D0D449" w14:textId="182DC6E8"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705"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0F4796F1" w14:textId="39D59DF1"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72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647DC67D" w14:textId="65117F4E"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1425"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499EC833" w14:textId="22E0EAB9"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r>
      <w:tr w:rsidR="5CC78A30" w14:paraId="01CE74A9" w14:textId="77777777" w:rsidTr="5CC78A30">
        <w:trPr>
          <w:trHeight w:val="300"/>
        </w:trPr>
        <w:tc>
          <w:tcPr>
            <w:tcW w:w="405" w:type="dxa"/>
            <w:vMerge/>
            <w:tcBorders>
              <w:left w:val="single" w:sz="0" w:space="0" w:color="CCCCCC"/>
              <w:right w:val="single" w:sz="0" w:space="0" w:color="CCCCCC"/>
            </w:tcBorders>
            <w:vAlign w:val="center"/>
          </w:tcPr>
          <w:p w14:paraId="550DD707" w14:textId="77777777" w:rsidR="00997CE3" w:rsidRDefault="00997CE3"/>
        </w:tc>
        <w:tc>
          <w:tcPr>
            <w:tcW w:w="1500" w:type="dxa"/>
            <w:vMerge/>
            <w:tcBorders>
              <w:left w:val="single" w:sz="0" w:space="0" w:color="CCCCCC"/>
              <w:right w:val="single" w:sz="0" w:space="0" w:color="CCCCCC"/>
            </w:tcBorders>
            <w:vAlign w:val="center"/>
          </w:tcPr>
          <w:p w14:paraId="5CE7AC3A" w14:textId="77777777" w:rsidR="00997CE3" w:rsidRDefault="00997CE3"/>
        </w:tc>
        <w:tc>
          <w:tcPr>
            <w:tcW w:w="1845" w:type="dxa"/>
            <w:vMerge/>
            <w:tcBorders>
              <w:left w:val="single" w:sz="0" w:space="0" w:color="CCCCCC"/>
              <w:right w:val="single" w:sz="0" w:space="0" w:color="CCCCCC"/>
            </w:tcBorders>
            <w:vAlign w:val="center"/>
          </w:tcPr>
          <w:p w14:paraId="2AB77135"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4476D54B" w14:textId="016D6793"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564542BB" w14:textId="32A3C6B0"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1C009013" w14:textId="0B66C2B0"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705"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7FB25665" w14:textId="5BC36A16"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72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4AF1DA2B" w14:textId="03416642"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1425"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336F2A94" w14:textId="2430B41C"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r>
      <w:tr w:rsidR="5CC78A30" w14:paraId="11909059" w14:textId="77777777" w:rsidTr="5CC78A30">
        <w:trPr>
          <w:trHeight w:val="300"/>
        </w:trPr>
        <w:tc>
          <w:tcPr>
            <w:tcW w:w="405" w:type="dxa"/>
            <w:vMerge/>
            <w:tcBorders>
              <w:left w:val="single" w:sz="0" w:space="0" w:color="CCCCCC"/>
              <w:bottom w:val="single" w:sz="0" w:space="0" w:color="CCCCCC"/>
              <w:right w:val="single" w:sz="0" w:space="0" w:color="CCCCCC"/>
            </w:tcBorders>
            <w:vAlign w:val="center"/>
          </w:tcPr>
          <w:p w14:paraId="59C33C2A" w14:textId="77777777" w:rsidR="00997CE3" w:rsidRDefault="00997CE3"/>
        </w:tc>
        <w:tc>
          <w:tcPr>
            <w:tcW w:w="1500" w:type="dxa"/>
            <w:vMerge/>
            <w:tcBorders>
              <w:left w:val="single" w:sz="0" w:space="0" w:color="CCCCCC"/>
              <w:bottom w:val="single" w:sz="0" w:space="0" w:color="CCCCCC"/>
              <w:right w:val="single" w:sz="0" w:space="0" w:color="CCCCCC"/>
            </w:tcBorders>
            <w:vAlign w:val="center"/>
          </w:tcPr>
          <w:p w14:paraId="4D14AC2B" w14:textId="77777777" w:rsidR="00997CE3" w:rsidRDefault="00997CE3"/>
        </w:tc>
        <w:tc>
          <w:tcPr>
            <w:tcW w:w="1845" w:type="dxa"/>
            <w:vMerge/>
            <w:tcBorders>
              <w:left w:val="single" w:sz="0" w:space="0" w:color="CCCCCC"/>
              <w:bottom w:val="single" w:sz="0" w:space="0" w:color="CCCCCC"/>
              <w:right w:val="single" w:sz="0" w:space="0" w:color="CCCCCC"/>
            </w:tcBorders>
            <w:vAlign w:val="center"/>
          </w:tcPr>
          <w:p w14:paraId="59C749AB"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761A85DB" w14:textId="371BC86F"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54B49321" w14:textId="7144B668"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435F699F" w14:textId="61631F6D"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705"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28C682A1" w14:textId="3A3479F9"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72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492A54F1" w14:textId="531E9E75"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1425"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30A09B81" w14:textId="753583D6"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r>
      <w:tr w:rsidR="5CC78A30" w14:paraId="639D99B5" w14:textId="77777777" w:rsidTr="5CC78A30">
        <w:trPr>
          <w:trHeight w:val="300"/>
        </w:trPr>
        <w:tc>
          <w:tcPr>
            <w:tcW w:w="40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EEF6EB2" w14:textId="1F8CDBD8" w:rsidR="5CC78A30" w:rsidRDefault="5CC78A30" w:rsidP="5CC78A30">
            <w:pPr>
              <w:spacing w:after="0" w:line="240" w:lineRule="auto"/>
              <w:contextualSpacing/>
            </w:pPr>
            <w:r w:rsidRPr="5CC78A30">
              <w:rPr>
                <w:rFonts w:ascii="Calibri" w:eastAsia="Calibri" w:hAnsi="Calibri" w:cs="Calibri"/>
                <w:color w:val="000000" w:themeColor="text1"/>
                <w:sz w:val="16"/>
                <w:szCs w:val="16"/>
              </w:rPr>
              <w:t>11</w:t>
            </w:r>
          </w:p>
        </w:tc>
        <w:tc>
          <w:tcPr>
            <w:tcW w:w="1500"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8C79CA2" w14:textId="5880D6E3"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MSE — Sales &amp; eCommerce</w:t>
            </w:r>
          </w:p>
        </w:tc>
        <w:tc>
          <w:tcPr>
            <w:tcW w:w="184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4114E20" w14:textId="57512967"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Brazil VR / PVC / One Click / Lenses / Easter / BR Lighthouse</w:t>
            </w:r>
          </w:p>
        </w:tc>
        <w:tc>
          <w:tcPr>
            <w:tcW w:w="8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06FEF7A" w14:textId="080B159B"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2D9B96D5" w14:textId="32AB21E0"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6D4BDD6D" w14:textId="1CE5F2CD"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705"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5C9583D3" w14:textId="2E8BD9DC"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72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114EACED" w14:textId="5C713F4D"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1425"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7116E21C" w14:textId="43D75AD4"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r>
      <w:tr w:rsidR="5CC78A30" w14:paraId="3E96951F" w14:textId="77777777" w:rsidTr="5CC78A30">
        <w:trPr>
          <w:trHeight w:val="300"/>
        </w:trPr>
        <w:tc>
          <w:tcPr>
            <w:tcW w:w="405" w:type="dxa"/>
            <w:vMerge/>
            <w:tcBorders>
              <w:left w:val="single" w:sz="0" w:space="0" w:color="CCCCCC"/>
              <w:right w:val="single" w:sz="0" w:space="0" w:color="CCCCCC"/>
            </w:tcBorders>
            <w:vAlign w:val="center"/>
          </w:tcPr>
          <w:p w14:paraId="168CA480" w14:textId="77777777" w:rsidR="00997CE3" w:rsidRDefault="00997CE3"/>
        </w:tc>
        <w:tc>
          <w:tcPr>
            <w:tcW w:w="1500" w:type="dxa"/>
            <w:vMerge/>
            <w:tcBorders>
              <w:left w:val="single" w:sz="0" w:space="0" w:color="CCCCCC"/>
              <w:right w:val="single" w:sz="0" w:space="0" w:color="CCCCCC"/>
            </w:tcBorders>
            <w:vAlign w:val="center"/>
          </w:tcPr>
          <w:p w14:paraId="0FBD2518" w14:textId="77777777" w:rsidR="00997CE3" w:rsidRDefault="00997CE3"/>
        </w:tc>
        <w:tc>
          <w:tcPr>
            <w:tcW w:w="1845" w:type="dxa"/>
            <w:vMerge/>
            <w:tcBorders>
              <w:left w:val="single" w:sz="0" w:space="0" w:color="CCCCCC"/>
              <w:right w:val="single" w:sz="0" w:space="0" w:color="CCCCCC"/>
            </w:tcBorders>
            <w:vAlign w:val="center"/>
          </w:tcPr>
          <w:p w14:paraId="0675C658"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70EFAC88" w14:textId="1C2BF50F"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0FEF370E" w14:textId="1A443803"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733A8954" w14:textId="1996D676"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705"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60D27409" w14:textId="5B2A1113"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72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774EBB34" w14:textId="48E3C6C3"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1425"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268F345F" w14:textId="3AD78374"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r>
      <w:tr w:rsidR="5CC78A30" w14:paraId="743583AB" w14:textId="77777777" w:rsidTr="5CC78A30">
        <w:trPr>
          <w:trHeight w:val="300"/>
        </w:trPr>
        <w:tc>
          <w:tcPr>
            <w:tcW w:w="405" w:type="dxa"/>
            <w:vMerge/>
            <w:tcBorders>
              <w:left w:val="single" w:sz="0" w:space="0" w:color="CCCCCC"/>
              <w:right w:val="single" w:sz="0" w:space="0" w:color="CCCCCC"/>
            </w:tcBorders>
            <w:vAlign w:val="center"/>
          </w:tcPr>
          <w:p w14:paraId="26C57039" w14:textId="77777777" w:rsidR="00997CE3" w:rsidRDefault="00997CE3"/>
        </w:tc>
        <w:tc>
          <w:tcPr>
            <w:tcW w:w="1500" w:type="dxa"/>
            <w:vMerge/>
            <w:tcBorders>
              <w:left w:val="single" w:sz="0" w:space="0" w:color="CCCCCC"/>
              <w:right w:val="single" w:sz="0" w:space="0" w:color="CCCCCC"/>
            </w:tcBorders>
            <w:vAlign w:val="center"/>
          </w:tcPr>
          <w:p w14:paraId="20261CBC" w14:textId="77777777" w:rsidR="00997CE3" w:rsidRDefault="00997CE3"/>
        </w:tc>
        <w:tc>
          <w:tcPr>
            <w:tcW w:w="1845" w:type="dxa"/>
            <w:vMerge/>
            <w:tcBorders>
              <w:left w:val="single" w:sz="0" w:space="0" w:color="CCCCCC"/>
              <w:right w:val="single" w:sz="0" w:space="0" w:color="CCCCCC"/>
            </w:tcBorders>
            <w:vAlign w:val="center"/>
          </w:tcPr>
          <w:p w14:paraId="1041F76E"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2247EB52" w14:textId="63781AD6"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1A016DA" w14:textId="02AD3B83"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40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1015D03" w14:textId="2A3898F7"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30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43D8A29" w14:textId="230988B3"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948968A" w14:textId="7A3911E3"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80ABBFF" w14:textId="12818420"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r>
      <w:tr w:rsidR="5CC78A30" w14:paraId="4628B035" w14:textId="77777777" w:rsidTr="5CC78A30">
        <w:trPr>
          <w:trHeight w:val="300"/>
        </w:trPr>
        <w:tc>
          <w:tcPr>
            <w:tcW w:w="405" w:type="dxa"/>
            <w:vMerge/>
            <w:tcBorders>
              <w:left w:val="single" w:sz="0" w:space="0" w:color="CCCCCC"/>
              <w:bottom w:val="single" w:sz="0" w:space="0" w:color="CCCCCC"/>
              <w:right w:val="single" w:sz="0" w:space="0" w:color="CCCCCC"/>
            </w:tcBorders>
            <w:vAlign w:val="center"/>
          </w:tcPr>
          <w:p w14:paraId="0DF2F168" w14:textId="77777777" w:rsidR="00997CE3" w:rsidRDefault="00997CE3"/>
        </w:tc>
        <w:tc>
          <w:tcPr>
            <w:tcW w:w="1500" w:type="dxa"/>
            <w:vMerge/>
            <w:tcBorders>
              <w:left w:val="single" w:sz="0" w:space="0" w:color="CCCCCC"/>
              <w:bottom w:val="single" w:sz="0" w:space="0" w:color="CCCCCC"/>
              <w:right w:val="single" w:sz="0" w:space="0" w:color="CCCCCC"/>
            </w:tcBorders>
            <w:vAlign w:val="center"/>
          </w:tcPr>
          <w:p w14:paraId="5DCFCB35" w14:textId="77777777" w:rsidR="00997CE3" w:rsidRDefault="00997CE3"/>
        </w:tc>
        <w:tc>
          <w:tcPr>
            <w:tcW w:w="1845" w:type="dxa"/>
            <w:vMerge/>
            <w:tcBorders>
              <w:left w:val="single" w:sz="0" w:space="0" w:color="CCCCCC"/>
              <w:bottom w:val="single" w:sz="0" w:space="0" w:color="CCCCCC"/>
              <w:right w:val="single" w:sz="0" w:space="0" w:color="CCCCCC"/>
            </w:tcBorders>
            <w:vAlign w:val="center"/>
          </w:tcPr>
          <w:p w14:paraId="74EEB5AB"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0164E9A3" w14:textId="449D08EB"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0EFE82D4" w14:textId="0E49714B"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7F44915F" w14:textId="7418CC29"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705"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74A8D2F6" w14:textId="1F645014"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72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63A8D928" w14:textId="2FBA352F"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c>
          <w:tcPr>
            <w:tcW w:w="1425"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7CBD609F" w14:textId="2AB45980" w:rsidR="5CC78A30" w:rsidRDefault="5CC78A30" w:rsidP="5CC78A30">
            <w:pPr>
              <w:spacing w:after="0" w:line="240" w:lineRule="auto"/>
              <w:contextualSpacing/>
              <w:jc w:val="center"/>
            </w:pPr>
            <w:r w:rsidRPr="5CC78A30">
              <w:rPr>
                <w:rFonts w:ascii="Calibri" w:eastAsia="Calibri" w:hAnsi="Calibri" w:cs="Calibri"/>
                <w:i/>
                <w:iCs/>
                <w:color w:val="7F7F7F" w:themeColor="text1" w:themeTint="80"/>
                <w:sz w:val="16"/>
                <w:szCs w:val="16"/>
              </w:rPr>
              <w:t>n/a</w:t>
            </w:r>
          </w:p>
        </w:tc>
      </w:tr>
      <w:tr w:rsidR="5CC78A30" w14:paraId="00A16F03" w14:textId="77777777" w:rsidTr="5CC78A30">
        <w:trPr>
          <w:trHeight w:val="300"/>
        </w:trPr>
        <w:tc>
          <w:tcPr>
            <w:tcW w:w="40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C5EB75B" w14:textId="4170F49F" w:rsidR="5CC78A30" w:rsidRDefault="5CC78A30" w:rsidP="5CC78A30">
            <w:pPr>
              <w:spacing w:after="0" w:line="240" w:lineRule="auto"/>
              <w:contextualSpacing/>
            </w:pPr>
            <w:r w:rsidRPr="5CC78A30">
              <w:rPr>
                <w:rFonts w:ascii="Calibri" w:eastAsia="Calibri" w:hAnsi="Calibri" w:cs="Calibri"/>
                <w:color w:val="000000" w:themeColor="text1"/>
                <w:sz w:val="16"/>
                <w:szCs w:val="16"/>
              </w:rPr>
              <w:t>12</w:t>
            </w:r>
          </w:p>
        </w:tc>
        <w:tc>
          <w:tcPr>
            <w:tcW w:w="1500"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812296B" w14:textId="4B60548D"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Cross-Stream (Platform)</w:t>
            </w:r>
          </w:p>
        </w:tc>
        <w:tc>
          <w:tcPr>
            <w:tcW w:w="184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C79D7D6" w14:textId="556229CB"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Cross functional datasets</w:t>
            </w:r>
          </w:p>
        </w:tc>
        <w:tc>
          <w:tcPr>
            <w:tcW w:w="8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3B77D69" w14:textId="45D4CB69"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D51B793" w14:textId="604B1EFB" w:rsidR="5CC78A30" w:rsidRDefault="5CC78A30" w:rsidP="5CC78A30">
            <w:pPr>
              <w:spacing w:after="0" w:line="240" w:lineRule="auto"/>
              <w:contextualSpacing/>
              <w:jc w:val="center"/>
            </w:pPr>
            <w:r w:rsidRPr="5CC78A30">
              <w:rPr>
                <w:rFonts w:ascii="Aptos" w:eastAsia="Aptos" w:hAnsi="Aptos" w:cs="Aptos"/>
                <w:sz w:val="20"/>
                <w:szCs w:val="20"/>
              </w:rPr>
              <w:t>40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CC0B571" w14:textId="622E7DA0" w:rsidR="5CC78A30" w:rsidRDefault="5CC78A30" w:rsidP="5CC78A30">
            <w:pPr>
              <w:spacing w:after="0" w:line="240" w:lineRule="auto"/>
              <w:contextualSpacing/>
              <w:jc w:val="center"/>
            </w:pPr>
            <w:r w:rsidRPr="5CC78A30">
              <w:rPr>
                <w:rFonts w:ascii="Aptos" w:eastAsia="Aptos" w:hAnsi="Aptos" w:cs="Aptos"/>
                <w:sz w:val="20"/>
                <w:szCs w:val="20"/>
              </w:rPr>
              <w:t>30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EA5D512" w14:textId="3FDAA8E6"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5954C05" w14:textId="720D8772"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16F562C" w14:textId="035103AE" w:rsidR="5CC78A30" w:rsidRDefault="5CC78A30" w:rsidP="5CC78A30">
            <w:pPr>
              <w:spacing w:after="0" w:line="240" w:lineRule="auto"/>
              <w:contextualSpacing/>
              <w:jc w:val="center"/>
            </w:pPr>
            <w:r w:rsidRPr="5CC78A30">
              <w:rPr>
                <w:rFonts w:ascii="Aptos" w:eastAsia="Aptos" w:hAnsi="Aptos" w:cs="Aptos"/>
                <w:sz w:val="20"/>
                <w:szCs w:val="20"/>
              </w:rPr>
              <w:t>10</w:t>
            </w:r>
          </w:p>
        </w:tc>
      </w:tr>
      <w:tr w:rsidR="5CC78A30" w14:paraId="1EC1F5F1" w14:textId="77777777" w:rsidTr="5CC78A30">
        <w:trPr>
          <w:trHeight w:val="300"/>
        </w:trPr>
        <w:tc>
          <w:tcPr>
            <w:tcW w:w="405" w:type="dxa"/>
            <w:vMerge/>
            <w:tcBorders>
              <w:left w:val="single" w:sz="0" w:space="0" w:color="CCCCCC"/>
              <w:right w:val="single" w:sz="0" w:space="0" w:color="CCCCCC"/>
            </w:tcBorders>
            <w:vAlign w:val="center"/>
          </w:tcPr>
          <w:p w14:paraId="7471331E" w14:textId="77777777" w:rsidR="00997CE3" w:rsidRDefault="00997CE3"/>
        </w:tc>
        <w:tc>
          <w:tcPr>
            <w:tcW w:w="1500" w:type="dxa"/>
            <w:vMerge/>
            <w:tcBorders>
              <w:left w:val="single" w:sz="0" w:space="0" w:color="CCCCCC"/>
              <w:right w:val="single" w:sz="0" w:space="0" w:color="CCCCCC"/>
            </w:tcBorders>
            <w:vAlign w:val="center"/>
          </w:tcPr>
          <w:p w14:paraId="5557135D" w14:textId="77777777" w:rsidR="00997CE3" w:rsidRDefault="00997CE3"/>
        </w:tc>
        <w:tc>
          <w:tcPr>
            <w:tcW w:w="1845" w:type="dxa"/>
            <w:vMerge/>
            <w:tcBorders>
              <w:left w:val="single" w:sz="0" w:space="0" w:color="CCCCCC"/>
              <w:right w:val="single" w:sz="0" w:space="0" w:color="CCCCCC"/>
            </w:tcBorders>
            <w:vAlign w:val="center"/>
          </w:tcPr>
          <w:p w14:paraId="260F3433"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50BF802A" w14:textId="1EC54115"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8564FC4" w14:textId="42E4AA6E" w:rsidR="5CC78A30" w:rsidRDefault="5CC78A30" w:rsidP="5CC78A30">
            <w:pPr>
              <w:spacing w:after="0" w:line="240" w:lineRule="auto"/>
              <w:contextualSpacing/>
              <w:jc w:val="center"/>
            </w:pPr>
            <w:r w:rsidRPr="5CC78A30">
              <w:rPr>
                <w:rFonts w:ascii="Aptos" w:eastAsia="Aptos" w:hAnsi="Aptos" w:cs="Aptos"/>
                <w:sz w:val="20"/>
                <w:szCs w:val="20"/>
              </w:rPr>
              <w:t>40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A63D89C" w14:textId="2C132540" w:rsidR="5CC78A30" w:rsidRDefault="5CC78A30" w:rsidP="5CC78A30">
            <w:pPr>
              <w:spacing w:after="0" w:line="240" w:lineRule="auto"/>
              <w:contextualSpacing/>
              <w:jc w:val="center"/>
            </w:pPr>
            <w:r w:rsidRPr="5CC78A30">
              <w:rPr>
                <w:rFonts w:ascii="Aptos" w:eastAsia="Aptos" w:hAnsi="Aptos" w:cs="Aptos"/>
                <w:sz w:val="20"/>
                <w:szCs w:val="20"/>
              </w:rPr>
              <w:t>30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93452D9" w14:textId="1F4EC839"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D22335D" w14:textId="4388E1FC"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AF85F73" w14:textId="6E134832" w:rsidR="5CC78A30" w:rsidRDefault="5CC78A30" w:rsidP="5CC78A30">
            <w:pPr>
              <w:spacing w:after="0" w:line="240" w:lineRule="auto"/>
              <w:contextualSpacing/>
              <w:jc w:val="center"/>
            </w:pPr>
            <w:r w:rsidRPr="5CC78A30">
              <w:rPr>
                <w:rFonts w:ascii="Aptos" w:eastAsia="Aptos" w:hAnsi="Aptos" w:cs="Aptos"/>
                <w:sz w:val="20"/>
                <w:szCs w:val="20"/>
              </w:rPr>
              <w:t>10</w:t>
            </w:r>
          </w:p>
        </w:tc>
      </w:tr>
      <w:tr w:rsidR="5CC78A30" w14:paraId="1CEFB64F" w14:textId="77777777" w:rsidTr="5CC78A30">
        <w:trPr>
          <w:trHeight w:val="300"/>
        </w:trPr>
        <w:tc>
          <w:tcPr>
            <w:tcW w:w="405" w:type="dxa"/>
            <w:vMerge/>
            <w:tcBorders>
              <w:left w:val="single" w:sz="0" w:space="0" w:color="CCCCCC"/>
              <w:right w:val="single" w:sz="0" w:space="0" w:color="CCCCCC"/>
            </w:tcBorders>
            <w:vAlign w:val="center"/>
          </w:tcPr>
          <w:p w14:paraId="2624D8BB" w14:textId="77777777" w:rsidR="00997CE3" w:rsidRDefault="00997CE3"/>
        </w:tc>
        <w:tc>
          <w:tcPr>
            <w:tcW w:w="1500" w:type="dxa"/>
            <w:vMerge/>
            <w:tcBorders>
              <w:left w:val="single" w:sz="0" w:space="0" w:color="CCCCCC"/>
              <w:right w:val="single" w:sz="0" w:space="0" w:color="CCCCCC"/>
            </w:tcBorders>
            <w:vAlign w:val="center"/>
          </w:tcPr>
          <w:p w14:paraId="484032A3" w14:textId="77777777" w:rsidR="00997CE3" w:rsidRDefault="00997CE3"/>
        </w:tc>
        <w:tc>
          <w:tcPr>
            <w:tcW w:w="1845" w:type="dxa"/>
            <w:vMerge/>
            <w:tcBorders>
              <w:left w:val="single" w:sz="0" w:space="0" w:color="CCCCCC"/>
              <w:right w:val="single" w:sz="0" w:space="0" w:color="CCCCCC"/>
            </w:tcBorders>
            <w:vAlign w:val="center"/>
          </w:tcPr>
          <w:p w14:paraId="5AE87AAD"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711C5952" w14:textId="7ACB9083"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44847BC" w14:textId="1EE06FFA" w:rsidR="5CC78A30" w:rsidRDefault="5CC78A30" w:rsidP="5CC78A30">
            <w:pPr>
              <w:spacing w:after="0" w:line="240" w:lineRule="auto"/>
              <w:contextualSpacing/>
              <w:jc w:val="center"/>
            </w:pPr>
            <w:r w:rsidRPr="5CC78A30">
              <w:rPr>
                <w:rFonts w:ascii="Aptos" w:eastAsia="Aptos" w:hAnsi="Aptos" w:cs="Aptos"/>
                <w:sz w:val="20"/>
                <w:szCs w:val="20"/>
              </w:rPr>
              <w:t>40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5440F83" w14:textId="6F6AA1EE" w:rsidR="5CC78A30" w:rsidRDefault="5CC78A30" w:rsidP="5CC78A30">
            <w:pPr>
              <w:spacing w:after="0" w:line="240" w:lineRule="auto"/>
              <w:contextualSpacing/>
              <w:jc w:val="center"/>
            </w:pPr>
            <w:r w:rsidRPr="5CC78A30">
              <w:rPr>
                <w:rFonts w:ascii="Aptos" w:eastAsia="Aptos" w:hAnsi="Aptos" w:cs="Aptos"/>
                <w:sz w:val="20"/>
                <w:szCs w:val="20"/>
              </w:rPr>
              <w:t>30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6219977A" w14:textId="416B31E3"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F448025" w14:textId="6ACA6770"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A7B4739" w14:textId="5D89BC57" w:rsidR="5CC78A30" w:rsidRDefault="5CC78A30" w:rsidP="5CC78A30">
            <w:pPr>
              <w:spacing w:after="0" w:line="240" w:lineRule="auto"/>
              <w:contextualSpacing/>
              <w:jc w:val="center"/>
            </w:pPr>
            <w:r w:rsidRPr="5CC78A30">
              <w:rPr>
                <w:rFonts w:ascii="Aptos" w:eastAsia="Aptos" w:hAnsi="Aptos" w:cs="Aptos"/>
                <w:sz w:val="20"/>
                <w:szCs w:val="20"/>
              </w:rPr>
              <w:t>10</w:t>
            </w:r>
          </w:p>
        </w:tc>
      </w:tr>
      <w:tr w:rsidR="5CC78A30" w14:paraId="07CE52D6" w14:textId="77777777" w:rsidTr="5CC78A30">
        <w:trPr>
          <w:trHeight w:val="300"/>
        </w:trPr>
        <w:tc>
          <w:tcPr>
            <w:tcW w:w="405" w:type="dxa"/>
            <w:vMerge/>
            <w:tcBorders>
              <w:left w:val="single" w:sz="0" w:space="0" w:color="CCCCCC"/>
              <w:bottom w:val="single" w:sz="0" w:space="0" w:color="CCCCCC"/>
              <w:right w:val="single" w:sz="0" w:space="0" w:color="CCCCCC"/>
            </w:tcBorders>
            <w:vAlign w:val="center"/>
          </w:tcPr>
          <w:p w14:paraId="02FB70B7" w14:textId="77777777" w:rsidR="00997CE3" w:rsidRDefault="00997CE3"/>
        </w:tc>
        <w:tc>
          <w:tcPr>
            <w:tcW w:w="1500" w:type="dxa"/>
            <w:vMerge/>
            <w:tcBorders>
              <w:left w:val="single" w:sz="0" w:space="0" w:color="CCCCCC"/>
              <w:bottom w:val="single" w:sz="0" w:space="0" w:color="CCCCCC"/>
              <w:right w:val="single" w:sz="0" w:space="0" w:color="CCCCCC"/>
            </w:tcBorders>
            <w:vAlign w:val="center"/>
          </w:tcPr>
          <w:p w14:paraId="3D72F28B" w14:textId="77777777" w:rsidR="00997CE3" w:rsidRDefault="00997CE3"/>
        </w:tc>
        <w:tc>
          <w:tcPr>
            <w:tcW w:w="1845" w:type="dxa"/>
            <w:vMerge/>
            <w:tcBorders>
              <w:left w:val="single" w:sz="0" w:space="0" w:color="CCCCCC"/>
              <w:bottom w:val="single" w:sz="0" w:space="0" w:color="CCCCCC"/>
              <w:right w:val="single" w:sz="0" w:space="0" w:color="CCCCCC"/>
            </w:tcBorders>
            <w:vAlign w:val="center"/>
          </w:tcPr>
          <w:p w14:paraId="5F33F08B" w14:textId="77777777" w:rsidR="00997CE3" w:rsidRDefault="00997CE3"/>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77AD5A1E" w14:textId="3F1D8325"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67D0E460" w14:textId="4FCA00DC" w:rsidR="5CC78A30" w:rsidRDefault="5CC78A30" w:rsidP="5CC78A30">
            <w:pPr>
              <w:spacing w:after="0" w:line="240" w:lineRule="auto"/>
              <w:contextualSpacing/>
              <w:jc w:val="center"/>
            </w:pPr>
            <w:r w:rsidRPr="5CC78A30">
              <w:rPr>
                <w:rFonts w:ascii="Aptos" w:eastAsia="Aptos" w:hAnsi="Aptos" w:cs="Aptos"/>
                <w:sz w:val="20"/>
                <w:szCs w:val="20"/>
              </w:rPr>
              <w:t>40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9D92784" w14:textId="7B2F2AF2" w:rsidR="5CC78A30" w:rsidRDefault="5CC78A30" w:rsidP="5CC78A30">
            <w:pPr>
              <w:spacing w:after="0" w:line="240" w:lineRule="auto"/>
              <w:contextualSpacing/>
              <w:jc w:val="center"/>
            </w:pPr>
            <w:r w:rsidRPr="5CC78A30">
              <w:rPr>
                <w:rFonts w:ascii="Aptos" w:eastAsia="Aptos" w:hAnsi="Aptos" w:cs="Aptos"/>
                <w:sz w:val="20"/>
                <w:szCs w:val="20"/>
              </w:rPr>
              <w:t>30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918EC95" w14:textId="61350138"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C31900A" w14:textId="66C01A36" w:rsidR="5CC78A30" w:rsidRDefault="5CC78A30" w:rsidP="5CC78A30">
            <w:pPr>
              <w:spacing w:after="0" w:line="240" w:lineRule="auto"/>
              <w:contextualSpacing/>
              <w:jc w:val="center"/>
            </w:pPr>
            <w:r w:rsidRPr="5CC78A30">
              <w:rPr>
                <w:rFonts w:ascii="Aptos" w:eastAsia="Aptos" w:hAnsi="Aptos" w:cs="Aptos"/>
                <w:sz w:val="20"/>
                <w:szCs w:val="20"/>
              </w:rPr>
              <w:t>10</w:t>
            </w:r>
          </w:p>
        </w:tc>
        <w:tc>
          <w:tcPr>
            <w:tcW w:w="14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7D12C25" w14:textId="391815FD" w:rsidR="5CC78A30" w:rsidRDefault="5CC78A30" w:rsidP="5CC78A30">
            <w:pPr>
              <w:spacing w:after="0" w:line="240" w:lineRule="auto"/>
              <w:contextualSpacing/>
              <w:jc w:val="center"/>
            </w:pPr>
            <w:r w:rsidRPr="5CC78A30">
              <w:rPr>
                <w:rFonts w:ascii="Aptos" w:eastAsia="Aptos" w:hAnsi="Aptos" w:cs="Aptos"/>
                <w:sz w:val="20"/>
                <w:szCs w:val="20"/>
              </w:rPr>
              <w:t>10</w:t>
            </w:r>
          </w:p>
        </w:tc>
      </w:tr>
      <w:tr w:rsidR="5CC78A30" w14:paraId="52590967" w14:textId="77777777" w:rsidTr="5CC78A30">
        <w:trPr>
          <w:trHeight w:val="300"/>
        </w:trPr>
        <w:tc>
          <w:tcPr>
            <w:tcW w:w="40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CA6CADA" w14:textId="4E264C57" w:rsidR="5CC78A30" w:rsidRDefault="5CC78A30" w:rsidP="5CC78A30">
            <w:pPr>
              <w:spacing w:after="0" w:line="240" w:lineRule="auto"/>
              <w:contextualSpacing/>
            </w:pPr>
            <w:r w:rsidRPr="5CC78A30">
              <w:rPr>
                <w:rFonts w:ascii="Calibri" w:eastAsia="Calibri" w:hAnsi="Calibri" w:cs="Calibri"/>
                <w:color w:val="000000" w:themeColor="text1"/>
                <w:sz w:val="16"/>
                <w:szCs w:val="16"/>
              </w:rPr>
              <w:t>13</w:t>
            </w:r>
          </w:p>
        </w:tc>
        <w:tc>
          <w:tcPr>
            <w:tcW w:w="1500"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3504FE8" w14:textId="65546397"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Cross-Stream (Platform)</w:t>
            </w:r>
          </w:p>
        </w:tc>
        <w:tc>
          <w:tcPr>
            <w:tcW w:w="184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BCBB3CC" w14:textId="72C863F8" w:rsidR="5CC78A30" w:rsidRDefault="5CC78A30" w:rsidP="5CC78A30">
            <w:pPr>
              <w:spacing w:after="0" w:line="240" w:lineRule="auto"/>
              <w:contextualSpacing/>
            </w:pPr>
            <w:r w:rsidRPr="5CC78A30">
              <w:rPr>
                <w:rFonts w:ascii="Calibri" w:eastAsia="Calibri" w:hAnsi="Calibri" w:cs="Calibri"/>
                <w:b/>
                <w:bCs/>
                <w:color w:val="000000" w:themeColor="text1"/>
                <w:sz w:val="16"/>
                <w:szCs w:val="16"/>
              </w:rPr>
              <w:t>Historical data loads</w:t>
            </w:r>
          </w:p>
        </w:tc>
        <w:tc>
          <w:tcPr>
            <w:tcW w:w="8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2AE73F2" w14:textId="3C9A42DA"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018DB00" w14:textId="6AC1A09D"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40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9FF7193" w14:textId="2B69FFD3"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30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65BE9D8" w14:textId="3F8808A6"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1C886D1" w14:textId="17D9D329"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E70D866" w14:textId="1808162C"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r>
      <w:tr w:rsidR="5CC78A30" w14:paraId="5B8DF4AF" w14:textId="77777777" w:rsidTr="5CC78A30">
        <w:trPr>
          <w:trHeight w:val="300"/>
        </w:trPr>
        <w:tc>
          <w:tcPr>
            <w:tcW w:w="405" w:type="dxa"/>
            <w:vMerge/>
            <w:tcBorders>
              <w:left w:val="single" w:sz="0" w:space="0" w:color="CCCCCC"/>
              <w:right w:val="single" w:sz="0" w:space="0" w:color="CCCCCC"/>
            </w:tcBorders>
            <w:vAlign w:val="center"/>
          </w:tcPr>
          <w:p w14:paraId="6CA31433" w14:textId="77777777" w:rsidR="00997CE3" w:rsidRDefault="00997CE3"/>
        </w:tc>
        <w:tc>
          <w:tcPr>
            <w:tcW w:w="1500" w:type="dxa"/>
            <w:vMerge/>
            <w:tcBorders>
              <w:left w:val="single" w:sz="0" w:space="0" w:color="CCCCCC"/>
              <w:right w:val="single" w:sz="0" w:space="0" w:color="CCCCCC"/>
            </w:tcBorders>
            <w:vAlign w:val="center"/>
          </w:tcPr>
          <w:p w14:paraId="1B5331A4" w14:textId="77777777" w:rsidR="00997CE3" w:rsidRDefault="00997CE3"/>
        </w:tc>
        <w:tc>
          <w:tcPr>
            <w:tcW w:w="1845" w:type="dxa"/>
            <w:vMerge/>
            <w:tcBorders>
              <w:left w:val="single" w:sz="0" w:space="0" w:color="CCCCCC"/>
              <w:right w:val="single" w:sz="0" w:space="0" w:color="CCCCCC"/>
            </w:tcBorders>
            <w:vAlign w:val="center"/>
          </w:tcPr>
          <w:p w14:paraId="7E432C43"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7A81E7D9" w14:textId="13BCDBBD"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A515DBE" w14:textId="651413C3"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40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F16B181" w14:textId="2E52F5D7"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30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8D1ECD9" w14:textId="512B672E"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0438D8A" w14:textId="1F0EF173"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0AC63B5" w14:textId="6A09C941"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r>
      <w:tr w:rsidR="5CC78A30" w14:paraId="5E967D04" w14:textId="77777777" w:rsidTr="5CC78A30">
        <w:trPr>
          <w:trHeight w:val="300"/>
        </w:trPr>
        <w:tc>
          <w:tcPr>
            <w:tcW w:w="405" w:type="dxa"/>
            <w:vMerge/>
            <w:tcBorders>
              <w:left w:val="single" w:sz="0" w:space="0" w:color="CCCCCC"/>
              <w:right w:val="single" w:sz="0" w:space="0" w:color="CCCCCC"/>
            </w:tcBorders>
            <w:vAlign w:val="center"/>
          </w:tcPr>
          <w:p w14:paraId="4272383F" w14:textId="77777777" w:rsidR="00997CE3" w:rsidRDefault="00997CE3"/>
        </w:tc>
        <w:tc>
          <w:tcPr>
            <w:tcW w:w="1500" w:type="dxa"/>
            <w:vMerge/>
            <w:tcBorders>
              <w:left w:val="single" w:sz="0" w:space="0" w:color="CCCCCC"/>
              <w:right w:val="single" w:sz="0" w:space="0" w:color="CCCCCC"/>
            </w:tcBorders>
            <w:vAlign w:val="center"/>
          </w:tcPr>
          <w:p w14:paraId="70AB8A91" w14:textId="77777777" w:rsidR="00997CE3" w:rsidRDefault="00997CE3"/>
        </w:tc>
        <w:tc>
          <w:tcPr>
            <w:tcW w:w="1845" w:type="dxa"/>
            <w:vMerge/>
            <w:tcBorders>
              <w:left w:val="single" w:sz="0" w:space="0" w:color="CCCCCC"/>
              <w:right w:val="single" w:sz="0" w:space="0" w:color="CCCCCC"/>
            </w:tcBorders>
            <w:vAlign w:val="center"/>
          </w:tcPr>
          <w:p w14:paraId="4A6D2E5F"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263CFBBC" w14:textId="0E573337"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FCE4C47" w14:textId="03DD0F11"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40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4A45A2D" w14:textId="1EF21D87"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30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226CAC5" w14:textId="401113F8"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21693AE" w14:textId="54FF9E2C"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E4A8420" w14:textId="0ED8FA9C"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r>
      <w:tr w:rsidR="5CC78A30" w14:paraId="6DD1C611" w14:textId="77777777" w:rsidTr="5CC78A30">
        <w:trPr>
          <w:trHeight w:val="300"/>
        </w:trPr>
        <w:tc>
          <w:tcPr>
            <w:tcW w:w="405" w:type="dxa"/>
            <w:vMerge/>
            <w:tcBorders>
              <w:left w:val="single" w:sz="0" w:space="0" w:color="CCCCCC"/>
              <w:bottom w:val="single" w:sz="0" w:space="0" w:color="CCCCCC"/>
              <w:right w:val="single" w:sz="0" w:space="0" w:color="CCCCCC"/>
            </w:tcBorders>
            <w:vAlign w:val="center"/>
          </w:tcPr>
          <w:p w14:paraId="17579B5C" w14:textId="77777777" w:rsidR="00997CE3" w:rsidRDefault="00997CE3"/>
        </w:tc>
        <w:tc>
          <w:tcPr>
            <w:tcW w:w="1500" w:type="dxa"/>
            <w:vMerge/>
            <w:tcBorders>
              <w:left w:val="single" w:sz="0" w:space="0" w:color="CCCCCC"/>
              <w:bottom w:val="single" w:sz="0" w:space="0" w:color="CCCCCC"/>
              <w:right w:val="single" w:sz="0" w:space="0" w:color="CCCCCC"/>
            </w:tcBorders>
            <w:vAlign w:val="center"/>
          </w:tcPr>
          <w:p w14:paraId="397BCC13" w14:textId="77777777" w:rsidR="00997CE3" w:rsidRDefault="00997CE3"/>
        </w:tc>
        <w:tc>
          <w:tcPr>
            <w:tcW w:w="1845" w:type="dxa"/>
            <w:vMerge/>
            <w:tcBorders>
              <w:left w:val="single" w:sz="0" w:space="0" w:color="CCCCCC"/>
              <w:bottom w:val="single" w:sz="0" w:space="0" w:color="CCCCCC"/>
              <w:right w:val="single" w:sz="0" w:space="0" w:color="CCCCCC"/>
            </w:tcBorders>
            <w:vAlign w:val="center"/>
          </w:tcPr>
          <w:p w14:paraId="5BC6F290" w14:textId="77777777" w:rsidR="00997CE3" w:rsidRDefault="00997CE3"/>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2C28FD19" w14:textId="01D15A42" w:rsidR="5CC78A30" w:rsidRDefault="5CC78A30" w:rsidP="5CC78A30">
            <w:pPr>
              <w:spacing w:after="0" w:line="240" w:lineRule="auto"/>
              <w:contextualSpacing/>
              <w:jc w:val="center"/>
            </w:pPr>
            <w:r w:rsidRPr="5CC78A30">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1A80DB9" w14:textId="4DC2075A"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40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947A33B" w14:textId="64DE02E5"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30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3EFFF34" w14:textId="477C574C"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DBC7914" w14:textId="2E76A412"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c>
          <w:tcPr>
            <w:tcW w:w="14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14DE6AA" w14:textId="0E17BB5C" w:rsidR="5CC78A30" w:rsidRDefault="5CC78A30" w:rsidP="5CC78A30">
            <w:pPr>
              <w:spacing w:after="0" w:line="240" w:lineRule="auto"/>
              <w:contextualSpacing/>
              <w:jc w:val="center"/>
            </w:pPr>
            <w:r w:rsidRPr="5CC78A30">
              <w:rPr>
                <w:rFonts w:ascii="Aptos" w:eastAsia="Aptos" w:hAnsi="Aptos" w:cs="Aptos"/>
                <w:color w:val="000000" w:themeColor="text1"/>
                <w:sz w:val="20"/>
                <w:szCs w:val="20"/>
              </w:rPr>
              <w:t>10</w:t>
            </w:r>
          </w:p>
        </w:tc>
      </w:tr>
    </w:tbl>
    <w:p w14:paraId="3E4DF99C" w14:textId="4344F66F" w:rsidR="5CC78A30" w:rsidRDefault="5CC78A30" w:rsidP="5CC78A30">
      <w:pPr>
        <w:spacing w:after="0" w:line="240" w:lineRule="auto"/>
        <w:ind w:left="360"/>
        <w:rPr>
          <w:rFonts w:eastAsiaTheme="majorEastAsia"/>
          <w:b/>
          <w:bCs/>
          <w:sz w:val="20"/>
          <w:szCs w:val="20"/>
        </w:rPr>
      </w:pPr>
    </w:p>
    <w:p w14:paraId="0E12AB9C" w14:textId="6CAF67A3" w:rsidR="7F2EF9FE" w:rsidRDefault="7F2EF9FE" w:rsidP="5CC78A30">
      <w:pPr>
        <w:spacing w:after="0" w:line="240" w:lineRule="auto"/>
        <w:ind w:left="360"/>
        <w:rPr>
          <w:b/>
          <w:bCs/>
          <w:sz w:val="20"/>
          <w:szCs w:val="20"/>
        </w:rPr>
      </w:pPr>
      <w:r w:rsidRPr="5CC78A30">
        <w:rPr>
          <w:b/>
          <w:bCs/>
          <w:sz w:val="20"/>
          <w:szCs w:val="20"/>
        </w:rPr>
        <w:t>4.1.3 Scope data benchmarking assumptions</w:t>
      </w:r>
      <w:r>
        <w:br/>
      </w:r>
    </w:p>
    <w:tbl>
      <w:tblPr>
        <w:tblW w:w="0" w:type="auto"/>
        <w:tblInd w:w="345" w:type="dxa"/>
        <w:tblLook w:val="04A0" w:firstRow="1" w:lastRow="0" w:firstColumn="1" w:lastColumn="0" w:noHBand="0" w:noVBand="1"/>
      </w:tblPr>
      <w:tblGrid>
        <w:gridCol w:w="865"/>
        <w:gridCol w:w="1550"/>
        <w:gridCol w:w="2328"/>
        <w:gridCol w:w="2956"/>
        <w:gridCol w:w="2425"/>
      </w:tblGrid>
      <w:tr w:rsidR="5CC78A30" w14:paraId="6CBA314B"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shd w:val="clear" w:color="auto" w:fill="4F2170"/>
            <w:tcMar>
              <w:top w:w="60" w:type="dxa"/>
              <w:left w:w="120" w:type="dxa"/>
              <w:bottom w:w="60" w:type="dxa"/>
              <w:right w:w="120" w:type="dxa"/>
            </w:tcMar>
            <w:vAlign w:val="center"/>
          </w:tcPr>
          <w:p w14:paraId="29AE095A" w14:textId="2B445D5B" w:rsidR="5CC78A30" w:rsidRDefault="5CC78A30" w:rsidP="5CC78A30">
            <w:pPr>
              <w:spacing w:after="0"/>
            </w:pPr>
            <w:r w:rsidRPr="5CC78A30">
              <w:rPr>
                <w:rFonts w:ascii="Calibri" w:eastAsia="Calibri" w:hAnsi="Calibri" w:cs="Calibri"/>
                <w:b/>
                <w:bCs/>
                <w:color w:val="FFFFFF" w:themeColor="background1"/>
                <w:sz w:val="16"/>
                <w:szCs w:val="16"/>
              </w:rPr>
              <w:t>#</w:t>
            </w:r>
          </w:p>
        </w:tc>
        <w:tc>
          <w:tcPr>
            <w:tcW w:w="1590" w:type="dxa"/>
            <w:tcBorders>
              <w:top w:val="single" w:sz="8" w:space="0" w:color="CCCCCC"/>
              <w:left w:val="single" w:sz="8" w:space="0" w:color="CCCCCC"/>
              <w:bottom w:val="single" w:sz="8" w:space="0" w:color="CCCCCC"/>
              <w:right w:val="single" w:sz="8" w:space="0" w:color="CCCCCC"/>
            </w:tcBorders>
            <w:shd w:val="clear" w:color="auto" w:fill="4F2170"/>
            <w:tcMar>
              <w:left w:w="108" w:type="dxa"/>
              <w:right w:w="108" w:type="dxa"/>
            </w:tcMar>
            <w:vAlign w:val="center"/>
          </w:tcPr>
          <w:p w14:paraId="611096C3" w14:textId="1BFCB6F7" w:rsidR="5CC78A30" w:rsidRDefault="5CC78A30" w:rsidP="5CC78A30">
            <w:pPr>
              <w:spacing w:after="0"/>
            </w:pPr>
            <w:r w:rsidRPr="5CC78A30">
              <w:rPr>
                <w:rFonts w:ascii="Calibri" w:eastAsia="Calibri" w:hAnsi="Calibri" w:cs="Calibri"/>
                <w:b/>
                <w:bCs/>
                <w:color w:val="FFFFFF" w:themeColor="background1"/>
                <w:sz w:val="16"/>
                <w:szCs w:val="16"/>
              </w:rPr>
              <w:t>Product Stream</w:t>
            </w:r>
          </w:p>
        </w:tc>
        <w:tc>
          <w:tcPr>
            <w:tcW w:w="2415" w:type="dxa"/>
            <w:tcBorders>
              <w:top w:val="single" w:sz="8" w:space="0" w:color="CCCCCC"/>
              <w:left w:val="single" w:sz="8" w:space="0" w:color="CCCCCC"/>
              <w:bottom w:val="single" w:sz="8" w:space="0" w:color="CCCCCC"/>
              <w:right w:val="single" w:sz="8" w:space="0" w:color="CCCCCC"/>
            </w:tcBorders>
            <w:shd w:val="clear" w:color="auto" w:fill="4F2170"/>
            <w:tcMar>
              <w:top w:w="60" w:type="dxa"/>
              <w:left w:w="120" w:type="dxa"/>
              <w:bottom w:w="60" w:type="dxa"/>
              <w:right w:w="120" w:type="dxa"/>
            </w:tcMar>
            <w:vAlign w:val="center"/>
          </w:tcPr>
          <w:p w14:paraId="00FBBBAC" w14:textId="5EC81D08" w:rsidR="5CC78A30" w:rsidRDefault="5CC78A30" w:rsidP="5CC78A30">
            <w:pPr>
              <w:spacing w:after="0"/>
            </w:pPr>
            <w:r w:rsidRPr="5CC78A30">
              <w:rPr>
                <w:rFonts w:ascii="Calibri" w:eastAsia="Calibri" w:hAnsi="Calibri" w:cs="Calibri"/>
                <w:b/>
                <w:bCs/>
                <w:color w:val="FFFFFF" w:themeColor="background1"/>
                <w:sz w:val="16"/>
                <w:szCs w:val="16"/>
              </w:rPr>
              <w:t>Business process / Topics</w:t>
            </w:r>
          </w:p>
        </w:tc>
        <w:tc>
          <w:tcPr>
            <w:tcW w:w="3015" w:type="dxa"/>
            <w:tcBorders>
              <w:top w:val="single" w:sz="8" w:space="0" w:color="CCCCCC"/>
              <w:left w:val="single" w:sz="8" w:space="0" w:color="CCCCCC"/>
              <w:bottom w:val="single" w:sz="8" w:space="0" w:color="CCCCCC"/>
              <w:right w:val="single" w:sz="8" w:space="0" w:color="CCCCCC"/>
            </w:tcBorders>
            <w:shd w:val="clear" w:color="auto" w:fill="4F2170"/>
            <w:tcMar>
              <w:top w:w="60" w:type="dxa"/>
              <w:left w:w="120" w:type="dxa"/>
              <w:bottom w:w="60" w:type="dxa"/>
              <w:right w:w="120" w:type="dxa"/>
            </w:tcMar>
            <w:vAlign w:val="center"/>
          </w:tcPr>
          <w:p w14:paraId="3B26C9E8" w14:textId="6A605ACD" w:rsidR="5CC78A30" w:rsidRDefault="5CC78A30" w:rsidP="5CC78A30">
            <w:pPr>
              <w:spacing w:after="0"/>
            </w:pPr>
            <w:r w:rsidRPr="5CC78A30">
              <w:rPr>
                <w:rFonts w:ascii="Calibri" w:eastAsia="Calibri" w:hAnsi="Calibri" w:cs="Calibri"/>
                <w:b/>
                <w:bCs/>
                <w:color w:val="FFFFFF" w:themeColor="background1"/>
                <w:sz w:val="16"/>
                <w:szCs w:val="16"/>
              </w:rPr>
              <w:t>Benchmark data</w:t>
            </w:r>
          </w:p>
        </w:tc>
        <w:tc>
          <w:tcPr>
            <w:tcW w:w="2520" w:type="dxa"/>
            <w:tcBorders>
              <w:top w:val="single" w:sz="8" w:space="0" w:color="CCCCCC"/>
              <w:left w:val="single" w:sz="8" w:space="0" w:color="CCCCCC"/>
              <w:bottom w:val="single" w:sz="8" w:space="0" w:color="CCCCCC"/>
              <w:right w:val="single" w:sz="8" w:space="0" w:color="CCCCCC"/>
            </w:tcBorders>
            <w:shd w:val="clear" w:color="auto" w:fill="4F2170"/>
            <w:tcMar>
              <w:top w:w="60" w:type="dxa"/>
              <w:left w:w="120" w:type="dxa"/>
              <w:bottom w:w="60" w:type="dxa"/>
              <w:right w:w="120" w:type="dxa"/>
            </w:tcMar>
            <w:vAlign w:val="center"/>
          </w:tcPr>
          <w:p w14:paraId="03304BA4" w14:textId="07DD4453" w:rsidR="5CC78A30" w:rsidRDefault="5CC78A30" w:rsidP="5CC78A30">
            <w:pPr>
              <w:spacing w:after="0"/>
            </w:pPr>
            <w:r w:rsidRPr="5CC78A30">
              <w:rPr>
                <w:rFonts w:ascii="Calibri" w:eastAsia="Calibri" w:hAnsi="Calibri" w:cs="Calibri"/>
                <w:b/>
                <w:bCs/>
                <w:color w:val="FFFFFF" w:themeColor="background1"/>
                <w:sz w:val="16"/>
                <w:szCs w:val="16"/>
              </w:rPr>
              <w:t>Constraint</w:t>
            </w:r>
          </w:p>
        </w:tc>
      </w:tr>
      <w:tr w:rsidR="5CC78A30" w14:paraId="09EEFB0A"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E21A1BE" w14:textId="7571F21E" w:rsidR="5CC78A30" w:rsidRDefault="5CC78A30" w:rsidP="5CC78A30">
            <w:pPr>
              <w:spacing w:after="0"/>
              <w:jc w:val="center"/>
            </w:pPr>
            <w:r w:rsidRPr="5CC78A30">
              <w:rPr>
                <w:rFonts w:ascii="Calibri" w:eastAsia="Calibri" w:hAnsi="Calibri" w:cs="Calibri"/>
                <w:color w:val="000000" w:themeColor="text1"/>
                <w:sz w:val="16"/>
                <w:szCs w:val="16"/>
              </w:rPr>
              <w:t>1</w:t>
            </w:r>
          </w:p>
        </w:tc>
        <w:tc>
          <w:tcPr>
            <w:tcW w:w="1590"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7D408B2E" w14:textId="6F88D2D3" w:rsidR="5CC78A30" w:rsidRDefault="5CC78A30" w:rsidP="5CC78A30">
            <w:pPr>
              <w:spacing w:after="0"/>
            </w:pPr>
            <w:r w:rsidRPr="5CC78A30">
              <w:rPr>
                <w:rFonts w:ascii="Calibri" w:eastAsia="Calibri" w:hAnsi="Calibri" w:cs="Calibri"/>
                <w:b/>
                <w:bCs/>
                <w:color w:val="000000" w:themeColor="text1"/>
                <w:sz w:val="16"/>
                <w:szCs w:val="16"/>
              </w:rPr>
              <w:t>Supply Chain (ISC)</w:t>
            </w:r>
          </w:p>
        </w:tc>
        <w:tc>
          <w:tcPr>
            <w:tcW w:w="24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4962F57" w14:textId="7D179CA3" w:rsidR="5CC78A30" w:rsidRDefault="5CC78A30" w:rsidP="5CC78A30">
            <w:pPr>
              <w:spacing w:after="0"/>
            </w:pPr>
            <w:r w:rsidRPr="5CC78A30">
              <w:rPr>
                <w:rFonts w:ascii="Calibri" w:eastAsia="Calibri" w:hAnsi="Calibri" w:cs="Calibri"/>
                <w:b/>
                <w:bCs/>
                <w:color w:val="000000" w:themeColor="text1"/>
                <w:sz w:val="16"/>
                <w:szCs w:val="16"/>
              </w:rPr>
              <w:t>OTC — Order-to-Cash</w:t>
            </w:r>
          </w:p>
        </w:tc>
        <w:tc>
          <w:tcPr>
            <w:tcW w:w="30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AF26738" w14:textId="707F2A96" w:rsidR="5CC78A30" w:rsidRDefault="5CC78A30" w:rsidP="5CC78A30">
            <w:pPr>
              <w:pStyle w:val="ListParagraph"/>
              <w:numPr>
                <w:ilvl w:val="0"/>
                <w:numId w:val="6"/>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MX – OSA Matrix</w:t>
            </w:r>
          </w:p>
          <w:p w14:paraId="746DECDB" w14:textId="5A4F347A" w:rsidR="5CC78A30" w:rsidRDefault="5CC78A30" w:rsidP="5CC78A30">
            <w:pPr>
              <w:pStyle w:val="ListParagraph"/>
              <w:numPr>
                <w:ilvl w:val="0"/>
                <w:numId w:val="6"/>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Wacam – OSA Matrix</w:t>
            </w:r>
          </w:p>
          <w:p w14:paraId="448EECF7" w14:textId="04C5723E" w:rsidR="5CC78A30" w:rsidRDefault="5CC78A30" w:rsidP="5CC78A30">
            <w:pPr>
              <w:pStyle w:val="ListParagraph"/>
              <w:numPr>
                <w:ilvl w:val="0"/>
                <w:numId w:val="6"/>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SoCo – legacy OSA</w:t>
            </w:r>
          </w:p>
          <w:p w14:paraId="52134C0B" w14:textId="63B0B27B" w:rsidR="5CC78A30" w:rsidRDefault="5CC78A30" w:rsidP="5CC78A30">
            <w:pPr>
              <w:pStyle w:val="ListParagraph"/>
              <w:numPr>
                <w:ilvl w:val="0"/>
                <w:numId w:val="6"/>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 xml:space="preserve">Brazil – legacy </w:t>
            </w:r>
            <w:commentRangeStart w:id="114"/>
            <w:commentRangeStart w:id="115"/>
            <w:r w:rsidRPr="5CC78A30">
              <w:rPr>
                <w:rFonts w:ascii="Calibri" w:eastAsia="Calibri" w:hAnsi="Calibri" w:cs="Calibri"/>
                <w:color w:val="000000" w:themeColor="text1"/>
                <w:sz w:val="16"/>
                <w:szCs w:val="16"/>
              </w:rPr>
              <w:t>OSA</w:t>
            </w:r>
            <w:commentRangeEnd w:id="114"/>
            <w:r w:rsidR="00D952D2">
              <w:rPr>
                <w:rStyle w:val="CommentReference"/>
                <w:rFonts w:ascii="Calibri" w:eastAsia="Calibri" w:hAnsi="Calibri" w:cs="Calibri"/>
                <w:color w:val="000000" w:themeColor="text1"/>
              </w:rPr>
              <w:commentReference w:id="114"/>
            </w:r>
            <w:commentRangeEnd w:id="115"/>
            <w:r w:rsidR="00D952D2">
              <w:rPr>
                <w:rStyle w:val="CommentReference"/>
                <w:rFonts w:ascii="Calibri" w:eastAsia="Calibri" w:hAnsi="Calibri" w:cs="Calibri"/>
                <w:color w:val="000000" w:themeColor="text1"/>
              </w:rPr>
              <w:commentReference w:id="115"/>
            </w:r>
          </w:p>
        </w:tc>
        <w:tc>
          <w:tcPr>
            <w:tcW w:w="252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105D2C9" w14:textId="743B290E" w:rsidR="5CC78A30" w:rsidRDefault="5CC78A30" w:rsidP="5CC78A30">
            <w:pPr>
              <w:ind w:left="720"/>
            </w:pPr>
            <w:r w:rsidRPr="5CC78A30">
              <w:rPr>
                <w:rFonts w:ascii="Calibri" w:eastAsia="Calibri" w:hAnsi="Calibri" w:cs="Calibri"/>
                <w:color w:val="000000" w:themeColor="text1"/>
                <w:sz w:val="16"/>
                <w:szCs w:val="16"/>
              </w:rPr>
              <w:t xml:space="preserve"> </w:t>
            </w:r>
          </w:p>
        </w:tc>
      </w:tr>
      <w:tr w:rsidR="5CC78A30" w14:paraId="42B73574"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D0DA28B" w14:textId="05B006F4" w:rsidR="5CC78A30" w:rsidRDefault="5CC78A30" w:rsidP="5CC78A30">
            <w:pPr>
              <w:spacing w:after="0"/>
              <w:jc w:val="center"/>
            </w:pPr>
            <w:r w:rsidRPr="5CC78A30">
              <w:rPr>
                <w:rFonts w:ascii="Calibri" w:eastAsia="Calibri" w:hAnsi="Calibri" w:cs="Calibri"/>
                <w:color w:val="000000" w:themeColor="text1"/>
                <w:sz w:val="16"/>
                <w:szCs w:val="16"/>
              </w:rPr>
              <w:t>2</w:t>
            </w:r>
          </w:p>
        </w:tc>
        <w:tc>
          <w:tcPr>
            <w:tcW w:w="1590"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52E79CD1" w14:textId="61A4270E" w:rsidR="5CC78A30" w:rsidRDefault="5CC78A30" w:rsidP="5CC78A30">
            <w:pPr>
              <w:spacing w:after="0"/>
            </w:pPr>
            <w:r w:rsidRPr="5CC78A30">
              <w:rPr>
                <w:rFonts w:ascii="Calibri" w:eastAsia="Calibri" w:hAnsi="Calibri" w:cs="Calibri"/>
                <w:b/>
                <w:bCs/>
                <w:color w:val="000000" w:themeColor="text1"/>
                <w:sz w:val="16"/>
                <w:szCs w:val="16"/>
              </w:rPr>
              <w:t>Supply Chain (ISC)</w:t>
            </w:r>
          </w:p>
        </w:tc>
        <w:tc>
          <w:tcPr>
            <w:tcW w:w="24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10BA1F0" w14:textId="1E12CB5B" w:rsidR="5CC78A30" w:rsidRDefault="5CC78A30" w:rsidP="5CC78A30">
            <w:pPr>
              <w:spacing w:after="0"/>
            </w:pPr>
            <w:r w:rsidRPr="5CC78A30">
              <w:rPr>
                <w:rFonts w:ascii="Calibri" w:eastAsia="Calibri" w:hAnsi="Calibri" w:cs="Calibri"/>
                <w:b/>
                <w:bCs/>
                <w:color w:val="000000" w:themeColor="text1"/>
                <w:sz w:val="16"/>
                <w:szCs w:val="16"/>
              </w:rPr>
              <w:t>Mondelez Inventory</w:t>
            </w:r>
          </w:p>
        </w:tc>
        <w:tc>
          <w:tcPr>
            <w:tcW w:w="30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0808840" w14:textId="14B24E38" w:rsidR="5CC78A30" w:rsidRDefault="5CC78A30" w:rsidP="5CC78A30">
            <w:pPr>
              <w:pStyle w:val="ListParagraph"/>
              <w:numPr>
                <w:ilvl w:val="0"/>
                <w:numId w:val="5"/>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MX – OSA Matrix</w:t>
            </w:r>
          </w:p>
          <w:p w14:paraId="315A5B87" w14:textId="3EC32900" w:rsidR="5CC78A30" w:rsidRDefault="5CC78A30" w:rsidP="5CC78A30">
            <w:pPr>
              <w:pStyle w:val="ListParagraph"/>
              <w:numPr>
                <w:ilvl w:val="0"/>
                <w:numId w:val="4"/>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Wacam – OSA Matrix</w:t>
            </w:r>
          </w:p>
          <w:p w14:paraId="0A7A6529" w14:textId="762413D7" w:rsidR="5CC78A30" w:rsidRDefault="5CC78A30" w:rsidP="5CC78A30">
            <w:pPr>
              <w:pStyle w:val="ListParagraph"/>
              <w:numPr>
                <w:ilvl w:val="0"/>
                <w:numId w:val="4"/>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Brazil – legacy OSA</w:t>
            </w:r>
          </w:p>
        </w:tc>
        <w:tc>
          <w:tcPr>
            <w:tcW w:w="252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D83B818" w14:textId="26F824FF" w:rsidR="5CC78A30" w:rsidRDefault="5CC78A30" w:rsidP="5CC78A30">
            <w:r w:rsidRPr="5CC78A30">
              <w:rPr>
                <w:rFonts w:ascii="Calibri" w:eastAsia="Calibri" w:hAnsi="Calibri" w:cs="Calibri"/>
                <w:color w:val="000000" w:themeColor="text1"/>
                <w:sz w:val="16"/>
                <w:szCs w:val="16"/>
              </w:rPr>
              <w:t xml:space="preserve">SoCo – no benchmarking source available. MDLZ team will be required to provide benchmarking source </w:t>
            </w:r>
          </w:p>
        </w:tc>
      </w:tr>
      <w:tr w:rsidR="5CC78A30" w14:paraId="2D9C52A1"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94C9CD1" w14:textId="71CA3666" w:rsidR="5CC78A30" w:rsidRDefault="5CC78A30" w:rsidP="5CC78A30">
            <w:pPr>
              <w:spacing w:after="0"/>
              <w:jc w:val="center"/>
            </w:pPr>
            <w:r w:rsidRPr="5CC78A30">
              <w:rPr>
                <w:rFonts w:ascii="Calibri" w:eastAsia="Calibri" w:hAnsi="Calibri" w:cs="Calibri"/>
                <w:color w:val="000000" w:themeColor="text1"/>
                <w:sz w:val="16"/>
                <w:szCs w:val="16"/>
              </w:rPr>
              <w:t>3</w:t>
            </w:r>
          </w:p>
        </w:tc>
        <w:tc>
          <w:tcPr>
            <w:tcW w:w="1590"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58D7A948" w14:textId="7B79C3F1" w:rsidR="5CC78A30" w:rsidRDefault="5CC78A30" w:rsidP="5CC78A30">
            <w:pPr>
              <w:spacing w:after="0"/>
            </w:pPr>
            <w:r w:rsidRPr="5CC78A30">
              <w:rPr>
                <w:rFonts w:ascii="Calibri" w:eastAsia="Calibri" w:hAnsi="Calibri" w:cs="Calibri"/>
                <w:b/>
                <w:bCs/>
                <w:color w:val="000000" w:themeColor="text1"/>
                <w:sz w:val="16"/>
                <w:szCs w:val="16"/>
              </w:rPr>
              <w:t>MSE — Sales &amp; eCommerce</w:t>
            </w:r>
          </w:p>
        </w:tc>
        <w:tc>
          <w:tcPr>
            <w:tcW w:w="24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230E3891" w14:textId="471064DE" w:rsidR="5CC78A30" w:rsidRDefault="5CC78A30" w:rsidP="5CC78A30">
            <w:pPr>
              <w:spacing w:after="0"/>
            </w:pPr>
            <w:r w:rsidRPr="5CC78A30">
              <w:rPr>
                <w:rFonts w:ascii="Calibri" w:eastAsia="Calibri" w:hAnsi="Calibri" w:cs="Calibri"/>
                <w:b/>
                <w:bCs/>
                <w:color w:val="000000" w:themeColor="text1"/>
                <w:sz w:val="16"/>
                <w:szCs w:val="16"/>
              </w:rPr>
              <w:t>EPOS / Channel Inventory</w:t>
            </w:r>
          </w:p>
        </w:tc>
        <w:tc>
          <w:tcPr>
            <w:tcW w:w="30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1924135D" w14:textId="1EFF6239" w:rsidR="5CC78A30" w:rsidRDefault="5CC78A30" w:rsidP="5CC78A30">
            <w:pPr>
              <w:pStyle w:val="ListParagraph"/>
              <w:numPr>
                <w:ilvl w:val="0"/>
                <w:numId w:val="3"/>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MX – OSA Matrix</w:t>
            </w:r>
          </w:p>
          <w:p w14:paraId="4D51A915" w14:textId="4491A37E" w:rsidR="5CC78A30" w:rsidRDefault="5CC78A30" w:rsidP="5CC78A30">
            <w:pPr>
              <w:pStyle w:val="ListParagraph"/>
              <w:numPr>
                <w:ilvl w:val="0"/>
                <w:numId w:val="3"/>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Wacam – OSA Matrix</w:t>
            </w:r>
          </w:p>
          <w:p w14:paraId="2DE40521" w14:textId="6FC3B5BD" w:rsidR="5CC78A30" w:rsidRDefault="5CC78A30" w:rsidP="5CC78A30">
            <w:pPr>
              <w:pStyle w:val="ListParagraph"/>
              <w:numPr>
                <w:ilvl w:val="0"/>
                <w:numId w:val="3"/>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SoCo – legacy OSA</w:t>
            </w:r>
          </w:p>
          <w:p w14:paraId="605DAEB5" w14:textId="7A05C3B9" w:rsidR="5CC78A30" w:rsidRDefault="5CC78A30" w:rsidP="5CC78A30">
            <w:pPr>
              <w:pStyle w:val="ListParagraph"/>
              <w:numPr>
                <w:ilvl w:val="0"/>
                <w:numId w:val="3"/>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Brazil – legacy OSA</w:t>
            </w:r>
          </w:p>
        </w:tc>
        <w:tc>
          <w:tcPr>
            <w:tcW w:w="252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2E78ED6" w14:textId="622E2FF7" w:rsidR="5CC78A30" w:rsidRDefault="5CC78A30" w:rsidP="5CC78A30">
            <w:r w:rsidRPr="5CC78A30">
              <w:rPr>
                <w:rFonts w:ascii="Calibri" w:eastAsia="Calibri" w:hAnsi="Calibri" w:cs="Calibri"/>
                <w:color w:val="000000" w:themeColor="text1"/>
                <w:sz w:val="16"/>
                <w:szCs w:val="16"/>
              </w:rPr>
              <w:t xml:space="preserve"> </w:t>
            </w:r>
          </w:p>
        </w:tc>
      </w:tr>
      <w:tr w:rsidR="5CC78A30" w14:paraId="2CA16534"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742A4877" w14:textId="092EA1D6" w:rsidR="5CC78A30" w:rsidRDefault="5CC78A30" w:rsidP="5CC78A30">
            <w:pPr>
              <w:spacing w:after="0"/>
              <w:jc w:val="center"/>
            </w:pPr>
            <w:r w:rsidRPr="5CC78A30">
              <w:rPr>
                <w:rFonts w:ascii="Calibri" w:eastAsia="Calibri" w:hAnsi="Calibri" w:cs="Calibri"/>
                <w:color w:val="000000" w:themeColor="text1"/>
                <w:sz w:val="16"/>
                <w:szCs w:val="16"/>
              </w:rPr>
              <w:t>4</w:t>
            </w:r>
          </w:p>
        </w:tc>
        <w:tc>
          <w:tcPr>
            <w:tcW w:w="1590"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705001C4" w14:textId="4D805F42" w:rsidR="5CC78A30" w:rsidRDefault="5CC78A30" w:rsidP="5CC78A30">
            <w:pPr>
              <w:spacing w:after="0"/>
            </w:pPr>
            <w:r w:rsidRPr="5CC78A30">
              <w:rPr>
                <w:rFonts w:ascii="Calibri" w:eastAsia="Calibri" w:hAnsi="Calibri" w:cs="Calibri"/>
                <w:b/>
                <w:bCs/>
                <w:color w:val="000000" w:themeColor="text1"/>
                <w:sz w:val="16"/>
                <w:szCs w:val="16"/>
              </w:rPr>
              <w:t>MSE — Sales &amp; eCommerce</w:t>
            </w:r>
          </w:p>
        </w:tc>
        <w:tc>
          <w:tcPr>
            <w:tcW w:w="24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7FE113E" w14:textId="224CD478" w:rsidR="5CC78A30" w:rsidRDefault="5CC78A30" w:rsidP="5CC78A30">
            <w:pPr>
              <w:spacing w:after="0"/>
            </w:pPr>
            <w:r w:rsidRPr="5CC78A30">
              <w:rPr>
                <w:rFonts w:ascii="Calibri" w:eastAsia="Calibri" w:hAnsi="Calibri" w:cs="Calibri"/>
                <w:b/>
                <w:bCs/>
                <w:color w:val="000000" w:themeColor="text1"/>
                <w:sz w:val="16"/>
                <w:szCs w:val="16"/>
              </w:rPr>
              <w:t>E-RTM / Snacksync</w:t>
            </w:r>
          </w:p>
        </w:tc>
        <w:tc>
          <w:tcPr>
            <w:tcW w:w="30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29144633" w14:textId="52C9CB24" w:rsidR="5CC78A30" w:rsidRDefault="5CC78A30" w:rsidP="5CC78A30">
            <w:r w:rsidRPr="5CC78A30">
              <w:rPr>
                <w:rFonts w:ascii="Calibri" w:eastAsia="Calibri" w:hAnsi="Calibri" w:cs="Calibri"/>
                <w:color w:val="000000" w:themeColor="text1"/>
                <w:sz w:val="16"/>
                <w:szCs w:val="16"/>
              </w:rPr>
              <w:t xml:space="preserve"> </w:t>
            </w:r>
          </w:p>
        </w:tc>
        <w:tc>
          <w:tcPr>
            <w:tcW w:w="252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F795472" w14:textId="3118AF8C" w:rsidR="5CC78A30" w:rsidRDefault="5CC78A30" w:rsidP="5CC78A30">
            <w:r w:rsidRPr="5CC78A30">
              <w:rPr>
                <w:rFonts w:ascii="Calibri" w:eastAsia="Calibri" w:hAnsi="Calibri" w:cs="Calibri"/>
                <w:color w:val="000000" w:themeColor="text1"/>
                <w:sz w:val="16"/>
                <w:szCs w:val="16"/>
              </w:rPr>
              <w:t>No benchmarking data available as of Nov 2nd</w:t>
            </w:r>
          </w:p>
        </w:tc>
      </w:tr>
      <w:tr w:rsidR="5CC78A30" w14:paraId="4E788587"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4BC97F3" w14:textId="5777CF7A" w:rsidR="5CC78A30" w:rsidRDefault="5CC78A30" w:rsidP="5CC78A30">
            <w:pPr>
              <w:spacing w:after="0"/>
              <w:jc w:val="center"/>
            </w:pPr>
            <w:r w:rsidRPr="5CC78A30">
              <w:rPr>
                <w:rFonts w:ascii="Calibri" w:eastAsia="Calibri" w:hAnsi="Calibri" w:cs="Calibri"/>
                <w:color w:val="000000" w:themeColor="text1"/>
                <w:sz w:val="16"/>
                <w:szCs w:val="16"/>
              </w:rPr>
              <w:t>5</w:t>
            </w:r>
          </w:p>
        </w:tc>
        <w:tc>
          <w:tcPr>
            <w:tcW w:w="1590"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24B9E320" w14:textId="18F6C24A" w:rsidR="5CC78A30" w:rsidRDefault="5CC78A30" w:rsidP="5CC78A30">
            <w:pPr>
              <w:spacing w:after="0"/>
            </w:pPr>
            <w:r w:rsidRPr="5CC78A30">
              <w:rPr>
                <w:rFonts w:ascii="Calibri" w:eastAsia="Calibri" w:hAnsi="Calibri" w:cs="Calibri"/>
                <w:b/>
                <w:bCs/>
                <w:color w:val="000000" w:themeColor="text1"/>
                <w:sz w:val="16"/>
                <w:szCs w:val="16"/>
              </w:rPr>
              <w:t>MSE — Marketing</w:t>
            </w:r>
          </w:p>
        </w:tc>
        <w:tc>
          <w:tcPr>
            <w:tcW w:w="24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1F3B0CED" w14:textId="1AE6DC1A" w:rsidR="5CC78A30" w:rsidRDefault="5CC78A30" w:rsidP="5CC78A30">
            <w:pPr>
              <w:spacing w:after="0"/>
            </w:pPr>
            <w:r w:rsidRPr="5CC78A30">
              <w:rPr>
                <w:rFonts w:ascii="Calibri" w:eastAsia="Calibri" w:hAnsi="Calibri" w:cs="Calibri"/>
                <w:b/>
                <w:bCs/>
                <w:color w:val="000000" w:themeColor="text1"/>
                <w:sz w:val="16"/>
                <w:szCs w:val="16"/>
              </w:rPr>
              <w:t>Market Measurement</w:t>
            </w:r>
          </w:p>
        </w:tc>
        <w:tc>
          <w:tcPr>
            <w:tcW w:w="30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2EEFE0BD" w14:textId="7EAB1F66" w:rsidR="5CC78A30" w:rsidRDefault="5CC78A30" w:rsidP="5CC78A30">
            <w:pPr>
              <w:pStyle w:val="ListParagraph"/>
              <w:numPr>
                <w:ilvl w:val="0"/>
                <w:numId w:val="2"/>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MX – OSA Matrix</w:t>
            </w:r>
          </w:p>
          <w:p w14:paraId="02D30150" w14:textId="6114E821" w:rsidR="5CC78A30" w:rsidRDefault="5CC78A30" w:rsidP="5CC78A30">
            <w:pPr>
              <w:pStyle w:val="ListParagraph"/>
              <w:numPr>
                <w:ilvl w:val="0"/>
                <w:numId w:val="2"/>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Wacam – Source files</w:t>
            </w:r>
          </w:p>
          <w:p w14:paraId="344462AD" w14:textId="1A92511D" w:rsidR="5CC78A30" w:rsidRDefault="5CC78A30" w:rsidP="5CC78A30">
            <w:pPr>
              <w:pStyle w:val="ListParagraph"/>
              <w:numPr>
                <w:ilvl w:val="0"/>
                <w:numId w:val="2"/>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 xml:space="preserve">SoCo – </w:t>
            </w:r>
          </w:p>
          <w:p w14:paraId="07BE736F" w14:textId="3DFE0F92" w:rsidR="5CC78A30" w:rsidRDefault="5CC78A30" w:rsidP="5CC78A30">
            <w:pPr>
              <w:spacing w:after="0"/>
              <w:ind w:left="720"/>
            </w:pPr>
            <w:r w:rsidRPr="5CC78A30">
              <w:rPr>
                <w:rFonts w:ascii="Calibri" w:eastAsia="Calibri" w:hAnsi="Calibri" w:cs="Calibri"/>
                <w:color w:val="000000" w:themeColor="text1"/>
                <w:sz w:val="16"/>
                <w:szCs w:val="16"/>
              </w:rPr>
              <w:t>Source files</w:t>
            </w:r>
          </w:p>
          <w:p w14:paraId="3010C27B" w14:textId="3D53E1CD" w:rsidR="5CC78A30" w:rsidRDefault="5CC78A30" w:rsidP="5CC78A30">
            <w:pPr>
              <w:pStyle w:val="ListParagraph"/>
              <w:numPr>
                <w:ilvl w:val="0"/>
                <w:numId w:val="2"/>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Brazil – Source files</w:t>
            </w:r>
          </w:p>
        </w:tc>
        <w:tc>
          <w:tcPr>
            <w:tcW w:w="252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E4711DB" w14:textId="49B56732" w:rsidR="5CC78A30" w:rsidRDefault="5CC78A30" w:rsidP="5CC78A30">
            <w:r w:rsidRPr="5CC78A30">
              <w:rPr>
                <w:rFonts w:ascii="Calibri" w:eastAsia="Calibri" w:hAnsi="Calibri" w:cs="Calibri"/>
                <w:color w:val="000000" w:themeColor="text1"/>
                <w:sz w:val="16"/>
                <w:szCs w:val="16"/>
              </w:rPr>
              <w:t xml:space="preserve"> </w:t>
            </w:r>
          </w:p>
        </w:tc>
      </w:tr>
      <w:tr w:rsidR="5CC78A30" w14:paraId="27C9BDE3"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D2A21F0" w14:textId="541A54B3" w:rsidR="5CC78A30" w:rsidRDefault="5CC78A30" w:rsidP="5CC78A30">
            <w:pPr>
              <w:spacing w:after="0"/>
              <w:jc w:val="center"/>
            </w:pPr>
            <w:r w:rsidRPr="5CC78A30">
              <w:rPr>
                <w:rFonts w:ascii="Calibri" w:eastAsia="Calibri" w:hAnsi="Calibri" w:cs="Calibri"/>
                <w:color w:val="000000" w:themeColor="text1"/>
                <w:sz w:val="16"/>
                <w:szCs w:val="16"/>
              </w:rPr>
              <w:t>6</w:t>
            </w:r>
          </w:p>
        </w:tc>
        <w:tc>
          <w:tcPr>
            <w:tcW w:w="1590"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3589FAF6" w14:textId="4524BDFE" w:rsidR="5CC78A30" w:rsidRDefault="5CC78A30" w:rsidP="5CC78A30">
            <w:pPr>
              <w:spacing w:after="0"/>
            </w:pPr>
            <w:r w:rsidRPr="5CC78A30">
              <w:rPr>
                <w:rFonts w:ascii="Calibri" w:eastAsia="Calibri" w:hAnsi="Calibri" w:cs="Calibri"/>
                <w:b/>
                <w:bCs/>
                <w:color w:val="000000" w:themeColor="text1"/>
                <w:sz w:val="16"/>
                <w:szCs w:val="16"/>
              </w:rPr>
              <w:t>Cross-Stream (Platform)</w:t>
            </w:r>
          </w:p>
        </w:tc>
        <w:tc>
          <w:tcPr>
            <w:tcW w:w="24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8C2C931" w14:textId="410CD18E" w:rsidR="5CC78A30" w:rsidRDefault="5CC78A30" w:rsidP="5CC78A30">
            <w:pPr>
              <w:spacing w:after="0"/>
            </w:pPr>
            <w:r w:rsidRPr="5CC78A30">
              <w:rPr>
                <w:rFonts w:ascii="Calibri" w:eastAsia="Calibri" w:hAnsi="Calibri" w:cs="Calibri"/>
                <w:b/>
                <w:bCs/>
                <w:color w:val="000000" w:themeColor="text1"/>
                <w:sz w:val="16"/>
                <w:szCs w:val="16"/>
              </w:rPr>
              <w:t>Master Data Hierarchies</w:t>
            </w:r>
          </w:p>
        </w:tc>
        <w:tc>
          <w:tcPr>
            <w:tcW w:w="30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3FD78A0" w14:textId="61D1DEEC" w:rsidR="5CC78A30" w:rsidRDefault="5CC78A30" w:rsidP="5CC78A30">
            <w:r w:rsidRPr="5CC78A30">
              <w:rPr>
                <w:rFonts w:ascii="Calibri" w:eastAsia="Calibri" w:hAnsi="Calibri" w:cs="Calibri"/>
                <w:color w:val="000000" w:themeColor="text1"/>
                <w:sz w:val="16"/>
                <w:szCs w:val="16"/>
              </w:rPr>
              <w:t xml:space="preserve"> </w:t>
            </w:r>
          </w:p>
        </w:tc>
        <w:tc>
          <w:tcPr>
            <w:tcW w:w="252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74711A64" w14:textId="71DF2BC8" w:rsidR="5CC78A30" w:rsidRDefault="5CC78A30" w:rsidP="5CC78A30">
            <w:r w:rsidRPr="5CC78A30">
              <w:rPr>
                <w:rFonts w:ascii="Calibri" w:eastAsia="Calibri" w:hAnsi="Calibri" w:cs="Calibri"/>
                <w:color w:val="000000" w:themeColor="text1"/>
                <w:sz w:val="16"/>
                <w:szCs w:val="16"/>
              </w:rPr>
              <w:t>No benchmarking data available as of Nov 2nd</w:t>
            </w:r>
          </w:p>
        </w:tc>
      </w:tr>
      <w:tr w:rsidR="5CC78A30" w14:paraId="24FD8613"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64A516A" w14:textId="5C7B6313" w:rsidR="5CC78A30" w:rsidRDefault="5CC78A30" w:rsidP="5CC78A30">
            <w:pPr>
              <w:spacing w:after="0"/>
              <w:jc w:val="center"/>
            </w:pPr>
            <w:r w:rsidRPr="5CC78A30">
              <w:rPr>
                <w:rFonts w:ascii="Calibri" w:eastAsia="Calibri" w:hAnsi="Calibri" w:cs="Calibri"/>
                <w:color w:val="000000" w:themeColor="text1"/>
                <w:sz w:val="16"/>
                <w:szCs w:val="16"/>
              </w:rPr>
              <w:t>7</w:t>
            </w:r>
          </w:p>
        </w:tc>
        <w:tc>
          <w:tcPr>
            <w:tcW w:w="1590"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23EA33CD" w14:textId="2D24A101" w:rsidR="5CC78A30" w:rsidRDefault="5CC78A30" w:rsidP="5CC78A30">
            <w:pPr>
              <w:spacing w:after="0"/>
            </w:pPr>
            <w:r w:rsidRPr="5CC78A30">
              <w:rPr>
                <w:rFonts w:ascii="Calibri" w:eastAsia="Calibri" w:hAnsi="Calibri" w:cs="Calibri"/>
                <w:b/>
                <w:bCs/>
                <w:color w:val="000000" w:themeColor="text1"/>
                <w:sz w:val="16"/>
                <w:szCs w:val="16"/>
              </w:rPr>
              <w:t>MSE — Sales &amp; eCommerce</w:t>
            </w:r>
          </w:p>
        </w:tc>
        <w:tc>
          <w:tcPr>
            <w:tcW w:w="24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30A7931" w14:textId="77BBD17D" w:rsidR="5CC78A30" w:rsidRDefault="5CC78A30" w:rsidP="5CC78A30">
            <w:pPr>
              <w:spacing w:after="0"/>
            </w:pPr>
            <w:r w:rsidRPr="5CC78A30">
              <w:rPr>
                <w:rFonts w:ascii="Calibri" w:eastAsia="Calibri" w:hAnsi="Calibri" w:cs="Calibri"/>
                <w:b/>
                <w:bCs/>
                <w:color w:val="000000" w:themeColor="text1"/>
                <w:sz w:val="16"/>
                <w:szCs w:val="16"/>
              </w:rPr>
              <w:t>Perfect &amp; Right Store</w:t>
            </w:r>
          </w:p>
        </w:tc>
        <w:tc>
          <w:tcPr>
            <w:tcW w:w="30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B80F36B" w14:textId="062115C6" w:rsidR="5CC78A30" w:rsidRDefault="5CC78A30" w:rsidP="5CC78A30">
            <w:r w:rsidRPr="5CC78A30">
              <w:rPr>
                <w:rFonts w:ascii="Calibri" w:eastAsia="Calibri" w:hAnsi="Calibri" w:cs="Calibri"/>
                <w:color w:val="000000" w:themeColor="text1"/>
                <w:sz w:val="16"/>
                <w:szCs w:val="16"/>
              </w:rPr>
              <w:t xml:space="preserve"> </w:t>
            </w:r>
          </w:p>
        </w:tc>
        <w:tc>
          <w:tcPr>
            <w:tcW w:w="252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1B5F61B" w14:textId="4038788D" w:rsidR="5CC78A30" w:rsidRDefault="5CC78A30" w:rsidP="5CC78A30">
            <w:r w:rsidRPr="5CC78A30">
              <w:rPr>
                <w:rFonts w:ascii="Calibri" w:eastAsia="Calibri" w:hAnsi="Calibri" w:cs="Calibri"/>
                <w:color w:val="000000" w:themeColor="text1"/>
                <w:sz w:val="16"/>
                <w:szCs w:val="16"/>
              </w:rPr>
              <w:t>No benchmarking source available for all regions. MDLZ team will be required to provide benchmarking source</w:t>
            </w:r>
          </w:p>
        </w:tc>
      </w:tr>
      <w:tr w:rsidR="5CC78A30" w14:paraId="03A04FB5"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1F16765" w14:textId="5A06F866" w:rsidR="5CC78A30" w:rsidRDefault="5CC78A30" w:rsidP="5CC78A30">
            <w:pPr>
              <w:spacing w:after="0"/>
              <w:jc w:val="center"/>
            </w:pPr>
            <w:r w:rsidRPr="5CC78A30">
              <w:rPr>
                <w:rFonts w:ascii="Calibri" w:eastAsia="Calibri" w:hAnsi="Calibri" w:cs="Calibri"/>
                <w:color w:val="000000" w:themeColor="text1"/>
                <w:sz w:val="16"/>
                <w:szCs w:val="16"/>
              </w:rPr>
              <w:t>8</w:t>
            </w:r>
          </w:p>
        </w:tc>
        <w:tc>
          <w:tcPr>
            <w:tcW w:w="1590"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762EDDB4" w14:textId="6ACB602D" w:rsidR="5CC78A30" w:rsidRDefault="5CC78A30" w:rsidP="5CC78A30">
            <w:pPr>
              <w:spacing w:after="0"/>
            </w:pPr>
            <w:r w:rsidRPr="5CC78A30">
              <w:rPr>
                <w:rFonts w:ascii="Calibri" w:eastAsia="Calibri" w:hAnsi="Calibri" w:cs="Calibri"/>
                <w:b/>
                <w:bCs/>
                <w:color w:val="000000" w:themeColor="text1"/>
                <w:sz w:val="16"/>
                <w:szCs w:val="16"/>
              </w:rPr>
              <w:t>Supply Chain (ISC)</w:t>
            </w:r>
          </w:p>
        </w:tc>
        <w:tc>
          <w:tcPr>
            <w:tcW w:w="24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39337C0" w14:textId="485D6E07" w:rsidR="5CC78A30" w:rsidRDefault="5CC78A30" w:rsidP="5CC78A30">
            <w:pPr>
              <w:spacing w:after="0"/>
            </w:pPr>
            <w:r w:rsidRPr="5CC78A30">
              <w:rPr>
                <w:rFonts w:ascii="Calibri" w:eastAsia="Calibri" w:hAnsi="Calibri" w:cs="Calibri"/>
                <w:b/>
                <w:bCs/>
                <w:color w:val="000000" w:themeColor="text1"/>
                <w:sz w:val="16"/>
                <w:szCs w:val="16"/>
              </w:rPr>
              <w:t>Shipments</w:t>
            </w:r>
          </w:p>
        </w:tc>
        <w:tc>
          <w:tcPr>
            <w:tcW w:w="30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12EF0522" w14:textId="0DF91527" w:rsidR="5CC78A30" w:rsidRDefault="5CC78A30" w:rsidP="5CC78A30">
            <w:pPr>
              <w:pStyle w:val="ListParagraph"/>
              <w:numPr>
                <w:ilvl w:val="0"/>
                <w:numId w:val="1"/>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MX – Data domain data</w:t>
            </w:r>
          </w:p>
          <w:p w14:paraId="143F2C40" w14:textId="29986911" w:rsidR="5CC78A30" w:rsidRDefault="5CC78A30" w:rsidP="5CC78A30">
            <w:pPr>
              <w:pStyle w:val="ListParagraph"/>
              <w:numPr>
                <w:ilvl w:val="0"/>
                <w:numId w:val="1"/>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Wacam – Data domain data</w:t>
            </w:r>
          </w:p>
          <w:p w14:paraId="1A23F6DF" w14:textId="4B28DC9B" w:rsidR="5CC78A30" w:rsidRDefault="5CC78A30" w:rsidP="5CC78A30">
            <w:pPr>
              <w:pStyle w:val="ListParagraph"/>
              <w:numPr>
                <w:ilvl w:val="0"/>
                <w:numId w:val="1"/>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 xml:space="preserve">SoCo – </w:t>
            </w:r>
          </w:p>
          <w:p w14:paraId="7378D664" w14:textId="0735C4F8" w:rsidR="5CC78A30" w:rsidRDefault="5CC78A30" w:rsidP="5CC78A30">
            <w:pPr>
              <w:ind w:left="720"/>
            </w:pPr>
            <w:r w:rsidRPr="5CC78A30">
              <w:rPr>
                <w:rFonts w:ascii="Calibri" w:eastAsia="Calibri" w:hAnsi="Calibri" w:cs="Calibri"/>
                <w:color w:val="000000" w:themeColor="text1"/>
                <w:sz w:val="16"/>
                <w:szCs w:val="16"/>
              </w:rPr>
              <w:t>Data domain data</w:t>
            </w:r>
          </w:p>
        </w:tc>
        <w:tc>
          <w:tcPr>
            <w:tcW w:w="252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224B95F" w14:textId="202CF548" w:rsidR="5CC78A30" w:rsidRDefault="5CC78A30" w:rsidP="5CC78A30">
            <w:r w:rsidRPr="5CC78A30">
              <w:rPr>
                <w:rFonts w:ascii="Calibri" w:eastAsia="Calibri" w:hAnsi="Calibri" w:cs="Calibri"/>
                <w:color w:val="000000" w:themeColor="text1"/>
                <w:sz w:val="16"/>
                <w:szCs w:val="16"/>
              </w:rPr>
              <w:t>No benchmarking source available for Brazil. MDLZ team will be required to provide benchmarking source</w:t>
            </w:r>
          </w:p>
        </w:tc>
      </w:tr>
      <w:tr w:rsidR="5CC78A30" w14:paraId="50747DBD"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C939073" w14:textId="60510DA0" w:rsidR="5CC78A30" w:rsidRDefault="5CC78A30" w:rsidP="5CC78A30">
            <w:pPr>
              <w:spacing w:after="0"/>
              <w:jc w:val="center"/>
            </w:pPr>
            <w:r w:rsidRPr="5CC78A30">
              <w:rPr>
                <w:rFonts w:ascii="Calibri" w:eastAsia="Calibri" w:hAnsi="Calibri" w:cs="Calibri"/>
                <w:color w:val="000000" w:themeColor="text1"/>
                <w:sz w:val="16"/>
                <w:szCs w:val="16"/>
              </w:rPr>
              <w:t>9</w:t>
            </w:r>
          </w:p>
        </w:tc>
        <w:tc>
          <w:tcPr>
            <w:tcW w:w="1590"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1857A9FC" w14:textId="002DF273" w:rsidR="5CC78A30" w:rsidRDefault="5CC78A30" w:rsidP="5CC78A30">
            <w:pPr>
              <w:spacing w:after="0"/>
            </w:pPr>
            <w:r w:rsidRPr="5CC78A30">
              <w:rPr>
                <w:rFonts w:ascii="Calibri" w:eastAsia="Calibri" w:hAnsi="Calibri" w:cs="Calibri"/>
                <w:b/>
                <w:bCs/>
                <w:color w:val="000000" w:themeColor="text1"/>
                <w:sz w:val="16"/>
                <w:szCs w:val="16"/>
              </w:rPr>
              <w:t>MSE — Marketing</w:t>
            </w:r>
          </w:p>
        </w:tc>
        <w:tc>
          <w:tcPr>
            <w:tcW w:w="24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97A3279" w14:textId="23FECAB9" w:rsidR="5CC78A30" w:rsidRDefault="5CC78A30" w:rsidP="5CC78A30">
            <w:pPr>
              <w:spacing w:after="0"/>
            </w:pPr>
            <w:r w:rsidRPr="5CC78A30">
              <w:rPr>
                <w:rFonts w:ascii="Calibri" w:eastAsia="Calibri" w:hAnsi="Calibri" w:cs="Calibri"/>
                <w:b/>
                <w:bCs/>
                <w:color w:val="000000" w:themeColor="text1"/>
                <w:sz w:val="16"/>
                <w:szCs w:val="16"/>
              </w:rPr>
              <w:t>Promotions</w:t>
            </w:r>
          </w:p>
        </w:tc>
        <w:tc>
          <w:tcPr>
            <w:tcW w:w="30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BEA1DB3" w14:textId="28A319CC" w:rsidR="5CC78A30" w:rsidRDefault="5CC78A30" w:rsidP="5CC78A30">
            <w:r w:rsidRPr="5CC78A30">
              <w:rPr>
                <w:rFonts w:ascii="Calibri" w:eastAsia="Calibri" w:hAnsi="Calibri" w:cs="Calibri"/>
                <w:color w:val="000000" w:themeColor="text1"/>
                <w:sz w:val="16"/>
                <w:szCs w:val="16"/>
              </w:rPr>
              <w:t xml:space="preserve"> </w:t>
            </w:r>
          </w:p>
        </w:tc>
        <w:tc>
          <w:tcPr>
            <w:tcW w:w="252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D6F763D" w14:textId="77480B6A" w:rsidR="5CC78A30" w:rsidRDefault="5CC78A30" w:rsidP="5CC78A30">
            <w:r w:rsidRPr="5CC78A30">
              <w:rPr>
                <w:rFonts w:ascii="Calibri" w:eastAsia="Calibri" w:hAnsi="Calibri" w:cs="Calibri"/>
                <w:color w:val="000000" w:themeColor="text1"/>
                <w:sz w:val="16"/>
                <w:szCs w:val="16"/>
              </w:rPr>
              <w:t>No benchmarking source available for all regions. MDLZ team will be required to provide benchmarking source</w:t>
            </w:r>
          </w:p>
        </w:tc>
      </w:tr>
      <w:tr w:rsidR="5CC78A30" w14:paraId="71FBCFB7"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2099F98" w14:textId="2846D516" w:rsidR="5CC78A30" w:rsidRDefault="5CC78A30" w:rsidP="5CC78A30">
            <w:pPr>
              <w:spacing w:after="0"/>
              <w:jc w:val="center"/>
            </w:pPr>
            <w:r w:rsidRPr="5CC78A30">
              <w:rPr>
                <w:rFonts w:ascii="Calibri" w:eastAsia="Calibri" w:hAnsi="Calibri" w:cs="Calibri"/>
                <w:color w:val="000000" w:themeColor="text1"/>
                <w:sz w:val="16"/>
                <w:szCs w:val="16"/>
              </w:rPr>
              <w:t>10</w:t>
            </w:r>
          </w:p>
        </w:tc>
        <w:tc>
          <w:tcPr>
            <w:tcW w:w="1590"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2DD36487" w14:textId="1DFB7030" w:rsidR="5CC78A30" w:rsidRDefault="5CC78A30" w:rsidP="5CC78A30">
            <w:pPr>
              <w:spacing w:after="0"/>
            </w:pPr>
            <w:r w:rsidRPr="5CC78A30">
              <w:rPr>
                <w:rFonts w:ascii="Calibri" w:eastAsia="Calibri" w:hAnsi="Calibri" w:cs="Calibri"/>
                <w:b/>
                <w:bCs/>
                <w:color w:val="000000" w:themeColor="text1"/>
                <w:sz w:val="16"/>
                <w:szCs w:val="16"/>
              </w:rPr>
              <w:t>MSE — Sales &amp; eCommerce</w:t>
            </w:r>
          </w:p>
        </w:tc>
        <w:tc>
          <w:tcPr>
            <w:tcW w:w="24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EFB11D0" w14:textId="01704BC3" w:rsidR="5CC78A30" w:rsidRDefault="5CC78A30" w:rsidP="5CC78A30">
            <w:pPr>
              <w:spacing w:after="0"/>
            </w:pPr>
            <w:r w:rsidRPr="5CC78A30">
              <w:rPr>
                <w:rFonts w:ascii="Calibri" w:eastAsia="Calibri" w:hAnsi="Calibri" w:cs="Calibri"/>
                <w:b/>
                <w:bCs/>
                <w:color w:val="000000" w:themeColor="text1"/>
                <w:sz w:val="16"/>
                <w:szCs w:val="16"/>
              </w:rPr>
              <w:t>DSD Mexico</w:t>
            </w:r>
          </w:p>
        </w:tc>
        <w:tc>
          <w:tcPr>
            <w:tcW w:w="30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C22E8CB" w14:textId="240AAC1F" w:rsidR="5CC78A30" w:rsidRDefault="5CC78A30" w:rsidP="5CC78A30">
            <w:r w:rsidRPr="5CC78A30">
              <w:rPr>
                <w:rFonts w:ascii="Calibri" w:eastAsia="Calibri" w:hAnsi="Calibri" w:cs="Calibri"/>
                <w:color w:val="000000" w:themeColor="text1"/>
                <w:sz w:val="16"/>
                <w:szCs w:val="16"/>
              </w:rPr>
              <w:t>MX – OSA Matrix</w:t>
            </w:r>
          </w:p>
        </w:tc>
        <w:tc>
          <w:tcPr>
            <w:tcW w:w="252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3F7D92A" w14:textId="3BF962B7" w:rsidR="5CC78A30" w:rsidRDefault="5CC78A30" w:rsidP="5CC78A30">
            <w:r w:rsidRPr="5CC78A30">
              <w:rPr>
                <w:rFonts w:ascii="Calibri" w:eastAsia="Calibri" w:hAnsi="Calibri" w:cs="Calibri"/>
                <w:color w:val="000000" w:themeColor="text1"/>
                <w:sz w:val="16"/>
                <w:szCs w:val="16"/>
              </w:rPr>
              <w:t xml:space="preserve"> </w:t>
            </w:r>
          </w:p>
        </w:tc>
      </w:tr>
      <w:tr w:rsidR="5CC78A30" w14:paraId="02DF69CB"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2D257E0" w14:textId="55E124EE" w:rsidR="5CC78A30" w:rsidRDefault="5CC78A30" w:rsidP="5CC78A30">
            <w:pPr>
              <w:spacing w:after="0"/>
              <w:jc w:val="center"/>
            </w:pPr>
            <w:r w:rsidRPr="5CC78A30">
              <w:rPr>
                <w:rFonts w:ascii="Calibri" w:eastAsia="Calibri" w:hAnsi="Calibri" w:cs="Calibri"/>
                <w:color w:val="000000" w:themeColor="text1"/>
                <w:sz w:val="16"/>
                <w:szCs w:val="16"/>
              </w:rPr>
              <w:t>11</w:t>
            </w:r>
          </w:p>
        </w:tc>
        <w:tc>
          <w:tcPr>
            <w:tcW w:w="1590"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543EB489" w14:textId="0AB8428C" w:rsidR="5CC78A30" w:rsidRDefault="5CC78A30" w:rsidP="5CC78A30">
            <w:pPr>
              <w:spacing w:after="0"/>
            </w:pPr>
            <w:r w:rsidRPr="5CC78A30">
              <w:rPr>
                <w:rFonts w:ascii="Calibri" w:eastAsia="Calibri" w:hAnsi="Calibri" w:cs="Calibri"/>
                <w:b/>
                <w:bCs/>
                <w:color w:val="000000" w:themeColor="text1"/>
                <w:sz w:val="16"/>
                <w:szCs w:val="16"/>
              </w:rPr>
              <w:t>MSE — Sales &amp; eCommerce</w:t>
            </w:r>
          </w:p>
        </w:tc>
        <w:tc>
          <w:tcPr>
            <w:tcW w:w="24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94BB52C" w14:textId="030DD09E" w:rsidR="5CC78A30" w:rsidRDefault="5CC78A30" w:rsidP="5CC78A30">
            <w:pPr>
              <w:spacing w:after="0"/>
            </w:pPr>
            <w:r w:rsidRPr="5CC78A30">
              <w:rPr>
                <w:rFonts w:ascii="Calibri" w:eastAsia="Calibri" w:hAnsi="Calibri" w:cs="Calibri"/>
                <w:b/>
                <w:bCs/>
                <w:color w:val="000000" w:themeColor="text1"/>
                <w:sz w:val="16"/>
                <w:szCs w:val="16"/>
              </w:rPr>
              <w:t>Brazil VR / PVC / Easter</w:t>
            </w:r>
          </w:p>
        </w:tc>
        <w:tc>
          <w:tcPr>
            <w:tcW w:w="30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4E63354" w14:textId="24FE3B60" w:rsidR="5CC78A30" w:rsidRDefault="5CC78A30" w:rsidP="5CC78A30">
            <w:r w:rsidRPr="5CC78A30">
              <w:rPr>
                <w:rFonts w:ascii="Calibri" w:eastAsia="Calibri" w:hAnsi="Calibri" w:cs="Calibri"/>
                <w:color w:val="000000" w:themeColor="text1"/>
                <w:sz w:val="16"/>
                <w:szCs w:val="16"/>
              </w:rPr>
              <w:t xml:space="preserve"> </w:t>
            </w:r>
          </w:p>
        </w:tc>
        <w:tc>
          <w:tcPr>
            <w:tcW w:w="252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C233425" w14:textId="518D2498" w:rsidR="5CC78A30" w:rsidRDefault="5CC78A30" w:rsidP="5CC78A30">
            <w:r w:rsidRPr="5CC78A30">
              <w:rPr>
                <w:rFonts w:ascii="Calibri" w:eastAsia="Calibri" w:hAnsi="Calibri" w:cs="Calibri"/>
                <w:color w:val="000000" w:themeColor="text1"/>
                <w:sz w:val="16"/>
                <w:szCs w:val="16"/>
              </w:rPr>
              <w:t>No benchmarking source available for Brazil. MDLZ team will be required to provide benchmarking source</w:t>
            </w:r>
          </w:p>
        </w:tc>
      </w:tr>
    </w:tbl>
    <w:p w14:paraId="4DC6886C" w14:textId="7E7B8FBD" w:rsidR="5CC78A30" w:rsidRDefault="5CC78A30" w:rsidP="5CC78A30">
      <w:pPr>
        <w:spacing w:after="0" w:line="240" w:lineRule="auto"/>
        <w:rPr>
          <w:b/>
          <w:bCs/>
          <w:sz w:val="20"/>
          <w:szCs w:val="20"/>
        </w:rPr>
      </w:pPr>
    </w:p>
    <w:p w14:paraId="3FB5A27C" w14:textId="5FE2CFDB" w:rsidR="5CC78A30" w:rsidRDefault="5CC78A30" w:rsidP="5CC78A30">
      <w:pPr>
        <w:spacing w:after="0" w:line="240" w:lineRule="auto"/>
        <w:ind w:left="360"/>
        <w:rPr>
          <w:rFonts w:eastAsiaTheme="majorEastAsia"/>
          <w:b/>
          <w:bCs/>
          <w:sz w:val="20"/>
          <w:szCs w:val="20"/>
        </w:rPr>
      </w:pPr>
    </w:p>
    <w:p w14:paraId="4AD52DBF" w14:textId="0FC54AB8" w:rsidR="00D67575" w:rsidRPr="001067F3" w:rsidRDefault="00687182" w:rsidP="009F47C1">
      <w:pPr>
        <w:spacing w:after="0" w:line="240" w:lineRule="auto"/>
        <w:ind w:left="360"/>
        <w:rPr>
          <w:rFonts w:cstheme="minorHAnsi"/>
          <w:b/>
          <w:sz w:val="20"/>
          <w:szCs w:val="20"/>
        </w:rPr>
      </w:pPr>
      <w:r w:rsidRPr="001067F3">
        <w:rPr>
          <w:rFonts w:cstheme="minorHAnsi"/>
          <w:b/>
          <w:sz w:val="20"/>
          <w:szCs w:val="20"/>
        </w:rPr>
        <w:t xml:space="preserve">4.2 </w:t>
      </w:r>
      <w:r w:rsidR="00D67575" w:rsidRPr="001067F3">
        <w:rPr>
          <w:rFonts w:cstheme="minorHAnsi"/>
          <w:b/>
          <w:sz w:val="20"/>
          <w:szCs w:val="20"/>
        </w:rPr>
        <w:t>Technical Architecture: 8-Block Pipeline</w:t>
      </w:r>
    </w:p>
    <w:p w14:paraId="6F48DBE4" w14:textId="7AA4657E" w:rsidR="00D67575" w:rsidRPr="001067F3" w:rsidRDefault="00D67575" w:rsidP="009F47C1">
      <w:pPr>
        <w:spacing w:after="0" w:line="240" w:lineRule="auto"/>
        <w:ind w:left="360"/>
        <w:rPr>
          <w:rFonts w:cstheme="minorHAnsi"/>
          <w:sz w:val="20"/>
          <w:szCs w:val="20"/>
        </w:rPr>
      </w:pPr>
      <w:r w:rsidRPr="001067F3">
        <w:rPr>
          <w:rFonts w:cstheme="minorHAnsi"/>
          <w:sz w:val="20"/>
          <w:szCs w:val="20"/>
        </w:rPr>
        <w:t xml:space="preserve">The Supplier shall implement the end-to-end pipeline following the 8-block architecture. Every </w:t>
      </w:r>
      <w:r w:rsidR="00094D0C" w:rsidRPr="001067F3">
        <w:rPr>
          <w:rFonts w:cstheme="minorHAnsi"/>
          <w:sz w:val="20"/>
          <w:szCs w:val="20"/>
        </w:rPr>
        <w:t>step</w:t>
      </w:r>
      <w:r w:rsidRPr="001067F3">
        <w:rPr>
          <w:rFonts w:cstheme="minorHAnsi"/>
          <w:sz w:val="20"/>
          <w:szCs w:val="20"/>
        </w:rPr>
        <w:t xml:space="preserve"> must follow the standard template (Contract, Context, Config, Extract, Transform, Quality Gate, Load, Log):</w:t>
      </w:r>
    </w:p>
    <w:p w14:paraId="59289C0F" w14:textId="77777777" w:rsidR="00D67575" w:rsidRPr="001067F3" w:rsidRDefault="00D67575" w:rsidP="009F47C1">
      <w:pPr>
        <w:spacing w:after="0" w:line="240" w:lineRule="auto"/>
        <w:ind w:left="360"/>
        <w:rPr>
          <w:rFonts w:cstheme="minorHAnsi"/>
          <w:sz w:val="20"/>
          <w:szCs w:val="20"/>
        </w:rPr>
      </w:pPr>
    </w:p>
    <w:p w14:paraId="65F14B43" w14:textId="31B3AA78" w:rsidR="00C4004E" w:rsidRPr="001067F3" w:rsidRDefault="00D67575" w:rsidP="009F47C1">
      <w:pPr>
        <w:spacing w:after="0" w:line="240" w:lineRule="auto"/>
        <w:ind w:left="360"/>
        <w:rPr>
          <w:rFonts w:cstheme="minorHAnsi"/>
          <w:sz w:val="20"/>
          <w:szCs w:val="20"/>
        </w:rPr>
      </w:pPr>
      <w:r w:rsidRPr="001067F3">
        <w:rPr>
          <w:rFonts w:cstheme="minorHAnsi"/>
          <w:b/>
          <w:bCs/>
          <w:sz w:val="20"/>
          <w:szCs w:val="20"/>
        </w:rPr>
        <w:t>Block 1 — Source Ingestion</w:t>
      </w:r>
      <w:r w:rsidR="001F2D00" w:rsidRPr="001067F3">
        <w:rPr>
          <w:rFonts w:cstheme="minorHAnsi"/>
          <w:b/>
          <w:bCs/>
          <w:sz w:val="20"/>
          <w:szCs w:val="20"/>
        </w:rPr>
        <w:t xml:space="preserve"> (</w:t>
      </w:r>
      <w:r w:rsidR="006927C1" w:rsidRPr="001067F3">
        <w:rPr>
          <w:rFonts w:cstheme="minorHAnsi"/>
          <w:b/>
          <w:bCs/>
          <w:sz w:val="20"/>
          <w:szCs w:val="20"/>
        </w:rPr>
        <w:t xml:space="preserve">work with D&amp;A </w:t>
      </w:r>
      <w:r w:rsidR="001F2D00" w:rsidRPr="001067F3">
        <w:rPr>
          <w:rFonts w:cstheme="minorHAnsi"/>
          <w:b/>
          <w:bCs/>
          <w:sz w:val="20"/>
          <w:szCs w:val="20"/>
        </w:rPr>
        <w:t>Da</w:t>
      </w:r>
      <w:r w:rsidR="0050680E" w:rsidRPr="001067F3">
        <w:rPr>
          <w:rFonts w:cstheme="minorHAnsi"/>
          <w:b/>
          <w:bCs/>
          <w:sz w:val="20"/>
          <w:szCs w:val="20"/>
        </w:rPr>
        <w:t>ta Onboarding)</w:t>
      </w:r>
      <w:r w:rsidRPr="001067F3">
        <w:rPr>
          <w:rFonts w:cstheme="minorHAnsi"/>
          <w:sz w:val="20"/>
          <w:szCs w:val="20"/>
        </w:rPr>
        <w:t xml:space="preserve">: </w:t>
      </w:r>
    </w:p>
    <w:p w14:paraId="7B947CAB" w14:textId="3902DAF7" w:rsidR="00C4004E" w:rsidRPr="001067F3" w:rsidRDefault="00D67575" w:rsidP="009F47C1">
      <w:pPr>
        <w:spacing w:after="0" w:line="240" w:lineRule="auto"/>
        <w:ind w:left="810"/>
        <w:rPr>
          <w:rFonts w:cstheme="minorHAnsi"/>
          <w:sz w:val="20"/>
          <w:szCs w:val="20"/>
        </w:rPr>
      </w:pPr>
      <w:r w:rsidRPr="00904C53">
        <w:rPr>
          <w:rFonts w:cstheme="minorHAnsi"/>
          <w:b/>
          <w:bCs/>
          <w:sz w:val="20"/>
          <w:szCs w:val="20"/>
        </w:rPr>
        <w:t>(a)</w:t>
      </w:r>
      <w:r w:rsidR="008605AC" w:rsidRPr="00904C53">
        <w:rPr>
          <w:rFonts w:cstheme="minorHAnsi"/>
          <w:b/>
          <w:bCs/>
          <w:sz w:val="20"/>
          <w:szCs w:val="20"/>
        </w:rPr>
        <w:t xml:space="preserve"> </w:t>
      </w:r>
      <w:r w:rsidR="00C2424C" w:rsidRPr="00904C53">
        <w:rPr>
          <w:rFonts w:cstheme="minorHAnsi"/>
          <w:b/>
          <w:bCs/>
          <w:sz w:val="20"/>
          <w:szCs w:val="20"/>
        </w:rPr>
        <w:t xml:space="preserve">Establish </w:t>
      </w:r>
      <w:r w:rsidRPr="00904C53">
        <w:rPr>
          <w:rFonts w:cstheme="minorHAnsi"/>
          <w:b/>
          <w:bCs/>
          <w:sz w:val="20"/>
          <w:szCs w:val="20"/>
        </w:rPr>
        <w:t xml:space="preserve">federated connections </w:t>
      </w:r>
      <w:r w:rsidR="00C2424C" w:rsidRPr="00904C53">
        <w:rPr>
          <w:rFonts w:cstheme="minorHAnsi"/>
          <w:b/>
          <w:bCs/>
          <w:sz w:val="20"/>
          <w:szCs w:val="20"/>
        </w:rPr>
        <w:t xml:space="preserve">from GCP </w:t>
      </w:r>
      <w:r w:rsidR="001403D5" w:rsidRPr="00904C53">
        <w:rPr>
          <w:rFonts w:cstheme="minorHAnsi"/>
          <w:b/>
          <w:bCs/>
          <w:sz w:val="20"/>
          <w:szCs w:val="20"/>
        </w:rPr>
        <w:t>layers</w:t>
      </w:r>
      <w:r w:rsidR="001403D5" w:rsidRPr="001067F3">
        <w:rPr>
          <w:rFonts w:cstheme="minorHAnsi"/>
          <w:sz w:val="20"/>
          <w:szCs w:val="20"/>
        </w:rPr>
        <w:t xml:space="preserve"> to bring data for the </w:t>
      </w:r>
      <w:r w:rsidR="00F46130">
        <w:rPr>
          <w:rFonts w:cstheme="minorHAnsi"/>
          <w:sz w:val="20"/>
          <w:szCs w:val="20"/>
        </w:rPr>
        <w:t>solution</w:t>
      </w:r>
      <w:r w:rsidR="001403D5" w:rsidRPr="001067F3">
        <w:rPr>
          <w:rFonts w:cstheme="minorHAnsi"/>
          <w:sz w:val="20"/>
          <w:szCs w:val="20"/>
        </w:rPr>
        <w:t xml:space="preserve"> build</w:t>
      </w:r>
      <w:r w:rsidR="00366640" w:rsidRPr="001067F3">
        <w:rPr>
          <w:rFonts w:cstheme="minorHAnsi"/>
          <w:sz w:val="20"/>
          <w:szCs w:val="20"/>
        </w:rPr>
        <w:t xml:space="preserve"> in Databricks</w:t>
      </w:r>
      <w:r w:rsidRPr="001067F3">
        <w:rPr>
          <w:rFonts w:cstheme="minorHAnsi"/>
          <w:sz w:val="20"/>
          <w:szCs w:val="20"/>
        </w:rPr>
        <w:t xml:space="preserve">; </w:t>
      </w:r>
    </w:p>
    <w:p w14:paraId="3D3153DE" w14:textId="3CB8FB7C" w:rsidR="00A00AD9" w:rsidRPr="001067F3" w:rsidRDefault="00A00AD9" w:rsidP="009F47C1">
      <w:pPr>
        <w:spacing w:after="0" w:line="240" w:lineRule="auto"/>
        <w:ind w:left="810"/>
        <w:rPr>
          <w:rFonts w:cstheme="minorHAnsi"/>
          <w:sz w:val="20"/>
          <w:szCs w:val="20"/>
        </w:rPr>
      </w:pPr>
      <w:r w:rsidRPr="00904C53">
        <w:rPr>
          <w:rFonts w:cstheme="minorHAnsi"/>
          <w:b/>
          <w:bCs/>
          <w:sz w:val="20"/>
          <w:szCs w:val="20"/>
        </w:rPr>
        <w:t xml:space="preserve">(b) Ingest </w:t>
      </w:r>
      <w:commentRangeStart w:id="116"/>
      <w:r w:rsidRPr="00904C53">
        <w:rPr>
          <w:rFonts w:cstheme="minorHAnsi"/>
          <w:b/>
          <w:bCs/>
          <w:sz w:val="20"/>
          <w:szCs w:val="20"/>
        </w:rPr>
        <w:t xml:space="preserve">all required data </w:t>
      </w:r>
      <w:commentRangeEnd w:id="116"/>
      <w:r w:rsidR="00D16CC7" w:rsidRPr="00904C53">
        <w:rPr>
          <w:rStyle w:val="CommentReference"/>
          <w:rFonts w:cstheme="minorHAnsi"/>
          <w:b/>
          <w:bCs/>
          <w:sz w:val="20"/>
          <w:szCs w:val="20"/>
        </w:rPr>
        <w:commentReference w:id="116"/>
      </w:r>
      <w:r w:rsidRPr="00904C53">
        <w:rPr>
          <w:rFonts w:cstheme="minorHAnsi"/>
          <w:b/>
          <w:bCs/>
          <w:sz w:val="20"/>
          <w:szCs w:val="20"/>
        </w:rPr>
        <w:t>to build the full solution into Databricks</w:t>
      </w:r>
      <w:r w:rsidRPr="001067F3">
        <w:rPr>
          <w:rFonts w:cstheme="minorHAnsi"/>
          <w:sz w:val="20"/>
          <w:szCs w:val="20"/>
        </w:rPr>
        <w:t>, following D&amp;A Data Onboarding standards and processes;</w:t>
      </w:r>
    </w:p>
    <w:p w14:paraId="35D723C6" w14:textId="77777777" w:rsidR="00A00AD9" w:rsidRPr="001067F3" w:rsidRDefault="00A00AD9" w:rsidP="009F47C1">
      <w:pPr>
        <w:spacing w:after="0" w:line="240" w:lineRule="auto"/>
        <w:ind w:left="810"/>
        <w:rPr>
          <w:rFonts w:cstheme="minorHAnsi"/>
          <w:sz w:val="20"/>
          <w:szCs w:val="20"/>
        </w:rPr>
      </w:pPr>
      <w:r w:rsidRPr="00904C53">
        <w:rPr>
          <w:rFonts w:cstheme="minorHAnsi"/>
          <w:b/>
          <w:bCs/>
          <w:sz w:val="20"/>
          <w:szCs w:val="20"/>
        </w:rPr>
        <w:t xml:space="preserve">(c) For the ingestion of new data sources, the Supplier </w:t>
      </w:r>
      <w:r w:rsidRPr="001067F3">
        <w:rPr>
          <w:rFonts w:cstheme="minorHAnsi"/>
          <w:sz w:val="20"/>
          <w:szCs w:val="20"/>
        </w:rPr>
        <w:t>shall assess the data required, perform harmonization and simplification as applicable, and provide all technical documentation (including data specifications, mapping definitions, transformation logic, and quality requirements) to the D&amp;A Data Engineering team for Data Onboarding execution;</w:t>
      </w:r>
    </w:p>
    <w:p w14:paraId="02E7A082" w14:textId="45BB2D1F" w:rsidR="00710313" w:rsidRDefault="0089444B" w:rsidP="009F47C1">
      <w:pPr>
        <w:spacing w:after="0" w:line="240" w:lineRule="auto"/>
        <w:ind w:left="810"/>
        <w:rPr>
          <w:rFonts w:cstheme="minorHAnsi"/>
          <w:sz w:val="20"/>
          <w:szCs w:val="20"/>
        </w:rPr>
      </w:pPr>
      <w:sdt>
        <w:sdtPr>
          <w:rPr>
            <w:rFonts w:cstheme="minorHAnsi"/>
            <w:b/>
            <w:bCs/>
            <w:sz w:val="20"/>
            <w:szCs w:val="20"/>
          </w:rPr>
          <w:alias w:val="quick-assistant-block1-insert-anchor"/>
          <w:tag w:val="quick-assistant-block1-insert-anchor"/>
          <w:id w:val="1270196358"/>
          <w:placeholder>
            <w:docPart w:val="F2C6DDF945AA4BECA7D241707D520F69"/>
          </w:placeholder>
          <w15:appearance w15:val="hidden"/>
        </w:sdtPr>
        <w:sdtEndPr>
          <w:rPr>
            <w:b w:val="0"/>
            <w:bCs w:val="0"/>
          </w:rPr>
        </w:sdtEndPr>
        <w:sdtContent>
          <w:r w:rsidR="00A00AD9" w:rsidRPr="009D4C64">
            <w:rPr>
              <w:rFonts w:cstheme="minorHAnsi"/>
              <w:b/>
              <w:bCs/>
              <w:sz w:val="20"/>
              <w:szCs w:val="20"/>
            </w:rPr>
            <w:t xml:space="preserve">(d) </w:t>
          </w:r>
          <w:del w:id="117" w:author="Tim Kemp" w:date="2026-10-23T14:46:00Z" w16du:dateUtc="2026-10-23T18:46:00Z">
            <w:r w:rsidR="00A00AD9" w:rsidRPr="009D4C64" w:rsidDel="00DA22FE">
              <w:rPr>
                <w:rFonts w:cstheme="minorHAnsi"/>
                <w:b/>
                <w:bCs/>
                <w:sz w:val="20"/>
                <w:szCs w:val="20"/>
              </w:rPr>
              <w:delText xml:space="preserve">The </w:delText>
            </w:r>
          </w:del>
          <w:ins w:id="118" w:author="Tim Kemp" w:date="2026-10-23T14:46:00Z" w16du:dateUtc="2026-10-23T18:46:00Z">
            <w:r w:rsidR="00DA22FE">
              <w:rPr>
                <w:rFonts w:cstheme="minorHAnsi"/>
                <w:b/>
                <w:bCs/>
                <w:sz w:val="20"/>
                <w:szCs w:val="20"/>
              </w:rPr>
              <w:t>Buyer’s</w:t>
            </w:r>
            <w:r w:rsidR="00DA22FE" w:rsidRPr="009D4C64">
              <w:rPr>
                <w:rFonts w:cstheme="minorHAnsi"/>
                <w:b/>
                <w:bCs/>
                <w:sz w:val="20"/>
                <w:szCs w:val="20"/>
              </w:rPr>
              <w:t xml:space="preserve"> </w:t>
            </w:r>
          </w:ins>
          <w:r w:rsidR="00A00AD9" w:rsidRPr="009D4C64">
            <w:rPr>
              <w:rFonts w:cstheme="minorHAnsi"/>
              <w:b/>
              <w:bCs/>
              <w:sz w:val="20"/>
              <w:szCs w:val="20"/>
            </w:rPr>
            <w:t>D&amp;A Data Engineering team shall bear primary responsibility</w:t>
          </w:r>
          <w:r w:rsidR="00A00AD9" w:rsidRPr="001067F3">
            <w:rPr>
              <w:rFonts w:cstheme="minorHAnsi"/>
              <w:sz w:val="20"/>
              <w:szCs w:val="20"/>
            </w:rPr>
            <w:t xml:space="preserve"> for the execution of data ingestion activities. However, in the event that the D&amp;A Data Engineering team lacks sufficient resources to execute the data ingestion within the agreed timelines, the Supplier shall </w:t>
          </w:r>
          <w:commentRangeStart w:id="119"/>
          <w:del w:id="120" w:author="Tim Kemp" w:date="2026-10-23T14:47:00Z" w16du:dateUtc="2026-10-23T18:47:00Z">
            <w:r w:rsidR="00A00AD9" w:rsidRPr="001067F3" w:rsidDel="00DA22FE">
              <w:rPr>
                <w:rFonts w:cstheme="minorHAnsi"/>
                <w:sz w:val="20"/>
                <w:szCs w:val="20"/>
              </w:rPr>
              <w:delText>provide qualified resources to</w:delText>
            </w:r>
          </w:del>
          <w:commentRangeEnd w:id="119"/>
          <w:r w:rsidR="00E857E1" w:rsidRPr="001067F3">
            <w:rPr>
              <w:rStyle w:val="CommentReference"/>
              <w:rFonts w:cstheme="minorHAnsi"/>
              <w:sz w:val="20"/>
              <w:szCs w:val="20"/>
            </w:rPr>
            <w:commentReference w:id="119"/>
          </w:r>
          <w:del w:id="121" w:author="Tim Kemp" w:date="2026-10-23T14:47:00Z" w16du:dateUtc="2026-10-23T18:47:00Z">
            <w:r w:rsidR="00A00AD9" w:rsidRPr="001067F3" w:rsidDel="00DA22FE">
              <w:rPr>
                <w:rFonts w:cstheme="minorHAnsi"/>
                <w:sz w:val="20"/>
                <w:szCs w:val="20"/>
              </w:rPr>
              <w:delText xml:space="preserve"> </w:delText>
            </w:r>
          </w:del>
          <w:r w:rsidR="00A00AD9" w:rsidRPr="001067F3">
            <w:rPr>
              <w:rFonts w:cstheme="minorHAnsi"/>
              <w:sz w:val="20"/>
              <w:szCs w:val="20"/>
            </w:rPr>
            <w:t xml:space="preserve">perform the ingestion work. Such </w:t>
          </w:r>
          <w:del w:id="122" w:author="Tim Kemp" w:date="2026-10-26T11:02:00Z" w16du:dateUtc="2026-10-26T15:02:00Z">
            <w:r w:rsidR="00A00AD9" w:rsidRPr="001067F3" w:rsidDel="00780BD2">
              <w:rPr>
                <w:rFonts w:cstheme="minorHAnsi"/>
                <w:sz w:val="20"/>
                <w:szCs w:val="20"/>
              </w:rPr>
              <w:delText xml:space="preserve">resources </w:delText>
            </w:r>
          </w:del>
          <w:ins w:id="123" w:author="Tim Kemp" w:date="2026-10-26T11:02:00Z" w16du:dateUtc="2026-10-26T15:02:00Z">
            <w:r w:rsidR="00780BD2">
              <w:rPr>
                <w:rFonts w:cstheme="minorHAnsi"/>
                <w:sz w:val="20"/>
                <w:szCs w:val="20"/>
              </w:rPr>
              <w:t>work</w:t>
            </w:r>
            <w:r w:rsidR="00780BD2" w:rsidRPr="001067F3">
              <w:rPr>
                <w:rFonts w:cstheme="minorHAnsi"/>
                <w:sz w:val="20"/>
                <w:szCs w:val="20"/>
              </w:rPr>
              <w:t xml:space="preserve"> </w:t>
            </w:r>
          </w:ins>
          <w:r w:rsidR="00A00AD9" w:rsidRPr="001067F3">
            <w:rPr>
              <w:rFonts w:cstheme="minorHAnsi"/>
              <w:sz w:val="20"/>
              <w:szCs w:val="20"/>
            </w:rPr>
            <w:t>shall operate under the guidance, processes, and standards defined by the D&amp;A Data Engineering team, ensuring consistency with enterprise data onboarding practices.</w:t>
          </w:r>
        </w:sdtContent>
      </w:sdt>
    </w:p>
    <w:sdt>
      <w:sdtPr>
        <w:rPr>
          <w:sz w:val="20"/>
          <w:szCs w:val="20"/>
        </w:rPr>
        <w:alias w:val="quick-assistant-block1-playbook"/>
        <w:tag w:val="quick-assistant-block1-playbook"/>
        <w:id w:val="-114214159"/>
        <w:placeholder>
          <w:docPart w:val="F2C6DDF945AA4BECA7D241707D520F69"/>
        </w:placeholder>
        <w15:appearance w15:val="hidden"/>
      </w:sdtPr>
      <w:sdtEndPr/>
      <w:sdtContent>
        <w:p w14:paraId="3E0E0F01" w14:textId="77777777" w:rsidR="00710313" w:rsidRPr="00361752" w:rsidRDefault="00710313" w:rsidP="00361752">
          <w:pPr>
            <w:spacing w:after="0"/>
            <w:ind w:left="806"/>
            <w:rPr>
              <w:rFonts w:cstheme="minorHAnsi"/>
              <w:sz w:val="20"/>
              <w:szCs w:val="20"/>
            </w:rPr>
          </w:pPr>
          <w:r w:rsidRPr="00361752">
            <w:rPr>
              <w:rFonts w:cstheme="minorHAnsi"/>
              <w:b/>
              <w:bCs/>
              <w:sz w:val="20"/>
              <w:szCs w:val="20"/>
            </w:rPr>
            <w:t xml:space="preserve">(e) As an output of this work, the Supplier shall deliver a </w:t>
          </w:r>
          <w:commentRangeStart w:id="124"/>
          <w:r w:rsidRPr="00361752">
            <w:rPr>
              <w:rFonts w:cstheme="minorHAnsi"/>
              <w:b/>
              <w:bCs/>
              <w:sz w:val="20"/>
              <w:szCs w:val="20"/>
            </w:rPr>
            <w:t xml:space="preserve">Source Ingestion Playbook </w:t>
          </w:r>
          <w:commentRangeEnd w:id="124"/>
          <w:r w:rsidR="000C201E" w:rsidRPr="00361752">
            <w:rPr>
              <w:rStyle w:val="CommentReference"/>
              <w:rFonts w:cstheme="minorHAnsi"/>
              <w:b/>
              <w:bCs/>
              <w:sz w:val="20"/>
              <w:szCs w:val="20"/>
            </w:rPr>
            <w:commentReference w:id="124"/>
          </w:r>
          <w:r w:rsidRPr="00361752">
            <w:rPr>
              <w:rFonts w:cstheme="minorHAnsi"/>
              <w:b/>
              <w:bCs/>
              <w:sz w:val="20"/>
              <w:szCs w:val="20"/>
            </w:rPr>
            <w:t>documenting</w:t>
          </w:r>
          <w:r w:rsidRPr="00361752">
            <w:rPr>
              <w:rFonts w:cstheme="minorHAnsi"/>
              <w:sz w:val="20"/>
              <w:szCs w:val="20"/>
            </w:rPr>
            <w:t xml:space="preserve">, at minimum: </w:t>
          </w:r>
        </w:p>
        <w:p w14:paraId="6CCC90D7" w14:textId="77777777" w:rsidR="008F20CB" w:rsidRPr="00361752" w:rsidRDefault="00710313" w:rsidP="00361752">
          <w:pPr>
            <w:spacing w:after="0" w:line="240" w:lineRule="auto"/>
            <w:ind w:left="1440"/>
            <w:rPr>
              <w:rFonts w:cstheme="minorHAnsi"/>
              <w:sz w:val="20"/>
              <w:szCs w:val="20"/>
            </w:rPr>
          </w:pPr>
          <w:r w:rsidRPr="00361752">
            <w:rPr>
              <w:rFonts w:cstheme="minorHAnsi"/>
              <w:sz w:val="20"/>
              <w:szCs w:val="20"/>
            </w:rPr>
            <w:t xml:space="preserve">(i) the complete inventory of data sources per market and business domain, including source system identifiers, ingestion methods, data formats, and refresh cadences; </w:t>
          </w:r>
        </w:p>
        <w:p w14:paraId="7509FDC5" w14:textId="77777777" w:rsidR="008F20CB" w:rsidRPr="00361752" w:rsidRDefault="008F20CB" w:rsidP="00361752">
          <w:pPr>
            <w:spacing w:after="0" w:line="240" w:lineRule="auto"/>
            <w:ind w:left="1440"/>
            <w:rPr>
              <w:rFonts w:cstheme="minorHAnsi"/>
              <w:sz w:val="20"/>
              <w:szCs w:val="20"/>
            </w:rPr>
          </w:pPr>
          <w:r w:rsidRPr="00361752">
            <w:rPr>
              <w:rFonts w:cstheme="minorHAnsi"/>
              <w:sz w:val="20"/>
              <w:szCs w:val="20"/>
            </w:rPr>
            <w:t xml:space="preserve">(ii) guidelines for adding, modifying, and retiring data source connections through governed processes when new data sources or markets are onboarded; </w:t>
          </w:r>
        </w:p>
        <w:p w14:paraId="2A8DC0C7" w14:textId="77777777" w:rsidR="008F20CB" w:rsidRPr="00361752" w:rsidRDefault="008F20CB" w:rsidP="00361752">
          <w:pPr>
            <w:spacing w:after="0" w:line="240" w:lineRule="auto"/>
            <w:ind w:left="1440"/>
            <w:rPr>
              <w:rFonts w:cstheme="minorHAnsi"/>
              <w:sz w:val="20"/>
              <w:szCs w:val="20"/>
            </w:rPr>
          </w:pPr>
          <w:r w:rsidRPr="00361752">
            <w:rPr>
              <w:rFonts w:cstheme="minorHAnsi"/>
              <w:sz w:val="20"/>
              <w:szCs w:val="20"/>
            </w:rPr>
            <w:t xml:space="preserve">(iii) the data quality validation framework applied at the ingestion layer, including source-level quality checks and failure logging specifications; </w:t>
          </w:r>
        </w:p>
        <w:p w14:paraId="204724F6" w14:textId="4E7B3886" w:rsidR="008F20CB" w:rsidRPr="00361752" w:rsidRDefault="008F20CB" w:rsidP="00361752">
          <w:pPr>
            <w:spacing w:after="0" w:line="240" w:lineRule="auto"/>
            <w:ind w:left="1440"/>
            <w:rPr>
              <w:rFonts w:cstheme="minorHAnsi"/>
              <w:sz w:val="20"/>
              <w:szCs w:val="20"/>
            </w:rPr>
          </w:pPr>
          <w:r w:rsidRPr="00361752">
            <w:rPr>
              <w:rFonts w:cstheme="minorHAnsi"/>
              <w:sz w:val="20"/>
              <w:szCs w:val="20"/>
            </w:rPr>
            <w:t xml:space="preserve">(iv) naming convention standards </w:t>
          </w:r>
          <w:r w:rsidR="00614C9E">
            <w:rPr>
              <w:rFonts w:cstheme="minorHAnsi"/>
              <w:sz w:val="20"/>
              <w:szCs w:val="20"/>
            </w:rPr>
            <w:t xml:space="preserve">aligned with D&amp;A Engineering </w:t>
          </w:r>
          <w:r w:rsidRPr="00361752">
            <w:rPr>
              <w:rFonts w:cstheme="minorHAnsi"/>
              <w:sz w:val="20"/>
              <w:szCs w:val="20"/>
            </w:rPr>
            <w:t xml:space="preserve">and data format enforcement policies applicable across all markets; and </w:t>
          </w:r>
        </w:p>
        <w:p w14:paraId="3280D1FF" w14:textId="6461A8F6" w:rsidR="00A00AD9" w:rsidRPr="001067F3" w:rsidRDefault="008F20CB" w:rsidP="00361752">
          <w:pPr>
            <w:spacing w:after="0" w:line="240" w:lineRule="auto"/>
            <w:ind w:left="1440"/>
            <w:rPr>
              <w:rFonts w:cstheme="minorHAnsi"/>
              <w:sz w:val="20"/>
              <w:szCs w:val="20"/>
            </w:rPr>
          </w:pPr>
          <w:r w:rsidRPr="00361752">
            <w:rPr>
              <w:rFonts w:cstheme="minorHAnsi"/>
              <w:sz w:val="20"/>
              <w:szCs w:val="20"/>
            </w:rPr>
            <w:t>(v) step-by-step instructions enabling Product Stream teams to independently extend and manage data source ingestion following the defined standards.</w:t>
          </w:r>
        </w:p>
      </w:sdtContent>
    </w:sdt>
    <w:p w14:paraId="48E3CC6D" w14:textId="77777777" w:rsidR="00DB3308" w:rsidRPr="001067F3" w:rsidRDefault="00DB3308" w:rsidP="009F47C1">
      <w:pPr>
        <w:spacing w:after="0" w:line="240" w:lineRule="auto"/>
        <w:ind w:left="360"/>
        <w:rPr>
          <w:rFonts w:cstheme="minorHAnsi"/>
          <w:b/>
          <w:bCs/>
          <w:sz w:val="20"/>
          <w:szCs w:val="20"/>
        </w:rPr>
      </w:pPr>
    </w:p>
    <w:p w14:paraId="60F0368A" w14:textId="46A28911" w:rsidR="00D67575" w:rsidRPr="001067F3" w:rsidRDefault="00D67575" w:rsidP="009F47C1">
      <w:pPr>
        <w:spacing w:after="0" w:line="240" w:lineRule="auto"/>
        <w:ind w:left="360"/>
        <w:rPr>
          <w:rFonts w:cstheme="minorHAnsi"/>
          <w:sz w:val="20"/>
          <w:szCs w:val="20"/>
        </w:rPr>
      </w:pPr>
      <w:r w:rsidRPr="001067F3">
        <w:rPr>
          <w:rFonts w:cstheme="minorHAnsi"/>
          <w:b/>
          <w:bCs/>
          <w:sz w:val="20"/>
          <w:szCs w:val="20"/>
        </w:rPr>
        <w:t>Block 2 — Harmonization &amp; Standardization</w:t>
      </w:r>
      <w:r w:rsidRPr="001067F3">
        <w:rPr>
          <w:rFonts w:cstheme="minorHAnsi"/>
          <w:sz w:val="20"/>
          <w:szCs w:val="20"/>
        </w:rPr>
        <w:t xml:space="preserve">: </w:t>
      </w:r>
      <w:r w:rsidR="00674FC6" w:rsidRPr="001067F3">
        <w:rPr>
          <w:rFonts w:cstheme="minorHAnsi"/>
          <w:sz w:val="20"/>
          <w:szCs w:val="20"/>
        </w:rPr>
        <w:t xml:space="preserve">Cleansing, type enforcement, naming standardization, unity of measure and currency conversions, deterministic de-duplication, and Data Quality expectations with failure logging. The Supplier shall provide </w:t>
      </w:r>
      <w:del w:id="125" w:author="Tim Kemp" w:date="2026-10-23T14:49:00Z" w16du:dateUtc="2026-10-23T18:49:00Z">
        <w:r w:rsidR="00674FC6" w:rsidRPr="001067F3" w:rsidDel="002B15EA">
          <w:rPr>
            <w:rFonts w:cstheme="minorHAnsi"/>
            <w:sz w:val="20"/>
            <w:szCs w:val="20"/>
          </w:rPr>
          <w:delText xml:space="preserve">the </w:delText>
        </w:r>
      </w:del>
      <w:ins w:id="126" w:author="Tim Kemp" w:date="2026-10-23T14:49:00Z" w16du:dateUtc="2026-10-23T18:49:00Z">
        <w:r w:rsidR="002B15EA">
          <w:rPr>
            <w:rFonts w:cstheme="minorHAnsi"/>
            <w:sz w:val="20"/>
            <w:szCs w:val="20"/>
          </w:rPr>
          <w:t>Buyer’s</w:t>
        </w:r>
        <w:r w:rsidR="002B15EA" w:rsidRPr="001067F3">
          <w:rPr>
            <w:rFonts w:cstheme="minorHAnsi"/>
            <w:sz w:val="20"/>
            <w:szCs w:val="20"/>
          </w:rPr>
          <w:t xml:space="preserve"> </w:t>
        </w:r>
      </w:ins>
      <w:commentRangeStart w:id="127"/>
      <w:r w:rsidR="00674FC6" w:rsidRPr="001067F3">
        <w:rPr>
          <w:rFonts w:cstheme="minorHAnsi"/>
          <w:sz w:val="20"/>
          <w:szCs w:val="20"/>
        </w:rPr>
        <w:t xml:space="preserve">Data Governance team </w:t>
      </w:r>
      <w:commentRangeEnd w:id="127"/>
      <w:r w:rsidR="002B15EA" w:rsidRPr="001067F3">
        <w:rPr>
          <w:rStyle w:val="CommentReference"/>
          <w:rFonts w:cstheme="minorHAnsi"/>
          <w:sz w:val="20"/>
          <w:szCs w:val="20"/>
        </w:rPr>
        <w:commentReference w:id="127"/>
      </w:r>
      <w:r w:rsidR="00674FC6" w:rsidRPr="001067F3">
        <w:rPr>
          <w:rFonts w:cstheme="minorHAnsi"/>
          <w:sz w:val="20"/>
          <w:szCs w:val="20"/>
        </w:rPr>
        <w:t>with all DQ rule definitions, thresholds, and failure logging specifications implemented at this layer, following the Data Governance team's process for Ataccama registration</w:t>
      </w:r>
      <w:r w:rsidRPr="001067F3">
        <w:rPr>
          <w:rFonts w:cstheme="minorHAnsi"/>
          <w:sz w:val="20"/>
          <w:szCs w:val="20"/>
        </w:rPr>
        <w:t>.</w:t>
      </w:r>
    </w:p>
    <w:p w14:paraId="2CC58C54" w14:textId="288703EF" w:rsidR="00954604" w:rsidRPr="001067F3" w:rsidRDefault="00954604" w:rsidP="009F47C1">
      <w:pPr>
        <w:spacing w:after="0" w:line="240" w:lineRule="auto"/>
        <w:ind w:left="720"/>
        <w:rPr>
          <w:rFonts w:cstheme="minorHAnsi"/>
          <w:sz w:val="20"/>
          <w:szCs w:val="20"/>
        </w:rPr>
      </w:pPr>
      <w:r w:rsidRPr="001067F3">
        <w:rPr>
          <w:rFonts w:cstheme="minorHAnsi"/>
          <w:b/>
          <w:bCs/>
          <w:sz w:val="20"/>
          <w:szCs w:val="20"/>
        </w:rPr>
        <w:t>(a) Design, build, and maintain the harmonization and standardization layer</w:t>
      </w:r>
      <w:r w:rsidRPr="001067F3">
        <w:rPr>
          <w:rFonts w:cstheme="minorHAnsi"/>
          <w:sz w:val="20"/>
          <w:szCs w:val="20"/>
        </w:rPr>
        <w:t xml:space="preserve"> responsible for cleansing, type enforcement, naming standardization, unit normalization, and structural alignment of all ingested data, producing a consistent, source-agnostic foundation for downstream Core Domain entities (Block 3);</w:t>
      </w:r>
      <w:r w:rsidR="008366C9">
        <w:rPr>
          <w:rFonts w:cstheme="minorHAnsi"/>
          <w:sz w:val="20"/>
          <w:szCs w:val="20"/>
        </w:rPr>
        <w:t xml:space="preserve"> </w:t>
      </w:r>
      <w:r w:rsidR="008366C9" w:rsidRPr="004E2234">
        <w:rPr>
          <w:rFonts w:cstheme="minorHAnsi"/>
          <w:b/>
          <w:bCs/>
          <w:sz w:val="20"/>
          <w:szCs w:val="20"/>
        </w:rPr>
        <w:t xml:space="preserve">Build parametrized / configurable integration between </w:t>
      </w:r>
      <w:r w:rsidR="004E2234" w:rsidRPr="004E2234">
        <w:rPr>
          <w:rFonts w:cstheme="minorHAnsi"/>
          <w:b/>
          <w:bCs/>
          <w:sz w:val="20"/>
          <w:szCs w:val="20"/>
        </w:rPr>
        <w:t>harmonized layer and core domain for from-to mapping</w:t>
      </w:r>
      <w:r w:rsidR="004E2234">
        <w:rPr>
          <w:rFonts w:cstheme="minorHAnsi"/>
          <w:sz w:val="20"/>
          <w:szCs w:val="20"/>
        </w:rPr>
        <w:t>.</w:t>
      </w:r>
    </w:p>
    <w:p w14:paraId="2ABD2FC5" w14:textId="77777777" w:rsidR="00954604" w:rsidRPr="001067F3" w:rsidRDefault="00954604" w:rsidP="009F47C1">
      <w:pPr>
        <w:spacing w:after="0" w:line="240" w:lineRule="auto"/>
        <w:ind w:left="720"/>
        <w:rPr>
          <w:rFonts w:cstheme="minorHAnsi"/>
          <w:sz w:val="20"/>
          <w:szCs w:val="20"/>
        </w:rPr>
      </w:pPr>
      <w:r w:rsidRPr="001067F3">
        <w:rPr>
          <w:rFonts w:cstheme="minorHAnsi"/>
          <w:b/>
          <w:bCs/>
          <w:sz w:val="20"/>
          <w:szCs w:val="20"/>
        </w:rPr>
        <w:t>(b) The Supplier shall work collaboratively with D</w:t>
      </w:r>
      <w:commentRangeStart w:id="128"/>
      <w:r w:rsidRPr="001067F3">
        <w:rPr>
          <w:rFonts w:cstheme="minorHAnsi"/>
          <w:b/>
          <w:bCs/>
          <w:sz w:val="20"/>
          <w:szCs w:val="20"/>
        </w:rPr>
        <w:t>&amp;A Data Product &amp; Engineering (DP&amp;E), D&amp;A Architects, the relevant Product Stream teams, and the D&amp;A Data Governance team</w:t>
      </w:r>
      <w:r w:rsidRPr="001067F3">
        <w:rPr>
          <w:rFonts w:cstheme="minorHAnsi"/>
          <w:sz w:val="20"/>
          <w:szCs w:val="20"/>
        </w:rPr>
        <w:t xml:space="preserve"> </w:t>
      </w:r>
      <w:commentRangeEnd w:id="128"/>
      <w:r w:rsidR="00072D9B" w:rsidRPr="001067F3">
        <w:rPr>
          <w:rStyle w:val="CommentReference"/>
          <w:rFonts w:cstheme="minorHAnsi"/>
          <w:sz w:val="20"/>
          <w:szCs w:val="20"/>
        </w:rPr>
        <w:commentReference w:id="128"/>
      </w:r>
      <w:r w:rsidRPr="001067F3">
        <w:rPr>
          <w:rFonts w:cstheme="minorHAnsi"/>
          <w:sz w:val="20"/>
          <w:szCs w:val="20"/>
        </w:rPr>
        <w:t>to assess, define, and validate the complete set of harmonization rules, standardization policies, and data quality thresholds per data source and business domain, ensuring that all transformations are traceable, auditable, and consistent with enterprise data governance standards;</w:t>
      </w:r>
    </w:p>
    <w:p w14:paraId="0D84A0B8" w14:textId="77777777" w:rsidR="00954604" w:rsidRPr="001067F3" w:rsidRDefault="00954604" w:rsidP="009F47C1">
      <w:pPr>
        <w:spacing w:after="0" w:line="240" w:lineRule="auto"/>
        <w:ind w:left="720"/>
        <w:rPr>
          <w:rFonts w:cstheme="minorHAnsi"/>
          <w:sz w:val="20"/>
          <w:szCs w:val="20"/>
        </w:rPr>
      </w:pPr>
      <w:r w:rsidRPr="001067F3">
        <w:rPr>
          <w:rFonts w:cstheme="minorHAnsi"/>
          <w:b/>
          <w:bCs/>
          <w:sz w:val="20"/>
          <w:szCs w:val="20"/>
        </w:rPr>
        <w:t>(c) For each new or migrated data source, the Supplier shall assess the data structures and quality characteristics, harmonize and simplify</w:t>
      </w:r>
      <w:r w:rsidRPr="001067F3">
        <w:rPr>
          <w:rFonts w:cstheme="minorHAnsi"/>
          <w:sz w:val="20"/>
          <w:szCs w:val="20"/>
        </w:rPr>
        <w:t xml:space="preserve"> naming conventions, data types, units of measure, calendar formats, and classification hierarchies as applicable, and provide all technical documentation (including harmonization rule specifications, standardization mappings, data type conversion policies, naming convention dictionaries, and quality threshold definitions) to D&amp;A Data Product &amp; Engineering, D&amp;A Architects, and the D&amp;A Data Governance team for review and approval;</w:t>
      </w:r>
    </w:p>
    <w:p w14:paraId="5871BFB4" w14:textId="3A297F3A" w:rsidR="00954604" w:rsidRPr="001067F3" w:rsidRDefault="00954604" w:rsidP="009F47C1">
      <w:pPr>
        <w:spacing w:after="0" w:line="240" w:lineRule="auto"/>
        <w:ind w:left="720"/>
        <w:rPr>
          <w:rFonts w:cstheme="minorHAnsi"/>
          <w:sz w:val="20"/>
          <w:szCs w:val="20"/>
        </w:rPr>
      </w:pPr>
      <w:r w:rsidRPr="001067F3">
        <w:rPr>
          <w:rFonts w:cstheme="minorHAnsi"/>
          <w:b/>
          <w:bCs/>
          <w:sz w:val="20"/>
          <w:szCs w:val="20"/>
        </w:rPr>
        <w:t xml:space="preserve">(d) </w:t>
      </w:r>
      <w:del w:id="129" w:author="Tim Kemp" w:date="2026-10-23T14:51:00Z" w16du:dateUtc="2026-10-23T18:51:00Z">
        <w:r w:rsidRPr="001067F3" w:rsidDel="00E619A2">
          <w:rPr>
            <w:rFonts w:cstheme="minorHAnsi"/>
            <w:b/>
            <w:bCs/>
            <w:sz w:val="20"/>
            <w:szCs w:val="20"/>
          </w:rPr>
          <w:delText xml:space="preserve">The </w:delText>
        </w:r>
      </w:del>
      <w:ins w:id="130" w:author="Tim Kemp" w:date="2026-10-23T14:51:00Z" w16du:dateUtc="2026-10-23T18:51:00Z">
        <w:r w:rsidR="00E619A2">
          <w:rPr>
            <w:rFonts w:cstheme="minorHAnsi"/>
            <w:b/>
            <w:bCs/>
            <w:sz w:val="20"/>
            <w:szCs w:val="20"/>
          </w:rPr>
          <w:t>Buyer’s</w:t>
        </w:r>
        <w:r w:rsidR="00E619A2" w:rsidRPr="001067F3">
          <w:rPr>
            <w:rFonts w:cstheme="minorHAnsi"/>
            <w:b/>
            <w:bCs/>
            <w:sz w:val="20"/>
            <w:szCs w:val="20"/>
          </w:rPr>
          <w:t xml:space="preserve"> </w:t>
        </w:r>
      </w:ins>
      <w:r w:rsidRPr="001067F3">
        <w:rPr>
          <w:rFonts w:cstheme="minorHAnsi"/>
          <w:b/>
          <w:bCs/>
          <w:sz w:val="20"/>
          <w:szCs w:val="20"/>
        </w:rPr>
        <w:t>D&amp;A Data Product &amp; Engineering (DP&amp;E) team shall bear primary responsibility</w:t>
      </w:r>
      <w:r w:rsidRPr="001067F3">
        <w:rPr>
          <w:rFonts w:cstheme="minorHAnsi"/>
          <w:sz w:val="20"/>
          <w:szCs w:val="20"/>
        </w:rPr>
        <w:t xml:space="preserve"> for the governance, validation, and execution of harmonization and standardization activities, ensuring alignment with enterprise data product standards and the </w:t>
      </w:r>
      <w:r w:rsidR="003872EC" w:rsidRPr="001067F3">
        <w:rPr>
          <w:rFonts w:cstheme="minorHAnsi"/>
          <w:sz w:val="20"/>
          <w:szCs w:val="20"/>
        </w:rPr>
        <w:t>harmonization</w:t>
      </w:r>
      <w:r w:rsidRPr="001067F3">
        <w:rPr>
          <w:rFonts w:cstheme="minorHAnsi"/>
          <w:sz w:val="20"/>
          <w:szCs w:val="20"/>
        </w:rPr>
        <w:t xml:space="preserve"> design. However, in the event that the DP&amp;E team lacks sufficient resources to execute the harmonization and standardization work within the agreed timelines, the Supplier shall provide qualified resources to perform the work. Such resources shall operate under the guidance, processes, and standards defined by the DP&amp;E team and D&amp;A Architects, ensuring consistency with enterprise data product and governance practices;</w:t>
      </w:r>
    </w:p>
    <w:p w14:paraId="36EA4643" w14:textId="77777777" w:rsidR="00DE4261" w:rsidRPr="001067F3" w:rsidRDefault="00954604" w:rsidP="009F47C1">
      <w:pPr>
        <w:spacing w:after="0" w:line="240" w:lineRule="auto"/>
        <w:ind w:left="720"/>
        <w:rPr>
          <w:rFonts w:cstheme="minorHAnsi"/>
          <w:sz w:val="20"/>
          <w:szCs w:val="20"/>
        </w:rPr>
      </w:pPr>
      <w:commentRangeStart w:id="131"/>
      <w:r w:rsidRPr="001067F3">
        <w:rPr>
          <w:rFonts w:cstheme="minorHAnsi"/>
          <w:b/>
          <w:bCs/>
          <w:sz w:val="20"/>
          <w:szCs w:val="20"/>
        </w:rPr>
        <w:t>(e) As an output of this work, the Supplier shall deliver a Harmonization &amp; Standardization Playbook documentin</w:t>
      </w:r>
      <w:commentRangeEnd w:id="131"/>
      <w:r w:rsidR="00E619A2" w:rsidRPr="001067F3">
        <w:rPr>
          <w:rStyle w:val="CommentReference"/>
          <w:rFonts w:cstheme="minorHAnsi"/>
          <w:b/>
          <w:bCs/>
          <w:sz w:val="20"/>
          <w:szCs w:val="20"/>
        </w:rPr>
        <w:commentReference w:id="131"/>
      </w:r>
      <w:r w:rsidRPr="001067F3">
        <w:rPr>
          <w:rFonts w:cstheme="minorHAnsi"/>
          <w:b/>
          <w:bCs/>
          <w:sz w:val="20"/>
          <w:szCs w:val="20"/>
        </w:rPr>
        <w:t>g</w:t>
      </w:r>
      <w:r w:rsidRPr="001067F3">
        <w:rPr>
          <w:rFonts w:cstheme="minorHAnsi"/>
          <w:sz w:val="20"/>
          <w:szCs w:val="20"/>
        </w:rPr>
        <w:t xml:space="preserve">, at minimum: </w:t>
      </w:r>
    </w:p>
    <w:p w14:paraId="23911AC4" w14:textId="77777777" w:rsidR="00DE4261" w:rsidRPr="001067F3" w:rsidRDefault="00954604" w:rsidP="009F47C1">
      <w:pPr>
        <w:spacing w:after="0" w:line="240" w:lineRule="auto"/>
        <w:ind w:left="1440"/>
        <w:rPr>
          <w:rFonts w:cstheme="minorHAnsi"/>
          <w:sz w:val="20"/>
          <w:szCs w:val="20"/>
        </w:rPr>
      </w:pPr>
      <w:r w:rsidRPr="001067F3">
        <w:rPr>
          <w:rFonts w:cstheme="minorHAnsi"/>
          <w:sz w:val="20"/>
          <w:szCs w:val="20"/>
        </w:rPr>
        <w:t xml:space="preserve">(i) the complete inventory of harmonization rules and standardization mappings per data source, market, and business domain; </w:t>
      </w:r>
    </w:p>
    <w:p w14:paraId="306ADD23" w14:textId="77777777" w:rsidR="00DE4261" w:rsidRPr="001067F3" w:rsidRDefault="00954604" w:rsidP="009F47C1">
      <w:pPr>
        <w:spacing w:after="0" w:line="240" w:lineRule="auto"/>
        <w:ind w:left="1440"/>
        <w:rPr>
          <w:rFonts w:cstheme="minorHAnsi"/>
          <w:sz w:val="20"/>
          <w:szCs w:val="20"/>
        </w:rPr>
      </w:pPr>
      <w:r w:rsidRPr="001067F3">
        <w:rPr>
          <w:rFonts w:cstheme="minorHAnsi"/>
          <w:sz w:val="20"/>
          <w:szCs w:val="20"/>
        </w:rPr>
        <w:t xml:space="preserve">(ii) guidelines for adding, modifying, and retiring harmonization rules through governed processes when new data sources or markets are onboarded; </w:t>
      </w:r>
    </w:p>
    <w:p w14:paraId="68A680AD" w14:textId="77777777" w:rsidR="00DE4261" w:rsidRPr="001067F3" w:rsidRDefault="00954604" w:rsidP="009F47C1">
      <w:pPr>
        <w:spacing w:after="0" w:line="240" w:lineRule="auto"/>
        <w:ind w:left="1440"/>
        <w:rPr>
          <w:rFonts w:cstheme="minorHAnsi"/>
          <w:sz w:val="20"/>
          <w:szCs w:val="20"/>
        </w:rPr>
      </w:pPr>
      <w:r w:rsidRPr="001067F3">
        <w:rPr>
          <w:rFonts w:cstheme="minorHAnsi"/>
          <w:sz w:val="20"/>
          <w:szCs w:val="20"/>
        </w:rPr>
        <w:t xml:space="preserve">(iii) the data quality validation framework applied at the harmonization layer, including pre- and post-transformation quality checks; </w:t>
      </w:r>
    </w:p>
    <w:p w14:paraId="522350DE" w14:textId="77777777" w:rsidR="00DE4261" w:rsidRPr="001067F3" w:rsidRDefault="00954604" w:rsidP="009F47C1">
      <w:pPr>
        <w:spacing w:after="0" w:line="240" w:lineRule="auto"/>
        <w:ind w:left="1440"/>
        <w:rPr>
          <w:rFonts w:cstheme="minorHAnsi"/>
          <w:sz w:val="20"/>
          <w:szCs w:val="20"/>
        </w:rPr>
      </w:pPr>
      <w:r w:rsidRPr="001067F3">
        <w:rPr>
          <w:rFonts w:cstheme="minorHAnsi"/>
          <w:sz w:val="20"/>
          <w:szCs w:val="20"/>
        </w:rPr>
        <w:t xml:space="preserve">(iv) naming convention standards and data type enforcement policies applicable across all markets; and </w:t>
      </w:r>
    </w:p>
    <w:p w14:paraId="0A4A43F1" w14:textId="56A34F3A" w:rsidR="00571D6F" w:rsidRPr="001067F3" w:rsidRDefault="00954604" w:rsidP="009F47C1">
      <w:pPr>
        <w:spacing w:after="0" w:line="240" w:lineRule="auto"/>
        <w:ind w:left="1440"/>
        <w:rPr>
          <w:rFonts w:cstheme="minorHAnsi"/>
          <w:sz w:val="20"/>
          <w:szCs w:val="20"/>
        </w:rPr>
      </w:pPr>
      <w:r w:rsidRPr="001067F3">
        <w:rPr>
          <w:rFonts w:cstheme="minorHAnsi"/>
          <w:sz w:val="20"/>
          <w:szCs w:val="20"/>
        </w:rPr>
        <w:t>(v) step-by-step instructions enabling Product Stream teams to independently extend and manage harmonization rules following the defined standards.</w:t>
      </w:r>
    </w:p>
    <w:p w14:paraId="5F6D13C3" w14:textId="77777777" w:rsidR="00954604" w:rsidRPr="001067F3" w:rsidRDefault="00954604" w:rsidP="009F47C1">
      <w:pPr>
        <w:spacing w:after="0" w:line="240" w:lineRule="auto"/>
        <w:ind w:left="360"/>
        <w:rPr>
          <w:rFonts w:cstheme="minorHAnsi"/>
          <w:b/>
          <w:bCs/>
          <w:sz w:val="20"/>
          <w:szCs w:val="20"/>
        </w:rPr>
      </w:pPr>
    </w:p>
    <w:p w14:paraId="2C97A932" w14:textId="6261DECD" w:rsidR="001766C3" w:rsidRPr="001067F3" w:rsidRDefault="00D67575" w:rsidP="009F47C1">
      <w:pPr>
        <w:spacing w:after="0" w:line="240" w:lineRule="auto"/>
        <w:ind w:left="360"/>
        <w:rPr>
          <w:rFonts w:cstheme="minorHAnsi"/>
          <w:sz w:val="20"/>
          <w:szCs w:val="20"/>
        </w:rPr>
      </w:pPr>
      <w:r w:rsidRPr="001067F3">
        <w:rPr>
          <w:rFonts w:cstheme="minorHAnsi"/>
          <w:b/>
          <w:bCs/>
          <w:sz w:val="20"/>
          <w:szCs w:val="20"/>
        </w:rPr>
        <w:t xml:space="preserve">Block 3 — Core Domain </w:t>
      </w:r>
      <w:r w:rsidR="007F3165">
        <w:rPr>
          <w:rFonts w:cstheme="minorHAnsi"/>
          <w:b/>
          <w:bCs/>
          <w:sz w:val="20"/>
          <w:szCs w:val="20"/>
        </w:rPr>
        <w:t>/ Data Product</w:t>
      </w:r>
      <w:r w:rsidRPr="001067F3">
        <w:rPr>
          <w:rFonts w:cstheme="minorHAnsi"/>
          <w:b/>
          <w:bCs/>
          <w:sz w:val="20"/>
          <w:szCs w:val="20"/>
        </w:rPr>
        <w:t xml:space="preserve"> Build</w:t>
      </w:r>
      <w:r w:rsidRPr="001067F3">
        <w:rPr>
          <w:rFonts w:cstheme="minorHAnsi"/>
          <w:sz w:val="20"/>
          <w:szCs w:val="20"/>
        </w:rPr>
        <w:t xml:space="preserve">: </w:t>
      </w:r>
      <w:r w:rsidR="004E27EF" w:rsidRPr="001067F3">
        <w:rPr>
          <w:rFonts w:cstheme="minorHAnsi"/>
          <w:sz w:val="20"/>
          <w:szCs w:val="20"/>
        </w:rPr>
        <w:t xml:space="preserve">Canonical entities with reusable assets for all markets, aligned with DP&amp;E global canonical core domain standards. DP&amp;E shall determine the delivery model for each core domain entity: </w:t>
      </w:r>
    </w:p>
    <w:p w14:paraId="292E5881" w14:textId="7CE721B9" w:rsidR="008A5A91" w:rsidRPr="001067F3" w:rsidRDefault="008A5A91" w:rsidP="009F47C1">
      <w:pPr>
        <w:spacing w:after="0" w:line="240" w:lineRule="auto"/>
        <w:ind w:left="810"/>
        <w:rPr>
          <w:rFonts w:cstheme="minorHAnsi"/>
          <w:sz w:val="20"/>
          <w:szCs w:val="20"/>
        </w:rPr>
      </w:pPr>
      <w:r w:rsidRPr="001067F3">
        <w:rPr>
          <w:rFonts w:cstheme="minorHAnsi"/>
          <w:b/>
          <w:bCs/>
          <w:sz w:val="20"/>
          <w:szCs w:val="20"/>
        </w:rPr>
        <w:t>(a) Design and build canonical entities with reusable assets</w:t>
      </w:r>
      <w:r w:rsidRPr="001067F3">
        <w:rPr>
          <w:rFonts w:cstheme="minorHAnsi"/>
          <w:sz w:val="20"/>
          <w:szCs w:val="20"/>
        </w:rPr>
        <w:t xml:space="preserve"> for all markets, aligned with</w:t>
      </w:r>
      <w:ins w:id="132" w:author="Tim Kemp" w:date="2026-10-23T14:53:00Z" w16du:dateUtc="2026-10-23T18:53:00Z">
        <w:r w:rsidR="001F70B3">
          <w:rPr>
            <w:rFonts w:cstheme="minorHAnsi"/>
            <w:sz w:val="20"/>
            <w:szCs w:val="20"/>
          </w:rPr>
          <w:t xml:space="preserve"> Buyer’s</w:t>
        </w:r>
      </w:ins>
      <w:r w:rsidRPr="001067F3">
        <w:rPr>
          <w:rFonts w:cstheme="minorHAnsi"/>
          <w:sz w:val="20"/>
          <w:szCs w:val="20"/>
        </w:rPr>
        <w:t xml:space="preserve"> </w:t>
      </w:r>
      <w:commentRangeStart w:id="133"/>
      <w:r w:rsidRPr="001067F3">
        <w:rPr>
          <w:rFonts w:cstheme="minorHAnsi"/>
          <w:sz w:val="20"/>
          <w:szCs w:val="20"/>
        </w:rPr>
        <w:t>D&amp;A Data Product &amp; Engineering (DP&amp;E) g</w:t>
      </w:r>
      <w:commentRangeEnd w:id="133"/>
      <w:r w:rsidR="001F70B3" w:rsidRPr="001067F3">
        <w:rPr>
          <w:rStyle w:val="CommentReference"/>
          <w:rFonts w:cstheme="minorHAnsi"/>
          <w:sz w:val="20"/>
          <w:szCs w:val="20"/>
        </w:rPr>
        <w:commentReference w:id="133"/>
      </w:r>
      <w:r w:rsidRPr="001067F3">
        <w:rPr>
          <w:rFonts w:cstheme="minorHAnsi"/>
          <w:sz w:val="20"/>
          <w:szCs w:val="20"/>
        </w:rPr>
        <w:t>uidance and enterprise data modeling standards;</w:t>
      </w:r>
    </w:p>
    <w:p w14:paraId="6EF6B0DB" w14:textId="77777777" w:rsidR="008A5A91" w:rsidRPr="001067F3" w:rsidRDefault="008A5A91" w:rsidP="009F47C1">
      <w:pPr>
        <w:spacing w:after="0" w:line="240" w:lineRule="auto"/>
        <w:ind w:left="810"/>
        <w:rPr>
          <w:rFonts w:cstheme="minorHAnsi"/>
          <w:sz w:val="20"/>
          <w:szCs w:val="20"/>
        </w:rPr>
      </w:pPr>
      <w:r w:rsidRPr="001067F3">
        <w:rPr>
          <w:rFonts w:cstheme="minorHAnsi"/>
          <w:b/>
          <w:bCs/>
          <w:sz w:val="20"/>
          <w:szCs w:val="20"/>
        </w:rPr>
        <w:t>(b) For the development of new core domain entitie</w:t>
      </w:r>
      <w:r w:rsidRPr="001067F3">
        <w:rPr>
          <w:rFonts w:cstheme="minorHAnsi"/>
          <w:sz w:val="20"/>
          <w:szCs w:val="20"/>
        </w:rPr>
        <w:t>s, the Supplier shall assess the business and data requirements, harmonize and simplify data structures as applicable, and provide all technical documentation (including entity definitions, relationship models, data lineage specifications, and quality requirements) to the D&amp;A Data Product &amp; Engineering team for review and alignment;</w:t>
      </w:r>
    </w:p>
    <w:p w14:paraId="5EB88BC0" w14:textId="22C12717" w:rsidR="008A5A91" w:rsidRPr="001067F3" w:rsidRDefault="008A5A91" w:rsidP="009F47C1">
      <w:pPr>
        <w:spacing w:after="0" w:line="240" w:lineRule="auto"/>
        <w:ind w:left="810"/>
        <w:rPr>
          <w:rFonts w:cstheme="minorHAnsi"/>
          <w:sz w:val="20"/>
          <w:szCs w:val="20"/>
        </w:rPr>
      </w:pPr>
      <w:r w:rsidRPr="001067F3">
        <w:rPr>
          <w:rFonts w:cstheme="minorHAnsi"/>
          <w:b/>
          <w:bCs/>
          <w:sz w:val="20"/>
          <w:szCs w:val="20"/>
        </w:rPr>
        <w:t xml:space="preserve">(c) </w:t>
      </w:r>
      <w:del w:id="134" w:author="Tim Kemp" w:date="2026-10-23T14:51:00Z" w16du:dateUtc="2026-10-23T18:51:00Z">
        <w:r w:rsidRPr="001067F3" w:rsidDel="00E619A2">
          <w:rPr>
            <w:rFonts w:cstheme="minorHAnsi"/>
            <w:b/>
            <w:bCs/>
            <w:sz w:val="20"/>
            <w:szCs w:val="20"/>
          </w:rPr>
          <w:delText xml:space="preserve">The </w:delText>
        </w:r>
      </w:del>
      <w:ins w:id="135" w:author="Tim Kemp" w:date="2026-10-23T14:51:00Z" w16du:dateUtc="2026-10-23T18:51:00Z">
        <w:r w:rsidR="00E619A2">
          <w:rPr>
            <w:rFonts w:cstheme="minorHAnsi"/>
            <w:b/>
            <w:bCs/>
            <w:sz w:val="20"/>
            <w:szCs w:val="20"/>
          </w:rPr>
          <w:t>Buyer</w:t>
        </w:r>
        <w:r w:rsidR="00E619A2" w:rsidRPr="001067F3">
          <w:rPr>
            <w:rFonts w:cstheme="minorHAnsi"/>
            <w:b/>
            <w:bCs/>
            <w:sz w:val="20"/>
            <w:szCs w:val="20"/>
          </w:rPr>
          <w:t xml:space="preserve"> </w:t>
        </w:r>
      </w:ins>
      <w:r w:rsidRPr="001067F3">
        <w:rPr>
          <w:rFonts w:cstheme="minorHAnsi"/>
          <w:b/>
          <w:bCs/>
          <w:sz w:val="20"/>
          <w:szCs w:val="20"/>
        </w:rPr>
        <w:t>D&amp;A Data Product &amp; Engineering team shall bear primary responsibility</w:t>
      </w:r>
      <w:r w:rsidRPr="001067F3">
        <w:rPr>
          <w:rFonts w:cstheme="minorHAnsi"/>
          <w:sz w:val="20"/>
          <w:szCs w:val="20"/>
        </w:rPr>
        <w:t xml:space="preserve"> for the governance and approval of core domain design decisions. However, in the event that the D&amp;A Data Product &amp; Engineering team lacks sufficient resources to execute the core domain build within the agreed timelines, the Supplier shall provide qualified resources to perform the build work. Such resources shall operate under the guidance, processes, and standards defined by the D&amp;A Data Product &amp; Engineering team, ensuring consistency with enterprise data product practices.</w:t>
      </w:r>
    </w:p>
    <w:p w14:paraId="2EFA7669" w14:textId="77777777" w:rsidR="00EE038F" w:rsidRPr="00EE038F" w:rsidRDefault="00EE038F" w:rsidP="00EE038F">
      <w:pPr>
        <w:spacing w:after="0" w:line="240" w:lineRule="auto"/>
        <w:ind w:left="810"/>
        <w:rPr>
          <w:rFonts w:cstheme="minorHAnsi"/>
          <w:sz w:val="20"/>
          <w:szCs w:val="20"/>
        </w:rPr>
      </w:pPr>
      <w:r w:rsidRPr="00F71EDE">
        <w:rPr>
          <w:rFonts w:cstheme="minorHAnsi"/>
          <w:b/>
          <w:bCs/>
          <w:sz w:val="20"/>
          <w:szCs w:val="20"/>
        </w:rPr>
        <w:t xml:space="preserve">(d) As an output of this work, the Supplier shall deliver </w:t>
      </w:r>
      <w:commentRangeStart w:id="136"/>
      <w:r w:rsidRPr="00F71EDE">
        <w:rPr>
          <w:rFonts w:cstheme="minorHAnsi"/>
          <w:b/>
          <w:bCs/>
          <w:sz w:val="20"/>
          <w:szCs w:val="20"/>
        </w:rPr>
        <w:t>a Core Domain Build Playbook documenting</w:t>
      </w:r>
      <w:commentRangeEnd w:id="136"/>
      <w:r w:rsidR="00E619A2" w:rsidRPr="00EE038F">
        <w:rPr>
          <w:rStyle w:val="CommentReference"/>
          <w:rFonts w:cstheme="minorHAnsi"/>
          <w:sz w:val="20"/>
          <w:szCs w:val="20"/>
        </w:rPr>
        <w:commentReference w:id="136"/>
      </w:r>
      <w:r w:rsidRPr="00EE038F">
        <w:rPr>
          <w:rFonts w:cstheme="minorHAnsi"/>
          <w:sz w:val="20"/>
          <w:szCs w:val="20"/>
        </w:rPr>
        <w:t>, at minimum:</w:t>
      </w:r>
    </w:p>
    <w:p w14:paraId="06B6F066" w14:textId="77777777" w:rsidR="00EE038F" w:rsidRPr="00EE038F" w:rsidRDefault="00EE038F" w:rsidP="00F71EDE">
      <w:pPr>
        <w:spacing w:after="0" w:line="240" w:lineRule="auto"/>
        <w:ind w:left="1350"/>
        <w:rPr>
          <w:rFonts w:cstheme="minorHAnsi"/>
          <w:sz w:val="20"/>
          <w:szCs w:val="20"/>
        </w:rPr>
      </w:pPr>
      <w:r w:rsidRPr="00EE038F">
        <w:rPr>
          <w:rFonts w:cstheme="minorHAnsi"/>
          <w:sz w:val="20"/>
          <w:szCs w:val="20"/>
        </w:rPr>
        <w:t>(i) the complete inventory of canonical entities per business domain and market, including entity definitions, primary keys, relationship models, and data lineage from source to core domain;</w:t>
      </w:r>
    </w:p>
    <w:p w14:paraId="7F107FE3" w14:textId="77777777" w:rsidR="00EE038F" w:rsidRPr="00EE038F" w:rsidRDefault="00EE038F" w:rsidP="00F71EDE">
      <w:pPr>
        <w:spacing w:after="0" w:line="240" w:lineRule="auto"/>
        <w:ind w:left="1350"/>
        <w:rPr>
          <w:rFonts w:cstheme="minorHAnsi"/>
          <w:sz w:val="20"/>
          <w:szCs w:val="20"/>
        </w:rPr>
      </w:pPr>
      <w:r w:rsidRPr="00EE038F">
        <w:rPr>
          <w:rFonts w:cstheme="minorHAnsi"/>
          <w:sz w:val="20"/>
          <w:szCs w:val="20"/>
        </w:rPr>
        <w:t>(ii) guidelines for adding, modifying, and retiring core domain entities through governed processes when new business domains or markets are onboarded;</w:t>
      </w:r>
    </w:p>
    <w:p w14:paraId="28449FF9" w14:textId="77777777" w:rsidR="00EE038F" w:rsidRPr="00EE038F" w:rsidRDefault="00EE038F" w:rsidP="00F71EDE">
      <w:pPr>
        <w:spacing w:after="0" w:line="240" w:lineRule="auto"/>
        <w:ind w:left="1350"/>
        <w:rPr>
          <w:rFonts w:cstheme="minorHAnsi"/>
          <w:sz w:val="20"/>
          <w:szCs w:val="20"/>
        </w:rPr>
      </w:pPr>
      <w:r w:rsidRPr="00EE038F">
        <w:rPr>
          <w:rFonts w:cstheme="minorHAnsi"/>
          <w:sz w:val="20"/>
          <w:szCs w:val="20"/>
        </w:rPr>
        <w:t>(iii) the fit/gap analysis framework applied during core domain design, including alignment criteria with DP&amp;E global canonical standards and resolution procedures for identified gaps;</w:t>
      </w:r>
    </w:p>
    <w:p w14:paraId="555E7EF7" w14:textId="77777777" w:rsidR="00EE038F" w:rsidRPr="00EE038F" w:rsidRDefault="00EE038F" w:rsidP="00F71EDE">
      <w:pPr>
        <w:spacing w:after="0" w:line="240" w:lineRule="auto"/>
        <w:ind w:left="1350"/>
        <w:rPr>
          <w:rFonts w:cstheme="minorHAnsi"/>
          <w:sz w:val="20"/>
          <w:szCs w:val="20"/>
        </w:rPr>
      </w:pPr>
      <w:r w:rsidRPr="00EE038F">
        <w:rPr>
          <w:rFonts w:cstheme="minorHAnsi"/>
          <w:sz w:val="20"/>
          <w:szCs w:val="20"/>
        </w:rPr>
        <w:t>(iv) naming convention standards, data modeling policies, and quality requirements applicable across all core domain entities and markets; and</w:t>
      </w:r>
    </w:p>
    <w:p w14:paraId="696353BA" w14:textId="2E64B3CD" w:rsidR="00EE038F" w:rsidRPr="001067F3" w:rsidRDefault="00EE038F" w:rsidP="00F71EDE">
      <w:pPr>
        <w:spacing w:after="0" w:line="240" w:lineRule="auto"/>
        <w:ind w:left="1350"/>
        <w:rPr>
          <w:rFonts w:cstheme="minorHAnsi"/>
          <w:sz w:val="20"/>
          <w:szCs w:val="20"/>
        </w:rPr>
      </w:pPr>
      <w:r w:rsidRPr="00EE038F">
        <w:rPr>
          <w:rFonts w:cstheme="minorHAnsi"/>
          <w:sz w:val="20"/>
          <w:szCs w:val="20"/>
        </w:rPr>
        <w:t>(v) step-by-step instructions enabling Product Stream teams to independently extend and manage core domain entities following the defined standards.</w:t>
      </w:r>
    </w:p>
    <w:p w14:paraId="7615B839" w14:textId="77777777" w:rsidR="00D67575" w:rsidRPr="001067F3" w:rsidRDefault="00D67575" w:rsidP="009F47C1">
      <w:pPr>
        <w:spacing w:after="0" w:line="240" w:lineRule="auto"/>
        <w:ind w:left="360"/>
        <w:rPr>
          <w:rFonts w:cstheme="minorHAnsi"/>
          <w:sz w:val="20"/>
          <w:szCs w:val="20"/>
        </w:rPr>
      </w:pPr>
    </w:p>
    <w:p w14:paraId="3A4956D9" w14:textId="4B9620C2" w:rsidR="00D67575" w:rsidRPr="001067F3" w:rsidRDefault="00D67575" w:rsidP="009F47C1">
      <w:pPr>
        <w:spacing w:after="0" w:line="240" w:lineRule="auto"/>
        <w:ind w:left="360"/>
        <w:rPr>
          <w:rFonts w:cstheme="minorHAnsi"/>
          <w:sz w:val="20"/>
          <w:szCs w:val="20"/>
        </w:rPr>
      </w:pPr>
      <w:r w:rsidRPr="001067F3">
        <w:rPr>
          <w:rFonts w:cstheme="minorHAnsi"/>
          <w:b/>
          <w:bCs/>
          <w:sz w:val="20"/>
          <w:szCs w:val="20"/>
        </w:rPr>
        <w:t>Block 4 — Market Configuration Layer</w:t>
      </w:r>
      <w:r w:rsidRPr="001067F3">
        <w:rPr>
          <w:rFonts w:cstheme="minorHAnsi"/>
          <w:sz w:val="20"/>
          <w:szCs w:val="20"/>
        </w:rPr>
        <w:t xml:space="preserve">: </w:t>
      </w:r>
      <w:r w:rsidR="002C2D3C" w:rsidRPr="001067F3">
        <w:rPr>
          <w:rFonts w:cstheme="minorHAnsi"/>
          <w:sz w:val="20"/>
          <w:szCs w:val="20"/>
        </w:rPr>
        <w:t>V</w:t>
      </w:r>
      <w:r w:rsidRPr="001067F3">
        <w:rPr>
          <w:rFonts w:cstheme="minorHAnsi"/>
          <w:sz w:val="20"/>
          <w:szCs w:val="20"/>
        </w:rPr>
        <w:t>ersioned, market-keyed configuration tables (</w:t>
      </w:r>
      <w:r w:rsidR="001960F5" w:rsidRPr="001067F3">
        <w:rPr>
          <w:rFonts w:cstheme="minorHAnsi"/>
          <w:sz w:val="20"/>
          <w:szCs w:val="20"/>
        </w:rPr>
        <w:t xml:space="preserve">examples like </w:t>
      </w:r>
      <w:r w:rsidRPr="001067F3">
        <w:rPr>
          <w:rFonts w:cstheme="minorHAnsi"/>
          <w:sz w:val="20"/>
          <w:szCs w:val="20"/>
        </w:rPr>
        <w:t xml:space="preserve">market scope, document types, reason codes, item categories, cut-off rules, open order buckets, FX policies, </w:t>
      </w:r>
      <w:r w:rsidR="00D07372" w:rsidRPr="001067F3">
        <w:rPr>
          <w:rFonts w:cstheme="minorHAnsi"/>
          <w:sz w:val="20"/>
          <w:szCs w:val="20"/>
        </w:rPr>
        <w:t>business</w:t>
      </w:r>
      <w:r w:rsidRPr="001067F3">
        <w:rPr>
          <w:rFonts w:cstheme="minorHAnsi"/>
          <w:sz w:val="20"/>
          <w:szCs w:val="20"/>
        </w:rPr>
        <w:t xml:space="preserve"> rules, KPI registry, D</w:t>
      </w:r>
      <w:r w:rsidR="001960F5" w:rsidRPr="001067F3">
        <w:rPr>
          <w:rFonts w:cstheme="minorHAnsi"/>
          <w:sz w:val="20"/>
          <w:szCs w:val="20"/>
        </w:rPr>
        <w:t>ata Quality</w:t>
      </w:r>
      <w:r w:rsidRPr="001067F3">
        <w:rPr>
          <w:rFonts w:cstheme="minorHAnsi"/>
          <w:sz w:val="20"/>
          <w:szCs w:val="20"/>
        </w:rPr>
        <w:t xml:space="preserve"> thresholds) plus a shared, unit-tested utility function library.</w:t>
      </w:r>
      <w:r w:rsidR="000A61CB" w:rsidRPr="001067F3">
        <w:rPr>
          <w:rFonts w:cstheme="minorHAnsi"/>
          <w:sz w:val="20"/>
          <w:szCs w:val="20"/>
        </w:rPr>
        <w:t xml:space="preserve"> New markets onboard via configuration only.</w:t>
      </w:r>
    </w:p>
    <w:p w14:paraId="2DD0AB76" w14:textId="77777777" w:rsidR="00BA4478" w:rsidRPr="001067F3" w:rsidRDefault="00BA4478" w:rsidP="009F47C1">
      <w:pPr>
        <w:spacing w:after="0" w:line="240" w:lineRule="auto"/>
        <w:ind w:left="720"/>
        <w:rPr>
          <w:rFonts w:cstheme="minorHAnsi"/>
          <w:sz w:val="20"/>
          <w:szCs w:val="20"/>
        </w:rPr>
      </w:pPr>
      <w:r w:rsidRPr="001067F3">
        <w:rPr>
          <w:rFonts w:cstheme="minorHAnsi"/>
          <w:b/>
          <w:bCs/>
          <w:sz w:val="20"/>
          <w:szCs w:val="20"/>
        </w:rPr>
        <w:t>(a) Design, build, and maintain versioned, market-keyed configuration tables</w:t>
      </w:r>
      <w:r w:rsidRPr="001067F3">
        <w:rPr>
          <w:rFonts w:cstheme="minorHAnsi"/>
          <w:sz w:val="20"/>
          <w:szCs w:val="20"/>
        </w:rPr>
        <w:t xml:space="preserve"> (including, but not limited to, market mappings, calendar definitions, currency conversion rules, SISO customer chain mappings, and KPI adjustment parameters) that drive all market-specific behavior across the pipeline without code changes;</w:t>
      </w:r>
    </w:p>
    <w:p w14:paraId="18F20306" w14:textId="77777777" w:rsidR="00BA4478" w:rsidRPr="001067F3" w:rsidRDefault="00BA4478" w:rsidP="009F47C1">
      <w:pPr>
        <w:spacing w:after="0" w:line="240" w:lineRule="auto"/>
        <w:ind w:left="720"/>
        <w:rPr>
          <w:rFonts w:cstheme="minorHAnsi"/>
          <w:sz w:val="20"/>
          <w:szCs w:val="20"/>
        </w:rPr>
      </w:pPr>
      <w:r w:rsidRPr="001067F3">
        <w:rPr>
          <w:rFonts w:cstheme="minorHAnsi"/>
          <w:b/>
          <w:bCs/>
          <w:sz w:val="20"/>
          <w:szCs w:val="20"/>
        </w:rPr>
        <w:t xml:space="preserve">(b) The Supplier shall work collaboratively </w:t>
      </w:r>
      <w:commentRangeStart w:id="137"/>
      <w:r w:rsidRPr="001067F3">
        <w:rPr>
          <w:rFonts w:cstheme="minorHAnsi"/>
          <w:b/>
          <w:bCs/>
          <w:sz w:val="20"/>
          <w:szCs w:val="20"/>
        </w:rPr>
        <w:t>with D&amp;A Architects and the relevant Product Stream</w:t>
      </w:r>
      <w:r w:rsidRPr="001067F3">
        <w:rPr>
          <w:rFonts w:cstheme="minorHAnsi"/>
          <w:sz w:val="20"/>
          <w:szCs w:val="20"/>
        </w:rPr>
        <w:t xml:space="preserve"> teams </w:t>
      </w:r>
      <w:commentRangeEnd w:id="137"/>
      <w:r w:rsidR="00BF6F37" w:rsidRPr="001067F3">
        <w:rPr>
          <w:rStyle w:val="CommentReference"/>
          <w:rFonts w:cstheme="minorHAnsi"/>
          <w:sz w:val="20"/>
          <w:szCs w:val="20"/>
        </w:rPr>
        <w:commentReference w:id="137"/>
      </w:r>
      <w:r w:rsidRPr="001067F3">
        <w:rPr>
          <w:rFonts w:cstheme="minorHAnsi"/>
          <w:sz w:val="20"/>
          <w:szCs w:val="20"/>
        </w:rPr>
        <w:t>to assess, define, and validate the complete set of configuration objects required per market, ensuring that all business rules and market-specific logic are captured as data-driven configuration rather than hardcoded logic;</w:t>
      </w:r>
    </w:p>
    <w:p w14:paraId="75B6EFCB" w14:textId="77777777" w:rsidR="00BA4478" w:rsidRPr="001067F3" w:rsidRDefault="00BA4478" w:rsidP="009F47C1">
      <w:pPr>
        <w:spacing w:after="0" w:line="240" w:lineRule="auto"/>
        <w:ind w:left="720"/>
        <w:rPr>
          <w:rFonts w:cstheme="minorHAnsi"/>
          <w:sz w:val="20"/>
          <w:szCs w:val="20"/>
        </w:rPr>
      </w:pPr>
      <w:r w:rsidRPr="001067F3">
        <w:rPr>
          <w:rFonts w:cstheme="minorHAnsi"/>
          <w:b/>
          <w:bCs/>
          <w:sz w:val="20"/>
          <w:szCs w:val="20"/>
        </w:rPr>
        <w:t>(c) For each new configuration object, the Supplier shall harmonize and simplify</w:t>
      </w:r>
      <w:r w:rsidRPr="001067F3">
        <w:rPr>
          <w:rFonts w:cstheme="minorHAnsi"/>
          <w:sz w:val="20"/>
          <w:szCs w:val="20"/>
        </w:rPr>
        <w:t xml:space="preserve"> existing business rules from legacy systems (including GCP stored procedures and Power BI DAX measures), and provide all technical documentation (including configuration object specifications, versioning policies, validation rules, and dependency mappings) to the D&amp;A Architects and Product Stream teams for review and approval;</w:t>
      </w:r>
    </w:p>
    <w:p w14:paraId="6243B995" w14:textId="77777777" w:rsidR="00BA4478" w:rsidRPr="001067F3" w:rsidRDefault="00BA4478" w:rsidP="009F47C1">
      <w:pPr>
        <w:spacing w:after="0" w:line="240" w:lineRule="auto"/>
        <w:ind w:left="720"/>
        <w:rPr>
          <w:rFonts w:cstheme="minorHAnsi"/>
          <w:sz w:val="20"/>
          <w:szCs w:val="20"/>
        </w:rPr>
      </w:pPr>
      <w:r w:rsidRPr="001067F3">
        <w:rPr>
          <w:rFonts w:cstheme="minorHAnsi"/>
          <w:b/>
          <w:bCs/>
          <w:sz w:val="20"/>
          <w:szCs w:val="20"/>
        </w:rPr>
        <w:t xml:space="preserve">(d) As an output of this work, the Supplier shall deliver a </w:t>
      </w:r>
      <w:commentRangeStart w:id="138"/>
      <w:r w:rsidRPr="001067F3">
        <w:rPr>
          <w:rFonts w:cstheme="minorHAnsi"/>
          <w:b/>
          <w:bCs/>
          <w:sz w:val="20"/>
          <w:szCs w:val="20"/>
        </w:rPr>
        <w:t>Market Configuration Playbook documenti</w:t>
      </w:r>
      <w:commentRangeEnd w:id="138"/>
      <w:r w:rsidR="00BF6F37" w:rsidRPr="001067F3">
        <w:rPr>
          <w:rStyle w:val="CommentReference"/>
          <w:rFonts w:cstheme="minorHAnsi"/>
          <w:b/>
          <w:bCs/>
          <w:sz w:val="20"/>
          <w:szCs w:val="20"/>
        </w:rPr>
        <w:commentReference w:id="138"/>
      </w:r>
      <w:r w:rsidRPr="001067F3">
        <w:rPr>
          <w:rFonts w:cstheme="minorHAnsi"/>
          <w:b/>
          <w:bCs/>
          <w:sz w:val="20"/>
          <w:szCs w:val="20"/>
        </w:rPr>
        <w:t>ng</w:t>
      </w:r>
      <w:r w:rsidRPr="001067F3">
        <w:rPr>
          <w:rFonts w:cstheme="minorHAnsi"/>
          <w:sz w:val="20"/>
          <w:szCs w:val="20"/>
        </w:rPr>
        <w:t xml:space="preserve">, at minimum: </w:t>
      </w:r>
    </w:p>
    <w:p w14:paraId="5F1D821B" w14:textId="77777777" w:rsidR="00BA4478" w:rsidRPr="001067F3" w:rsidRDefault="00BA4478" w:rsidP="009F47C1">
      <w:pPr>
        <w:spacing w:after="0" w:line="240" w:lineRule="auto"/>
        <w:ind w:left="1440"/>
        <w:rPr>
          <w:rFonts w:cstheme="minorHAnsi"/>
          <w:sz w:val="20"/>
          <w:szCs w:val="20"/>
        </w:rPr>
      </w:pPr>
      <w:r w:rsidRPr="001067F3">
        <w:rPr>
          <w:rFonts w:cstheme="minorHAnsi"/>
          <w:sz w:val="20"/>
          <w:szCs w:val="20"/>
        </w:rPr>
        <w:t xml:space="preserve">(i) the complete inventory of configuration objects per market and business process; </w:t>
      </w:r>
    </w:p>
    <w:p w14:paraId="6B378943" w14:textId="77777777" w:rsidR="00BA4478" w:rsidRPr="001067F3" w:rsidRDefault="00BA4478" w:rsidP="009F47C1">
      <w:pPr>
        <w:spacing w:after="0" w:line="240" w:lineRule="auto"/>
        <w:ind w:left="1440"/>
        <w:rPr>
          <w:rFonts w:cstheme="minorHAnsi"/>
          <w:sz w:val="20"/>
          <w:szCs w:val="20"/>
        </w:rPr>
      </w:pPr>
      <w:r w:rsidRPr="001067F3">
        <w:rPr>
          <w:rFonts w:cstheme="minorHAnsi"/>
          <w:sz w:val="20"/>
          <w:szCs w:val="20"/>
        </w:rPr>
        <w:t xml:space="preserve">(ii) guidelines for adding, modifying, and retiring configuration entries; </w:t>
      </w:r>
    </w:p>
    <w:p w14:paraId="41E46E74" w14:textId="77777777" w:rsidR="00BA4478" w:rsidRPr="001067F3" w:rsidRDefault="00BA4478" w:rsidP="009F47C1">
      <w:pPr>
        <w:spacing w:after="0" w:line="240" w:lineRule="auto"/>
        <w:ind w:left="1440"/>
        <w:rPr>
          <w:rFonts w:cstheme="minorHAnsi"/>
          <w:sz w:val="20"/>
          <w:szCs w:val="20"/>
        </w:rPr>
      </w:pPr>
      <w:r w:rsidRPr="001067F3">
        <w:rPr>
          <w:rFonts w:cstheme="minorHAnsi"/>
          <w:sz w:val="20"/>
          <w:szCs w:val="20"/>
        </w:rPr>
        <w:t xml:space="preserve">(iii) the versioning and governance model for configuration changes; </w:t>
      </w:r>
    </w:p>
    <w:p w14:paraId="6446E9F3" w14:textId="77777777" w:rsidR="00BA4478" w:rsidRPr="001067F3" w:rsidRDefault="00BA4478" w:rsidP="009F47C1">
      <w:pPr>
        <w:spacing w:after="0" w:line="240" w:lineRule="auto"/>
        <w:ind w:left="1440"/>
        <w:rPr>
          <w:rFonts w:cstheme="minorHAnsi"/>
          <w:sz w:val="20"/>
          <w:szCs w:val="20"/>
        </w:rPr>
      </w:pPr>
      <w:r w:rsidRPr="001067F3">
        <w:rPr>
          <w:rFonts w:cstheme="minorHAnsi"/>
          <w:sz w:val="20"/>
          <w:szCs w:val="20"/>
        </w:rPr>
        <w:t xml:space="preserve">(iv) validation and testing procedures to ensure configuration integrity before deployment; and </w:t>
      </w:r>
    </w:p>
    <w:p w14:paraId="4B87D6F9" w14:textId="736E29CF" w:rsidR="00BA4478" w:rsidRPr="001067F3" w:rsidRDefault="00BA4478" w:rsidP="009F47C1">
      <w:pPr>
        <w:spacing w:after="0" w:line="240" w:lineRule="auto"/>
        <w:ind w:left="1440"/>
        <w:rPr>
          <w:rFonts w:cstheme="minorHAnsi"/>
          <w:sz w:val="20"/>
          <w:szCs w:val="20"/>
        </w:rPr>
      </w:pPr>
      <w:r w:rsidRPr="001067F3">
        <w:rPr>
          <w:rFonts w:cstheme="minorHAnsi"/>
          <w:sz w:val="20"/>
          <w:szCs w:val="20"/>
        </w:rPr>
        <w:t>(v) step-by-step instructions enabling Product Stream teams to independently manage and extend market configurations following the defined standards.</w:t>
      </w:r>
    </w:p>
    <w:p w14:paraId="2A958B4A" w14:textId="77777777" w:rsidR="00D67575" w:rsidRPr="001067F3" w:rsidRDefault="00D67575" w:rsidP="009F47C1">
      <w:pPr>
        <w:spacing w:after="0" w:line="240" w:lineRule="auto"/>
        <w:ind w:left="360"/>
        <w:rPr>
          <w:rFonts w:cstheme="minorHAnsi"/>
          <w:sz w:val="20"/>
          <w:szCs w:val="20"/>
        </w:rPr>
      </w:pPr>
    </w:p>
    <w:p w14:paraId="460D6229" w14:textId="3DBDBD97" w:rsidR="00D67575" w:rsidRPr="001067F3" w:rsidRDefault="00D67575" w:rsidP="009F47C1">
      <w:pPr>
        <w:spacing w:after="0" w:line="240" w:lineRule="auto"/>
        <w:ind w:left="360"/>
        <w:rPr>
          <w:rFonts w:cstheme="minorHAnsi"/>
          <w:sz w:val="20"/>
          <w:szCs w:val="20"/>
        </w:rPr>
      </w:pPr>
      <w:r w:rsidRPr="001067F3">
        <w:rPr>
          <w:rFonts w:cstheme="minorHAnsi"/>
          <w:b/>
          <w:bCs/>
          <w:sz w:val="20"/>
          <w:szCs w:val="20"/>
        </w:rPr>
        <w:t>Block 5 — KPI Calculation Engine</w:t>
      </w:r>
      <w:r w:rsidR="005744B6">
        <w:rPr>
          <w:rFonts w:cstheme="minorHAnsi"/>
          <w:b/>
          <w:bCs/>
          <w:sz w:val="20"/>
          <w:szCs w:val="20"/>
        </w:rPr>
        <w:t xml:space="preserve"> Configurable</w:t>
      </w:r>
      <w:r w:rsidRPr="001067F3">
        <w:rPr>
          <w:rFonts w:cstheme="minorHAnsi"/>
          <w:sz w:val="20"/>
          <w:szCs w:val="20"/>
        </w:rPr>
        <w:t xml:space="preserve">: </w:t>
      </w:r>
      <w:r w:rsidR="00D15DFF" w:rsidRPr="001067F3">
        <w:rPr>
          <w:rFonts w:cstheme="minorHAnsi"/>
          <w:sz w:val="20"/>
          <w:szCs w:val="20"/>
        </w:rPr>
        <w:t>Parameterized engine reading Core Domains and Configuration only. Where DP&amp;E provides global KPI pre-calculations as part of the canonical core domain layer, the Supplier shall consume and validate those pre-calculated KPIs against LA business definitions before building additional KPI logic. Where DP&amp;E determines the Supplier shall build KPI pre-calculations, the Supplier shall do so under DP&amp;E technical direction. Narrow output: KPI code, grain keys, UoM, value. New markets onboard via configuration only</w:t>
      </w:r>
      <w:r w:rsidR="000A61CB" w:rsidRPr="001067F3">
        <w:rPr>
          <w:rFonts w:cstheme="minorHAnsi"/>
          <w:sz w:val="20"/>
          <w:szCs w:val="20"/>
        </w:rPr>
        <w:t>.</w:t>
      </w:r>
    </w:p>
    <w:p w14:paraId="4A7A1576" w14:textId="1495D823" w:rsidR="00BC107F" w:rsidRPr="001067F3" w:rsidRDefault="00BC107F" w:rsidP="009F47C1">
      <w:pPr>
        <w:spacing w:after="0" w:line="240" w:lineRule="auto"/>
        <w:ind w:left="720"/>
        <w:rPr>
          <w:rFonts w:cstheme="minorHAnsi"/>
          <w:sz w:val="20"/>
          <w:szCs w:val="20"/>
        </w:rPr>
      </w:pPr>
      <w:r w:rsidRPr="001067F3">
        <w:rPr>
          <w:rFonts w:cstheme="minorHAnsi"/>
          <w:b/>
          <w:bCs/>
          <w:sz w:val="20"/>
          <w:szCs w:val="20"/>
        </w:rPr>
        <w:t>(a) Design, build, and maintain a parameterized KPI calculation</w:t>
      </w:r>
      <w:r w:rsidRPr="001067F3">
        <w:rPr>
          <w:rFonts w:cstheme="minorHAnsi"/>
          <w:sz w:val="20"/>
          <w:szCs w:val="20"/>
        </w:rPr>
        <w:t xml:space="preserve"> engine that reads exclusively from Core Domain entities (Block 3) and Market Configuration tables (Block 4), calculating all KPIs in base units (kilograms and local currency) and expanding to additional units and currencies through configuration-driven conversion rules;</w:t>
      </w:r>
    </w:p>
    <w:p w14:paraId="48961D31" w14:textId="77777777" w:rsidR="00BC107F" w:rsidRPr="001067F3" w:rsidRDefault="00BC107F" w:rsidP="009F47C1">
      <w:pPr>
        <w:spacing w:after="0" w:line="240" w:lineRule="auto"/>
        <w:ind w:left="720"/>
        <w:rPr>
          <w:rFonts w:cstheme="minorHAnsi"/>
          <w:sz w:val="20"/>
          <w:szCs w:val="20"/>
        </w:rPr>
      </w:pPr>
      <w:r w:rsidRPr="001067F3">
        <w:rPr>
          <w:rFonts w:cstheme="minorHAnsi"/>
          <w:b/>
          <w:bCs/>
          <w:sz w:val="20"/>
          <w:szCs w:val="20"/>
        </w:rPr>
        <w:t>(b) The Supplier shall work collaboratively with D&amp;A Architects, the relevant Product Stream teams, and Business Analysts</w:t>
      </w:r>
      <w:r w:rsidRPr="001067F3">
        <w:rPr>
          <w:rFonts w:cstheme="minorHAnsi"/>
          <w:sz w:val="20"/>
          <w:szCs w:val="20"/>
        </w:rPr>
        <w:t xml:space="preserve"> to assess, define, and validate the complete inventory of KPI calculations per market and business process, ensuring that all calculation logic, filters, adjustments, calendar rules, and aggregation methods are fully parameterized and governed through the KPI Registry;</w:t>
      </w:r>
    </w:p>
    <w:p w14:paraId="67A1D93F" w14:textId="77777777" w:rsidR="00BC107F" w:rsidRPr="001067F3" w:rsidRDefault="00BC107F" w:rsidP="009F47C1">
      <w:pPr>
        <w:spacing w:after="0" w:line="240" w:lineRule="auto"/>
        <w:ind w:left="720"/>
        <w:rPr>
          <w:rFonts w:cstheme="minorHAnsi"/>
          <w:sz w:val="20"/>
          <w:szCs w:val="20"/>
        </w:rPr>
      </w:pPr>
      <w:r w:rsidRPr="001067F3">
        <w:rPr>
          <w:rFonts w:cstheme="minorHAnsi"/>
          <w:b/>
          <w:bCs/>
          <w:sz w:val="20"/>
          <w:szCs w:val="20"/>
        </w:rPr>
        <w:t>(c) For each new or migrated KPI, the Supplier</w:t>
      </w:r>
      <w:r w:rsidRPr="001067F3">
        <w:rPr>
          <w:rFonts w:cstheme="minorHAnsi"/>
          <w:sz w:val="20"/>
          <w:szCs w:val="20"/>
        </w:rPr>
        <w:t xml:space="preserve"> shall harmonize and simplify existing calculation logic from legacy systems (including GCP stored procedures and Power BI DAX measures), and provide all technical documentation (including KPI specifications, formula definitions, filter conditions, adjustment rules, unit conversion policies, and additivity declarations) to the D&amp;A Architects and Product Stream teams for review and sign-off;</w:t>
      </w:r>
    </w:p>
    <w:p w14:paraId="739F4D51" w14:textId="7DEC88EF" w:rsidR="004B1C8A" w:rsidRPr="001067F3" w:rsidRDefault="00BC107F" w:rsidP="009F47C1">
      <w:pPr>
        <w:spacing w:after="0" w:line="240" w:lineRule="auto"/>
        <w:ind w:left="720"/>
        <w:rPr>
          <w:rFonts w:cstheme="minorHAnsi"/>
          <w:sz w:val="20"/>
          <w:szCs w:val="20"/>
        </w:rPr>
      </w:pPr>
      <w:r w:rsidRPr="001067F3">
        <w:rPr>
          <w:rFonts w:cstheme="minorHAnsi"/>
          <w:b/>
          <w:bCs/>
          <w:sz w:val="20"/>
          <w:szCs w:val="20"/>
        </w:rPr>
        <w:t xml:space="preserve">(d) As an output of this work, the Supplier shall deliver a </w:t>
      </w:r>
      <w:commentRangeStart w:id="139"/>
      <w:r w:rsidRPr="001067F3">
        <w:rPr>
          <w:rFonts w:cstheme="minorHAnsi"/>
          <w:b/>
          <w:bCs/>
          <w:sz w:val="20"/>
          <w:szCs w:val="20"/>
        </w:rPr>
        <w:t>KPI Calculation Engine Playbook docume</w:t>
      </w:r>
      <w:commentRangeEnd w:id="139"/>
      <w:r w:rsidR="005C7D25" w:rsidRPr="001067F3">
        <w:rPr>
          <w:rStyle w:val="CommentReference"/>
          <w:rFonts w:cstheme="minorHAnsi"/>
          <w:b/>
          <w:bCs/>
          <w:sz w:val="20"/>
          <w:szCs w:val="20"/>
        </w:rPr>
        <w:commentReference w:id="139"/>
      </w:r>
      <w:r w:rsidRPr="001067F3">
        <w:rPr>
          <w:rFonts w:cstheme="minorHAnsi"/>
          <w:b/>
          <w:bCs/>
          <w:sz w:val="20"/>
          <w:szCs w:val="20"/>
        </w:rPr>
        <w:t>nting</w:t>
      </w:r>
      <w:r w:rsidRPr="001067F3">
        <w:rPr>
          <w:rFonts w:cstheme="minorHAnsi"/>
          <w:sz w:val="20"/>
          <w:szCs w:val="20"/>
        </w:rPr>
        <w:t xml:space="preserve">, at minimum: </w:t>
      </w:r>
    </w:p>
    <w:p w14:paraId="72967486" w14:textId="77777777" w:rsidR="004B1C8A" w:rsidRPr="001067F3" w:rsidRDefault="00BC107F" w:rsidP="009F47C1">
      <w:pPr>
        <w:spacing w:after="0" w:line="240" w:lineRule="auto"/>
        <w:ind w:left="1440"/>
        <w:rPr>
          <w:rFonts w:cstheme="minorHAnsi"/>
          <w:sz w:val="20"/>
          <w:szCs w:val="20"/>
        </w:rPr>
      </w:pPr>
      <w:r w:rsidRPr="001067F3">
        <w:rPr>
          <w:rFonts w:cstheme="minorHAnsi"/>
          <w:sz w:val="20"/>
          <w:szCs w:val="20"/>
        </w:rPr>
        <w:t xml:space="preserve">(i) the complete KPI inventory per market and business process with calculation specifications; </w:t>
      </w:r>
    </w:p>
    <w:p w14:paraId="72FF152A" w14:textId="77777777" w:rsidR="004B1C8A" w:rsidRPr="001067F3" w:rsidRDefault="00BC107F" w:rsidP="009F47C1">
      <w:pPr>
        <w:spacing w:after="0" w:line="240" w:lineRule="auto"/>
        <w:ind w:left="1440"/>
        <w:rPr>
          <w:rFonts w:cstheme="minorHAnsi"/>
          <w:sz w:val="20"/>
          <w:szCs w:val="20"/>
        </w:rPr>
      </w:pPr>
      <w:r w:rsidRPr="001067F3">
        <w:rPr>
          <w:rFonts w:cstheme="minorHAnsi"/>
          <w:sz w:val="20"/>
          <w:szCs w:val="20"/>
        </w:rPr>
        <w:t>(ii) guidelines for adding, modifying, and retiring KPIs through configuration changes only;</w:t>
      </w:r>
    </w:p>
    <w:p w14:paraId="1447F0FF" w14:textId="3DB86082" w:rsidR="004B1C8A" w:rsidRPr="001067F3" w:rsidRDefault="00BC107F" w:rsidP="009F47C1">
      <w:pPr>
        <w:spacing w:after="0" w:line="240" w:lineRule="auto"/>
        <w:ind w:left="1440"/>
        <w:rPr>
          <w:rFonts w:cstheme="minorHAnsi"/>
          <w:sz w:val="20"/>
          <w:szCs w:val="20"/>
        </w:rPr>
      </w:pPr>
      <w:r w:rsidRPr="001067F3">
        <w:rPr>
          <w:rFonts w:cstheme="minorHAnsi"/>
          <w:sz w:val="20"/>
          <w:szCs w:val="20"/>
        </w:rPr>
        <w:t xml:space="preserve">(iii) the governance model for KPI definition changes, including Data Steward approval workflows; </w:t>
      </w:r>
    </w:p>
    <w:p w14:paraId="2536ADDB" w14:textId="77777777" w:rsidR="004B1C8A" w:rsidRPr="001067F3" w:rsidRDefault="00BC107F" w:rsidP="009F47C1">
      <w:pPr>
        <w:spacing w:after="0" w:line="240" w:lineRule="auto"/>
        <w:ind w:left="1440"/>
        <w:rPr>
          <w:rFonts w:cstheme="minorHAnsi"/>
          <w:sz w:val="20"/>
          <w:szCs w:val="20"/>
        </w:rPr>
      </w:pPr>
      <w:r w:rsidRPr="001067F3">
        <w:rPr>
          <w:rFonts w:cstheme="minorHAnsi"/>
          <w:sz w:val="20"/>
          <w:szCs w:val="20"/>
        </w:rPr>
        <w:t xml:space="preserve">(iv) reconciliation and validation procedures to ensure calculation accuracy against legacy outputs before deployment; and </w:t>
      </w:r>
    </w:p>
    <w:p w14:paraId="5DFBFE13" w14:textId="26F5226E" w:rsidR="00D76439" w:rsidRPr="001067F3" w:rsidRDefault="00BC107F" w:rsidP="009F47C1">
      <w:pPr>
        <w:spacing w:after="0" w:line="240" w:lineRule="auto"/>
        <w:ind w:left="1440"/>
        <w:rPr>
          <w:rFonts w:cstheme="minorHAnsi"/>
          <w:sz w:val="20"/>
          <w:szCs w:val="20"/>
        </w:rPr>
      </w:pPr>
      <w:r w:rsidRPr="001067F3">
        <w:rPr>
          <w:rFonts w:cstheme="minorHAnsi"/>
          <w:sz w:val="20"/>
          <w:szCs w:val="20"/>
        </w:rPr>
        <w:t>(v) step-by-step instructions enabling Product Stream teams to independently extend and manage KPI calculations following the defined standards.</w:t>
      </w:r>
    </w:p>
    <w:p w14:paraId="0A7B954A" w14:textId="77777777" w:rsidR="00D67575" w:rsidRPr="001067F3" w:rsidRDefault="00D67575" w:rsidP="009F47C1">
      <w:pPr>
        <w:spacing w:after="0" w:line="240" w:lineRule="auto"/>
        <w:ind w:left="360"/>
        <w:rPr>
          <w:rFonts w:cstheme="minorHAnsi"/>
          <w:sz w:val="20"/>
          <w:szCs w:val="20"/>
        </w:rPr>
      </w:pPr>
    </w:p>
    <w:p w14:paraId="421AFBEB" w14:textId="474EAAA4" w:rsidR="00D67575" w:rsidRPr="001067F3" w:rsidRDefault="00D67575" w:rsidP="009F47C1">
      <w:pPr>
        <w:spacing w:after="0" w:line="240" w:lineRule="auto"/>
        <w:ind w:left="360"/>
        <w:rPr>
          <w:rFonts w:cstheme="minorHAnsi"/>
          <w:sz w:val="20"/>
          <w:szCs w:val="20"/>
        </w:rPr>
      </w:pPr>
      <w:commentRangeStart w:id="140"/>
      <w:r w:rsidRPr="001067F3">
        <w:rPr>
          <w:rFonts w:cstheme="minorHAnsi"/>
          <w:b/>
          <w:bCs/>
          <w:sz w:val="20"/>
          <w:szCs w:val="20"/>
        </w:rPr>
        <w:t xml:space="preserve">Block </w:t>
      </w:r>
      <w:commentRangeEnd w:id="140"/>
      <w:r w:rsidR="005C7D25" w:rsidRPr="001067F3">
        <w:rPr>
          <w:rStyle w:val="CommentReference"/>
          <w:rFonts w:cstheme="minorHAnsi"/>
          <w:b/>
          <w:bCs/>
          <w:sz w:val="20"/>
          <w:szCs w:val="20"/>
        </w:rPr>
        <w:commentReference w:id="140"/>
      </w:r>
      <w:r w:rsidRPr="001067F3">
        <w:rPr>
          <w:rFonts w:cstheme="minorHAnsi"/>
          <w:b/>
          <w:bCs/>
          <w:sz w:val="20"/>
          <w:szCs w:val="20"/>
        </w:rPr>
        <w:t>6 — KPI Publication / Data Products</w:t>
      </w:r>
      <w:r w:rsidRPr="001067F3">
        <w:rPr>
          <w:rFonts w:cstheme="minorHAnsi"/>
          <w:sz w:val="20"/>
          <w:szCs w:val="20"/>
        </w:rPr>
        <w:t>: Generic publish layer (</w:t>
      </w:r>
      <w:r w:rsidR="00DA270F" w:rsidRPr="001067F3">
        <w:rPr>
          <w:rFonts w:cstheme="minorHAnsi"/>
          <w:sz w:val="20"/>
          <w:szCs w:val="20"/>
        </w:rPr>
        <w:t xml:space="preserve">example as </w:t>
      </w:r>
      <w:r w:rsidRPr="001067F3">
        <w:rPr>
          <w:rFonts w:cstheme="minorHAnsi"/>
          <w:sz w:val="20"/>
          <w:szCs w:val="20"/>
        </w:rPr>
        <w:t>read base → evaluate composites → expand UoM → expand calendar → apply FX → persist). New KPI domains follow the same pattern without new publish logic.</w:t>
      </w:r>
      <w:r w:rsidR="000A61CB" w:rsidRPr="001067F3">
        <w:rPr>
          <w:rFonts w:cstheme="minorHAnsi"/>
          <w:sz w:val="20"/>
          <w:szCs w:val="20"/>
        </w:rPr>
        <w:t xml:space="preserve"> New markets onboard via configuration only.</w:t>
      </w:r>
    </w:p>
    <w:p w14:paraId="120CC8E6" w14:textId="77777777" w:rsidR="00A11C98" w:rsidRPr="001067F3" w:rsidRDefault="00A11C98" w:rsidP="009F47C1">
      <w:pPr>
        <w:spacing w:after="0" w:line="240" w:lineRule="auto"/>
        <w:ind w:left="810"/>
        <w:rPr>
          <w:rFonts w:cstheme="minorHAnsi"/>
          <w:sz w:val="20"/>
          <w:szCs w:val="20"/>
        </w:rPr>
      </w:pPr>
      <w:r w:rsidRPr="001067F3">
        <w:rPr>
          <w:rFonts w:cstheme="minorHAnsi"/>
          <w:b/>
          <w:bCs/>
          <w:sz w:val="20"/>
          <w:szCs w:val="20"/>
        </w:rPr>
        <w:t>(a) Implement a generic publish layer</w:t>
      </w:r>
      <w:r w:rsidRPr="001067F3">
        <w:rPr>
          <w:rFonts w:cstheme="minorHAnsi"/>
          <w:sz w:val="20"/>
          <w:szCs w:val="20"/>
        </w:rPr>
        <w:t xml:space="preserve"> (e.g., read base → evaluate configuration → calculate → publish) that transforms KPI engine outputs into consumable data products for downstream consumption layers;</w:t>
      </w:r>
    </w:p>
    <w:p w14:paraId="53207F17" w14:textId="266DD283" w:rsidR="00A11C98" w:rsidRPr="001067F3" w:rsidRDefault="00A11C98" w:rsidP="009F47C1">
      <w:pPr>
        <w:spacing w:after="0" w:line="240" w:lineRule="auto"/>
        <w:ind w:left="810"/>
        <w:rPr>
          <w:rFonts w:cstheme="minorHAnsi"/>
          <w:sz w:val="20"/>
          <w:szCs w:val="20"/>
        </w:rPr>
      </w:pPr>
      <w:r w:rsidRPr="001067F3">
        <w:rPr>
          <w:rFonts w:cstheme="minorHAnsi"/>
          <w:b/>
          <w:bCs/>
          <w:sz w:val="20"/>
          <w:szCs w:val="20"/>
        </w:rPr>
        <w:t>(b) The Supplier shall work collaboratively with D&amp;A Architects</w:t>
      </w:r>
      <w:r w:rsidRPr="001067F3">
        <w:rPr>
          <w:rFonts w:cstheme="minorHAnsi"/>
          <w:sz w:val="20"/>
          <w:szCs w:val="20"/>
        </w:rPr>
        <w:t xml:space="preserve"> </w:t>
      </w:r>
      <w:r w:rsidRPr="001067F3">
        <w:rPr>
          <w:rFonts w:cstheme="minorHAnsi"/>
          <w:b/>
          <w:bCs/>
          <w:sz w:val="20"/>
          <w:szCs w:val="20"/>
        </w:rPr>
        <w:t>and the relevant Product Stream</w:t>
      </w:r>
      <w:r w:rsidRPr="001067F3">
        <w:rPr>
          <w:rFonts w:cstheme="minorHAnsi"/>
          <w:sz w:val="20"/>
          <w:szCs w:val="20"/>
        </w:rPr>
        <w:t xml:space="preserve"> teams to define the optimal consumption patterns and data delivery strategies for KPIs and data, ensuring alignment with the specific requirements of Dashboards (AI/BI) and Agents (Genie Agents, Knowledge Assistants, Supervisor Agents</w:t>
      </w:r>
      <w:r w:rsidR="00210AF1">
        <w:rPr>
          <w:rFonts w:cstheme="minorHAnsi"/>
          <w:sz w:val="20"/>
          <w:szCs w:val="20"/>
        </w:rPr>
        <w:t xml:space="preserve"> (or new feature)</w:t>
      </w:r>
      <w:r w:rsidRPr="001067F3">
        <w:rPr>
          <w:rFonts w:cstheme="minorHAnsi"/>
          <w:sz w:val="20"/>
          <w:szCs w:val="20"/>
        </w:rPr>
        <w:t>);</w:t>
      </w:r>
    </w:p>
    <w:p w14:paraId="2D194954" w14:textId="77777777" w:rsidR="00186DD5" w:rsidRPr="001067F3" w:rsidRDefault="00A11C98" w:rsidP="009F47C1">
      <w:pPr>
        <w:spacing w:after="0" w:line="240" w:lineRule="auto"/>
        <w:ind w:left="810"/>
        <w:rPr>
          <w:rFonts w:cstheme="minorHAnsi"/>
          <w:sz w:val="20"/>
          <w:szCs w:val="20"/>
        </w:rPr>
      </w:pPr>
      <w:r w:rsidRPr="001067F3">
        <w:rPr>
          <w:rFonts w:cstheme="minorHAnsi"/>
          <w:b/>
          <w:bCs/>
          <w:sz w:val="20"/>
          <w:szCs w:val="20"/>
        </w:rPr>
        <w:t>(c) As an output of this collaboration, the Supplier</w:t>
      </w:r>
      <w:r w:rsidRPr="001067F3">
        <w:rPr>
          <w:rFonts w:cstheme="minorHAnsi"/>
          <w:sz w:val="20"/>
          <w:szCs w:val="20"/>
        </w:rPr>
        <w:t xml:space="preserve"> shall deliver a KPI Publication &amp; Consumption Playbook documenting, at minimum: </w:t>
      </w:r>
    </w:p>
    <w:p w14:paraId="16E14855" w14:textId="77777777" w:rsidR="00186DD5" w:rsidRPr="001067F3" w:rsidRDefault="00A11C98" w:rsidP="009F47C1">
      <w:pPr>
        <w:spacing w:after="0" w:line="240" w:lineRule="auto"/>
        <w:ind w:left="1440"/>
        <w:rPr>
          <w:rFonts w:cstheme="minorHAnsi"/>
          <w:sz w:val="20"/>
          <w:szCs w:val="20"/>
        </w:rPr>
      </w:pPr>
      <w:r w:rsidRPr="001067F3">
        <w:rPr>
          <w:rFonts w:cstheme="minorHAnsi"/>
          <w:sz w:val="20"/>
          <w:szCs w:val="20"/>
        </w:rPr>
        <w:t xml:space="preserve">(i) the recommended consumption patterns per persona and use case; </w:t>
      </w:r>
    </w:p>
    <w:p w14:paraId="3CE49701" w14:textId="77777777" w:rsidR="00186DD5" w:rsidRPr="001067F3" w:rsidRDefault="00A11C98" w:rsidP="009F47C1">
      <w:pPr>
        <w:spacing w:after="0" w:line="240" w:lineRule="auto"/>
        <w:ind w:left="1440"/>
        <w:rPr>
          <w:rFonts w:cstheme="minorHAnsi"/>
          <w:sz w:val="20"/>
          <w:szCs w:val="20"/>
        </w:rPr>
      </w:pPr>
      <w:r w:rsidRPr="001067F3">
        <w:rPr>
          <w:rFonts w:cstheme="minorHAnsi"/>
          <w:sz w:val="20"/>
          <w:szCs w:val="20"/>
        </w:rPr>
        <w:t xml:space="preserve">(ii) data product structure and formatting standards for each consumption channel; </w:t>
      </w:r>
    </w:p>
    <w:p w14:paraId="186CEF72" w14:textId="77777777" w:rsidR="00186DD5" w:rsidRPr="001067F3" w:rsidRDefault="00A11C98" w:rsidP="009F47C1">
      <w:pPr>
        <w:spacing w:after="0" w:line="240" w:lineRule="auto"/>
        <w:ind w:left="1440"/>
        <w:rPr>
          <w:rFonts w:cstheme="minorHAnsi"/>
          <w:sz w:val="20"/>
          <w:szCs w:val="20"/>
        </w:rPr>
      </w:pPr>
      <w:r w:rsidRPr="001067F3">
        <w:rPr>
          <w:rFonts w:cstheme="minorHAnsi"/>
          <w:sz w:val="20"/>
          <w:szCs w:val="20"/>
        </w:rPr>
        <w:t xml:space="preserve">(iii) guidelines for registering and exposing KPIs to the semantic layer for dashboard and agent consumption; </w:t>
      </w:r>
    </w:p>
    <w:p w14:paraId="4CE1BD88" w14:textId="77777777" w:rsidR="00186DD5" w:rsidRPr="001067F3" w:rsidRDefault="00A11C98" w:rsidP="009F47C1">
      <w:pPr>
        <w:spacing w:after="0" w:line="240" w:lineRule="auto"/>
        <w:ind w:left="1440"/>
        <w:rPr>
          <w:rFonts w:cstheme="minorHAnsi"/>
          <w:sz w:val="20"/>
          <w:szCs w:val="20"/>
        </w:rPr>
      </w:pPr>
      <w:r w:rsidRPr="001067F3">
        <w:rPr>
          <w:rFonts w:cstheme="minorHAnsi"/>
          <w:sz w:val="20"/>
          <w:szCs w:val="20"/>
        </w:rPr>
        <w:t xml:space="preserve">(iv) decision criteria for selecting the appropriate consumption method (Dashboard vs. Genie Agent vs. Knowledge Assistant); and </w:t>
      </w:r>
    </w:p>
    <w:p w14:paraId="4FED3503" w14:textId="262AA3FC" w:rsidR="00A11C98" w:rsidRPr="001067F3" w:rsidRDefault="00A11C98" w:rsidP="009F47C1">
      <w:pPr>
        <w:spacing w:after="0" w:line="240" w:lineRule="auto"/>
        <w:ind w:left="1440"/>
        <w:rPr>
          <w:rFonts w:cstheme="minorHAnsi"/>
          <w:sz w:val="20"/>
          <w:szCs w:val="20"/>
        </w:rPr>
      </w:pPr>
      <w:r w:rsidRPr="001067F3">
        <w:rPr>
          <w:rFonts w:cstheme="minorHAnsi"/>
          <w:sz w:val="20"/>
          <w:szCs w:val="20"/>
        </w:rPr>
        <w:t>(v) step-by-step instructions enabling Product Stream teams to independently publish and consume KPIs following the defined patterns.</w:t>
      </w:r>
    </w:p>
    <w:p w14:paraId="203F3D84" w14:textId="77777777" w:rsidR="00D67575" w:rsidRPr="001067F3" w:rsidRDefault="00D67575" w:rsidP="009F47C1">
      <w:pPr>
        <w:spacing w:after="0" w:line="240" w:lineRule="auto"/>
        <w:ind w:left="360"/>
        <w:rPr>
          <w:rFonts w:cstheme="minorHAnsi"/>
          <w:sz w:val="20"/>
          <w:szCs w:val="20"/>
        </w:rPr>
      </w:pPr>
    </w:p>
    <w:p w14:paraId="3B913427" w14:textId="77777777" w:rsidR="00B45177" w:rsidRDefault="00B45177">
      <w:pPr>
        <w:rPr>
          <w:rFonts w:cstheme="minorHAnsi"/>
          <w:b/>
          <w:bCs/>
          <w:sz w:val="20"/>
          <w:szCs w:val="20"/>
        </w:rPr>
      </w:pPr>
      <w:r>
        <w:rPr>
          <w:rFonts w:cstheme="minorHAnsi"/>
          <w:b/>
          <w:bCs/>
          <w:sz w:val="20"/>
          <w:szCs w:val="20"/>
        </w:rPr>
        <w:br w:type="page"/>
      </w:r>
    </w:p>
    <w:p w14:paraId="3527ADF2" w14:textId="3AE34314" w:rsidR="00D67575" w:rsidRPr="001067F3" w:rsidRDefault="00D67575" w:rsidP="009F47C1">
      <w:pPr>
        <w:spacing w:after="0" w:line="240" w:lineRule="auto"/>
        <w:ind w:left="360"/>
        <w:rPr>
          <w:rFonts w:eastAsia="Times New Roman" w:cstheme="minorHAnsi"/>
          <w:sz w:val="20"/>
          <w:szCs w:val="20"/>
        </w:rPr>
      </w:pPr>
      <w:r w:rsidRPr="001067F3">
        <w:rPr>
          <w:rFonts w:cstheme="minorHAnsi"/>
          <w:b/>
          <w:bCs/>
          <w:sz w:val="20"/>
          <w:szCs w:val="20"/>
        </w:rPr>
        <w:t>Block 7 — Semantic Layer (Unity Catalog Metric Views)</w:t>
      </w:r>
      <w:r w:rsidRPr="001067F3">
        <w:rPr>
          <w:rFonts w:cstheme="minorHAnsi"/>
          <w:sz w:val="20"/>
          <w:szCs w:val="20"/>
        </w:rPr>
        <w:t xml:space="preserve">: </w:t>
      </w:r>
      <w:r w:rsidR="00A512B0" w:rsidRPr="001067F3">
        <w:rPr>
          <w:rFonts w:cstheme="minorHAnsi"/>
          <w:sz w:val="20"/>
          <w:szCs w:val="20"/>
        </w:rPr>
        <w:t xml:space="preserve">reusable </w:t>
      </w:r>
      <w:r w:rsidRPr="001067F3">
        <w:rPr>
          <w:rFonts w:cstheme="minorHAnsi"/>
          <w:sz w:val="20"/>
          <w:szCs w:val="20"/>
        </w:rPr>
        <w:t>views with row-level security registered in Unity Catalog. No consumer accesses raw pipeline tables directly.</w:t>
      </w:r>
      <w:r w:rsidR="000A61CB" w:rsidRPr="001067F3">
        <w:rPr>
          <w:rFonts w:cstheme="minorHAnsi"/>
          <w:sz w:val="20"/>
          <w:szCs w:val="20"/>
        </w:rPr>
        <w:t xml:space="preserve"> New markets onboard via configuration only.</w:t>
      </w:r>
      <w:r w:rsidR="00BC21AF" w:rsidRPr="001067F3">
        <w:rPr>
          <w:rFonts w:cstheme="minorHAnsi"/>
          <w:sz w:val="20"/>
          <w:szCs w:val="20"/>
        </w:rPr>
        <w:t xml:space="preserve"> </w:t>
      </w:r>
      <w:r w:rsidR="00BC21AF" w:rsidRPr="001067F3">
        <w:rPr>
          <w:rFonts w:eastAsia="Times New Roman" w:cstheme="minorHAnsi"/>
          <w:sz w:val="20"/>
          <w:szCs w:val="20"/>
        </w:rPr>
        <w:t>Develop automated process to generate metric views with new / existent KPIs.</w:t>
      </w:r>
    </w:p>
    <w:p w14:paraId="2CCCDA19" w14:textId="0934E8EA" w:rsidR="00B35671" w:rsidRPr="001067F3" w:rsidRDefault="00B35671" w:rsidP="009F47C1">
      <w:pPr>
        <w:spacing w:after="0" w:line="240" w:lineRule="auto"/>
        <w:ind w:left="720"/>
        <w:rPr>
          <w:rFonts w:cstheme="minorHAnsi"/>
          <w:sz w:val="20"/>
          <w:szCs w:val="20"/>
        </w:rPr>
      </w:pPr>
      <w:r w:rsidRPr="001067F3">
        <w:rPr>
          <w:rFonts w:cstheme="minorHAnsi"/>
          <w:b/>
          <w:bCs/>
          <w:sz w:val="20"/>
          <w:szCs w:val="20"/>
        </w:rPr>
        <w:t>(a) Design, build, and maintain reusable metric views within Unity Catalog with row-level security (RLS)</w:t>
      </w:r>
      <w:r w:rsidRPr="001067F3">
        <w:rPr>
          <w:rFonts w:cstheme="minorHAnsi"/>
          <w:sz w:val="20"/>
          <w:szCs w:val="20"/>
        </w:rPr>
        <w:t>, registered as governed assets that serve as the single authoritative semantic interface between the KPI Calculation Engine (Block 5) and all downstream consumption channels (Block 8)</w:t>
      </w:r>
      <w:r w:rsidR="00210AF1">
        <w:rPr>
          <w:rFonts w:cstheme="minorHAnsi"/>
          <w:sz w:val="20"/>
          <w:szCs w:val="20"/>
        </w:rPr>
        <w:t xml:space="preserve">. </w:t>
      </w:r>
      <w:r w:rsidR="00210AF1" w:rsidRPr="00210AF1">
        <w:rPr>
          <w:rFonts w:cstheme="minorHAnsi"/>
          <w:b/>
          <w:bCs/>
          <w:sz w:val="20"/>
          <w:szCs w:val="20"/>
        </w:rPr>
        <w:t>It should also include the automation of metric views creations</w:t>
      </w:r>
      <w:r w:rsidRPr="001067F3">
        <w:rPr>
          <w:rFonts w:cstheme="minorHAnsi"/>
          <w:sz w:val="20"/>
          <w:szCs w:val="20"/>
        </w:rPr>
        <w:t>;</w:t>
      </w:r>
    </w:p>
    <w:p w14:paraId="73EFEFAA" w14:textId="77777777" w:rsidR="00B35671" w:rsidRPr="001067F3" w:rsidRDefault="00B35671" w:rsidP="009F47C1">
      <w:pPr>
        <w:spacing w:after="0" w:line="240" w:lineRule="auto"/>
        <w:ind w:left="720"/>
        <w:rPr>
          <w:rFonts w:cstheme="minorHAnsi"/>
          <w:sz w:val="20"/>
          <w:szCs w:val="20"/>
        </w:rPr>
      </w:pPr>
      <w:r w:rsidRPr="001067F3">
        <w:rPr>
          <w:rFonts w:cstheme="minorHAnsi"/>
          <w:b/>
          <w:bCs/>
          <w:sz w:val="20"/>
          <w:szCs w:val="20"/>
        </w:rPr>
        <w:t>(b) The Supplier shall work collaboratively with D&amp;A Architects, the relevant Product Stream teams, and the D&amp;A Data Governance</w:t>
      </w:r>
      <w:r w:rsidRPr="001067F3">
        <w:rPr>
          <w:rFonts w:cstheme="minorHAnsi"/>
          <w:sz w:val="20"/>
          <w:szCs w:val="20"/>
        </w:rPr>
        <w:t xml:space="preserve"> team to assess, define, and validate the complete set of metric views required per business domain and persona, ensuring that all semantic definitions, access policies, and metadata annotations are consistent with enterprise governance standards and Ataccama cataloguing requirements;</w:t>
      </w:r>
    </w:p>
    <w:p w14:paraId="2AAF42D7" w14:textId="77777777" w:rsidR="00B35671" w:rsidRPr="001067F3" w:rsidRDefault="00B35671" w:rsidP="009F47C1">
      <w:pPr>
        <w:spacing w:after="0" w:line="240" w:lineRule="auto"/>
        <w:ind w:left="720"/>
        <w:rPr>
          <w:rFonts w:cstheme="minorHAnsi"/>
          <w:sz w:val="20"/>
          <w:szCs w:val="20"/>
        </w:rPr>
      </w:pPr>
      <w:r w:rsidRPr="001067F3">
        <w:rPr>
          <w:rFonts w:cstheme="minorHAnsi"/>
          <w:b/>
          <w:bCs/>
          <w:sz w:val="20"/>
          <w:szCs w:val="20"/>
        </w:rPr>
        <w:t>(c) For each new or migrated metric view, the Supplier shall harmonize and simplify</w:t>
      </w:r>
      <w:r w:rsidRPr="001067F3">
        <w:rPr>
          <w:rFonts w:cstheme="minorHAnsi"/>
          <w:sz w:val="20"/>
          <w:szCs w:val="20"/>
        </w:rPr>
        <w:t xml:space="preserve"> existing semantic definitions from legacy systems, and provide all technical documentation (including metric view specifications, RLS policies, column-level descriptions, lineage mappings, local language synonyms, search tags, and Genie readiness annotations) to the D&amp;A Architects, Product Stream teams, and the D&amp;A Data Governance team for review and approval;</w:t>
      </w:r>
    </w:p>
    <w:p w14:paraId="3EACA738" w14:textId="77777777" w:rsidR="00256D2F" w:rsidRPr="001067F3" w:rsidRDefault="00B35671" w:rsidP="009F47C1">
      <w:pPr>
        <w:spacing w:after="0" w:line="240" w:lineRule="auto"/>
        <w:ind w:left="720"/>
        <w:rPr>
          <w:rFonts w:cstheme="minorHAnsi"/>
          <w:sz w:val="20"/>
          <w:szCs w:val="20"/>
        </w:rPr>
      </w:pPr>
      <w:r w:rsidRPr="001067F3">
        <w:rPr>
          <w:rFonts w:cstheme="minorHAnsi"/>
          <w:b/>
          <w:bCs/>
          <w:sz w:val="20"/>
          <w:szCs w:val="20"/>
        </w:rPr>
        <w:t>(d) As an output of this work, the Supplier shall deliver a Semantic Layer Playbook documenting</w:t>
      </w:r>
      <w:r w:rsidRPr="001067F3">
        <w:rPr>
          <w:rFonts w:cstheme="minorHAnsi"/>
          <w:sz w:val="20"/>
          <w:szCs w:val="20"/>
        </w:rPr>
        <w:t xml:space="preserve">, at minimum: </w:t>
      </w:r>
    </w:p>
    <w:p w14:paraId="1028F60A" w14:textId="77777777" w:rsidR="00256D2F" w:rsidRPr="001067F3" w:rsidRDefault="00B35671" w:rsidP="009F47C1">
      <w:pPr>
        <w:spacing w:after="0" w:line="240" w:lineRule="auto"/>
        <w:ind w:left="1440"/>
        <w:rPr>
          <w:rFonts w:cstheme="minorHAnsi"/>
          <w:sz w:val="20"/>
          <w:szCs w:val="20"/>
        </w:rPr>
      </w:pPr>
      <w:r w:rsidRPr="001067F3">
        <w:rPr>
          <w:rFonts w:cstheme="minorHAnsi"/>
          <w:sz w:val="20"/>
          <w:szCs w:val="20"/>
        </w:rPr>
        <w:t xml:space="preserve">(i) the complete inventory of metric views per business domain, persona, and consumption channel; </w:t>
      </w:r>
    </w:p>
    <w:p w14:paraId="05C02C40" w14:textId="77777777" w:rsidR="00256D2F" w:rsidRPr="001067F3" w:rsidRDefault="00B35671" w:rsidP="009F47C1">
      <w:pPr>
        <w:spacing w:after="0" w:line="240" w:lineRule="auto"/>
        <w:ind w:left="1440"/>
        <w:rPr>
          <w:rFonts w:cstheme="minorHAnsi"/>
          <w:sz w:val="20"/>
          <w:szCs w:val="20"/>
        </w:rPr>
      </w:pPr>
      <w:r w:rsidRPr="001067F3">
        <w:rPr>
          <w:rFonts w:cstheme="minorHAnsi"/>
          <w:sz w:val="20"/>
          <w:szCs w:val="20"/>
        </w:rPr>
        <w:t xml:space="preserve">(ii) guidelines for creating, modifying, and retiring metric views through governed processes; </w:t>
      </w:r>
    </w:p>
    <w:p w14:paraId="773D9A87" w14:textId="77777777" w:rsidR="00256D2F" w:rsidRPr="001067F3" w:rsidRDefault="00B35671" w:rsidP="009F47C1">
      <w:pPr>
        <w:spacing w:after="0" w:line="240" w:lineRule="auto"/>
        <w:ind w:left="1440"/>
        <w:rPr>
          <w:rFonts w:cstheme="minorHAnsi"/>
          <w:sz w:val="20"/>
          <w:szCs w:val="20"/>
        </w:rPr>
      </w:pPr>
      <w:r w:rsidRPr="001067F3">
        <w:rPr>
          <w:rFonts w:cstheme="minorHAnsi"/>
          <w:sz w:val="20"/>
          <w:szCs w:val="20"/>
        </w:rPr>
        <w:t xml:space="preserve">(iii) the RLS design model and access governance framework, including role-to-market and role-to-function mappings; </w:t>
      </w:r>
    </w:p>
    <w:p w14:paraId="62FDD299" w14:textId="77777777" w:rsidR="00256D2F" w:rsidRPr="001067F3" w:rsidRDefault="00B35671" w:rsidP="009F47C1">
      <w:pPr>
        <w:spacing w:after="0" w:line="240" w:lineRule="auto"/>
        <w:ind w:left="1440"/>
        <w:rPr>
          <w:rFonts w:cstheme="minorHAnsi"/>
          <w:sz w:val="20"/>
          <w:szCs w:val="20"/>
        </w:rPr>
      </w:pPr>
      <w:r w:rsidRPr="001067F3">
        <w:rPr>
          <w:rFonts w:cstheme="minorHAnsi"/>
          <w:sz w:val="20"/>
          <w:szCs w:val="20"/>
        </w:rPr>
        <w:t xml:space="preserve">(iv) metadata completeness standards and validation procedures to ensure all views meet Unity Catalog and Ataccama registration requirements; and </w:t>
      </w:r>
    </w:p>
    <w:p w14:paraId="63997574" w14:textId="115E1FFC" w:rsidR="00B35671" w:rsidRPr="001067F3" w:rsidRDefault="00B35671" w:rsidP="009F47C1">
      <w:pPr>
        <w:spacing w:after="0" w:line="240" w:lineRule="auto"/>
        <w:ind w:left="1440"/>
        <w:rPr>
          <w:rFonts w:cstheme="minorHAnsi"/>
          <w:sz w:val="20"/>
          <w:szCs w:val="20"/>
        </w:rPr>
      </w:pPr>
      <w:r w:rsidRPr="001067F3">
        <w:rPr>
          <w:rFonts w:cstheme="minorHAnsi"/>
          <w:sz w:val="20"/>
          <w:szCs w:val="20"/>
        </w:rPr>
        <w:t>(v) step-by-step instructions enabling Product Stream teams to independently manage and extend metric views following the defined standards.</w:t>
      </w:r>
    </w:p>
    <w:p w14:paraId="4E48F135" w14:textId="77777777" w:rsidR="00D67575" w:rsidRPr="001067F3" w:rsidRDefault="00D67575" w:rsidP="009F47C1">
      <w:pPr>
        <w:spacing w:after="0" w:line="240" w:lineRule="auto"/>
        <w:ind w:left="360"/>
        <w:rPr>
          <w:rFonts w:cstheme="minorHAnsi"/>
          <w:sz w:val="20"/>
          <w:szCs w:val="20"/>
        </w:rPr>
      </w:pPr>
    </w:p>
    <w:p w14:paraId="40815284" w14:textId="31BB74D2" w:rsidR="00D67575" w:rsidRPr="001067F3" w:rsidRDefault="00D67575" w:rsidP="009F47C1">
      <w:pPr>
        <w:spacing w:after="0" w:line="240" w:lineRule="auto"/>
        <w:ind w:left="360"/>
        <w:rPr>
          <w:rFonts w:cstheme="minorHAnsi"/>
          <w:sz w:val="20"/>
          <w:szCs w:val="20"/>
        </w:rPr>
      </w:pPr>
      <w:r w:rsidRPr="001067F3">
        <w:rPr>
          <w:rFonts w:cstheme="minorHAnsi"/>
          <w:b/>
          <w:bCs/>
          <w:sz w:val="20"/>
          <w:szCs w:val="20"/>
        </w:rPr>
        <w:t>Block 8 — Consumption Layer</w:t>
      </w:r>
      <w:r w:rsidRPr="001067F3">
        <w:rPr>
          <w:rFonts w:cstheme="minorHAnsi"/>
          <w:sz w:val="20"/>
          <w:szCs w:val="20"/>
        </w:rPr>
        <w:t>: (a) AI/BI Dashboards on metric views, (b) Genie Agents per persona, (c) Knowledge Assistants, (d) Functional/Cross-Functional Supervisor Agents</w:t>
      </w:r>
      <w:r w:rsidR="00210AF1">
        <w:rPr>
          <w:rFonts w:cstheme="minorHAnsi"/>
          <w:sz w:val="20"/>
          <w:szCs w:val="20"/>
        </w:rPr>
        <w:t xml:space="preserve"> (or new feature)</w:t>
      </w:r>
      <w:r w:rsidRPr="001067F3">
        <w:rPr>
          <w:rFonts w:cstheme="minorHAnsi"/>
          <w:sz w:val="20"/>
          <w:szCs w:val="20"/>
        </w:rPr>
        <w:t>.</w:t>
      </w:r>
    </w:p>
    <w:p w14:paraId="6F10D05C" w14:textId="77777777" w:rsidR="00102F9D" w:rsidRPr="001067F3" w:rsidRDefault="00102F9D"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(a) Design, build, and deploy the end-user consumption interfaces</w:t>
      </w:r>
      <w:r w:rsidRPr="001067F3">
        <w:rPr>
          <w:rFonts w:eastAsia="Times New Roman" w:cstheme="minorHAnsi"/>
          <w:sz w:val="20"/>
          <w:szCs w:val="20"/>
        </w:rPr>
        <w:t xml:space="preserve"> that leverage the Semantic Layer (Block 7) as their sole data source, including: </w:t>
      </w:r>
    </w:p>
    <w:p w14:paraId="6622C263" w14:textId="77777777" w:rsidR="00102F9D" w:rsidRPr="001067F3" w:rsidRDefault="00102F9D"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 AI/BI Dashboards on metric views, </w:t>
      </w:r>
    </w:p>
    <w:p w14:paraId="2A3F83EC" w14:textId="77777777" w:rsidR="00102F9D" w:rsidRPr="001067F3" w:rsidRDefault="00102F9D"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(ii) Genie Agents per persona, </w:t>
      </w:r>
    </w:p>
    <w:p w14:paraId="6CD39833" w14:textId="77777777" w:rsidR="00102F9D" w:rsidRPr="001067F3" w:rsidRDefault="00102F9D"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(iii) Knowledge Assistants for natural-language data exploration, and </w:t>
      </w:r>
    </w:p>
    <w:p w14:paraId="47889068" w14:textId="0B26C1CB" w:rsidR="00102F9D" w:rsidRPr="001067F3" w:rsidRDefault="00102F9D"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(iv) Functional and Cross-Functional Supervisor Agents </w:t>
      </w:r>
      <w:r w:rsidR="00210AF1">
        <w:rPr>
          <w:rFonts w:eastAsia="Times New Roman" w:cstheme="minorHAnsi"/>
          <w:sz w:val="20"/>
          <w:szCs w:val="20"/>
        </w:rPr>
        <w:t>(or new feature)</w:t>
      </w:r>
      <w:r w:rsidRPr="001067F3">
        <w:rPr>
          <w:rFonts w:eastAsia="Times New Roman" w:cstheme="minorHAnsi"/>
          <w:sz w:val="20"/>
          <w:szCs w:val="20"/>
        </w:rPr>
        <w:t xml:space="preserve"> for automated analytical workflows;</w:t>
      </w:r>
    </w:p>
    <w:p w14:paraId="1AE91803" w14:textId="15E6B7B9" w:rsidR="00102F9D" w:rsidRPr="001067F3" w:rsidRDefault="00102F9D"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(b) The Supplier shall work collaboratively with D&amp;A Architects, the relevant Product Stream teams, and Business Analysts</w:t>
      </w:r>
      <w:r w:rsidRPr="001067F3">
        <w:rPr>
          <w:rFonts w:eastAsia="Times New Roman" w:cstheme="minorHAnsi"/>
          <w:sz w:val="20"/>
          <w:szCs w:val="20"/>
        </w:rPr>
        <w:t xml:space="preserve"> to assess, define, and validate the consumption requirements per persona, business unit, and use case, ensuring that all dashboards, agents, and assistants are aligned with business needs, user experience standards, and the POET product-centric delivery model;</w:t>
      </w:r>
    </w:p>
    <w:p w14:paraId="28D26357" w14:textId="1447FA48" w:rsidR="00B360EF" w:rsidRPr="001067F3" w:rsidRDefault="00AF449E"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(c) For each consumption channel, the Supplier shall define and document detailed use cases covering</w:t>
      </w:r>
      <w:r w:rsidRPr="001067F3">
        <w:rPr>
          <w:rFonts w:eastAsia="Times New Roman" w:cstheme="minorHAnsi"/>
          <w:sz w:val="20"/>
          <w:szCs w:val="20"/>
        </w:rPr>
        <w:t xml:space="preserve">, at minimum: </w:t>
      </w:r>
    </w:p>
    <w:p w14:paraId="07CBE11C" w14:textId="77777777" w:rsidR="00B360EF" w:rsidRPr="001067F3" w:rsidRDefault="00AF449E"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 AI/BI Dashboards — executive scorecards, market-level performance monitoring, KPI trend analysis, drill-down by business process and market, and comparative cross-market views; </w:t>
      </w:r>
    </w:p>
    <w:p w14:paraId="73722341" w14:textId="77777777" w:rsidR="00B360EF" w:rsidRPr="001067F3" w:rsidRDefault="00AF449E"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(ii) Genie Agents — persona-specific natural-language querying for commercial analysts, supply chain managers, and market leads, including contextual KPI exploration, ad-hoc filtering, and exception-based alerting; </w:t>
      </w:r>
    </w:p>
    <w:p w14:paraId="540EB46B" w14:textId="77777777" w:rsidR="00B360EF" w:rsidRPr="001067F3" w:rsidRDefault="00AF449E"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(iii) Knowledge Assistants — self-service data discovery, KPI definition look-up, methodology explanation, and guided analytical narratives for business users with varying levels of technical proficiency; and </w:t>
      </w:r>
    </w:p>
    <w:p w14:paraId="1CF7E471" w14:textId="3EDCB004" w:rsidR="00AF449E" w:rsidRPr="001067F3" w:rsidRDefault="00AF449E"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(iv) Functional and Cross-Functional Supervisor Agents </w:t>
      </w:r>
      <w:r w:rsidR="00210AF1">
        <w:rPr>
          <w:rFonts w:eastAsia="Times New Roman" w:cstheme="minorHAnsi"/>
          <w:sz w:val="20"/>
          <w:szCs w:val="20"/>
        </w:rPr>
        <w:t>(or new feature)</w:t>
      </w:r>
      <w:r w:rsidRPr="001067F3">
        <w:rPr>
          <w:rFonts w:eastAsia="Times New Roman" w:cstheme="minorHAnsi"/>
          <w:sz w:val="20"/>
          <w:szCs w:val="20"/>
        </w:rPr>
        <w:t xml:space="preserve"> — automated monitoring of KPI thresholds, anomaly detection, proactive insight generation, and orchestrated analytical workflows spanning multiple business domains. Each use case shall specify the target persona, business scenario, expected interaction pattern, data requirements from the Semantic Layer, and measurable success criteria;</w:t>
      </w:r>
    </w:p>
    <w:p w14:paraId="69ECD2DC" w14:textId="096FBC11" w:rsidR="00AF449E" w:rsidRPr="001067F3" w:rsidRDefault="00B360EF"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(d) For each new or migrated consumption artifact, the Supplier shall harmonize and simplify</w:t>
      </w:r>
      <w:r w:rsidRPr="001067F3">
        <w:rPr>
          <w:rFonts w:eastAsia="Times New Roman" w:cstheme="minorHAnsi"/>
          <w:sz w:val="20"/>
          <w:szCs w:val="20"/>
        </w:rPr>
        <w:t xml:space="preserve"> existing reports and analytical interfaces from legacy systems (including Power BI dashboards and ad-hoc reporting tools), and provide all technical documentation (including dashboard specifications, agent configuration definitions, use case specifications, persona-to-consumption mappings, interaction design guidelines, and access governance policies) to the D&amp;A Architects, Product Stream teams, and </w:t>
      </w:r>
      <w:commentRangeStart w:id="141"/>
      <w:r w:rsidRPr="001067F3">
        <w:rPr>
          <w:rFonts w:eastAsia="Times New Roman" w:cstheme="minorHAnsi"/>
          <w:sz w:val="20"/>
          <w:szCs w:val="20"/>
        </w:rPr>
        <w:t>Business Analysts for review and approva</w:t>
      </w:r>
      <w:commentRangeEnd w:id="141"/>
      <w:r w:rsidR="00F86CC8" w:rsidRPr="001067F3">
        <w:rPr>
          <w:rStyle w:val="CommentReference"/>
          <w:rFonts w:eastAsia="Times New Roman" w:cstheme="minorHAnsi"/>
          <w:sz w:val="20"/>
          <w:szCs w:val="20"/>
        </w:rPr>
        <w:commentReference w:id="141"/>
      </w:r>
      <w:r w:rsidRPr="001067F3">
        <w:rPr>
          <w:rFonts w:eastAsia="Times New Roman" w:cstheme="minorHAnsi"/>
          <w:sz w:val="20"/>
          <w:szCs w:val="20"/>
        </w:rPr>
        <w:t>l;</w:t>
      </w:r>
    </w:p>
    <w:p w14:paraId="1326562B" w14:textId="77777777" w:rsidR="00B2384C" w:rsidRDefault="00B2384C">
      <w:pPr>
        <w:rPr>
          <w:rFonts w:eastAsia="Times New Roman" w:cstheme="minorHAnsi"/>
          <w:b/>
          <w:bCs/>
          <w:sz w:val="20"/>
          <w:szCs w:val="20"/>
        </w:rPr>
      </w:pPr>
      <w:r>
        <w:rPr>
          <w:rFonts w:eastAsia="Times New Roman" w:cstheme="minorHAnsi"/>
          <w:b/>
          <w:bCs/>
          <w:sz w:val="20"/>
          <w:szCs w:val="20"/>
        </w:rPr>
        <w:br w:type="page"/>
      </w:r>
    </w:p>
    <w:p w14:paraId="236C8185" w14:textId="1740270A" w:rsidR="002E733E" w:rsidRPr="002E733E" w:rsidRDefault="002E733E" w:rsidP="009F47C1">
      <w:pPr>
        <w:spacing w:after="0" w:line="240" w:lineRule="auto"/>
        <w:ind w:left="720"/>
        <w:jc w:val="both"/>
        <w:rPr>
          <w:rFonts w:eastAsia="Times New Roman" w:cstheme="minorHAnsi"/>
          <w:sz w:val="20"/>
          <w:szCs w:val="20"/>
        </w:rPr>
      </w:pPr>
      <w:r w:rsidRPr="002E733E">
        <w:rPr>
          <w:rFonts w:eastAsia="Times New Roman" w:cstheme="minorHAnsi"/>
          <w:b/>
          <w:bCs/>
          <w:sz w:val="20"/>
          <w:szCs w:val="20"/>
        </w:rPr>
        <w:t>(e) For all manual file ingestion into Databricks</w:t>
      </w:r>
      <w:r w:rsidRPr="002E733E">
        <w:rPr>
          <w:rFonts w:eastAsia="Times New Roman" w:cstheme="minorHAnsi"/>
          <w:sz w:val="20"/>
          <w:szCs w:val="20"/>
        </w:rPr>
        <w:t xml:space="preserve">, whether new or migrated from legacy processes, the Supplier shall use the </w:t>
      </w:r>
      <w:commentRangeStart w:id="142"/>
      <w:r w:rsidRPr="002E733E">
        <w:rPr>
          <w:rFonts w:eastAsia="Times New Roman" w:cstheme="minorHAnsi"/>
          <w:sz w:val="20"/>
          <w:szCs w:val="20"/>
        </w:rPr>
        <w:t xml:space="preserve">MONDELEZ File Management </w:t>
      </w:r>
      <w:r w:rsidR="007707B8">
        <w:rPr>
          <w:rFonts w:eastAsia="Times New Roman" w:cstheme="minorHAnsi"/>
          <w:sz w:val="20"/>
          <w:szCs w:val="20"/>
        </w:rPr>
        <w:t>Tool</w:t>
      </w:r>
      <w:r w:rsidRPr="002E733E">
        <w:rPr>
          <w:rFonts w:eastAsia="Times New Roman" w:cstheme="minorHAnsi"/>
          <w:sz w:val="20"/>
          <w:szCs w:val="20"/>
        </w:rPr>
        <w:t xml:space="preserve"> (FMT) </w:t>
      </w:r>
      <w:commentRangeEnd w:id="142"/>
      <w:r w:rsidR="00F86CC8" w:rsidRPr="002E733E">
        <w:rPr>
          <w:rStyle w:val="CommentReference"/>
          <w:rFonts w:eastAsia="Times New Roman" w:cstheme="minorHAnsi"/>
          <w:sz w:val="20"/>
          <w:szCs w:val="20"/>
        </w:rPr>
        <w:commentReference w:id="142"/>
      </w:r>
      <w:r w:rsidRPr="002E733E">
        <w:rPr>
          <w:rFonts w:eastAsia="Times New Roman" w:cstheme="minorHAnsi"/>
          <w:sz w:val="20"/>
          <w:szCs w:val="20"/>
        </w:rPr>
        <w:t>tool as the sole authorized ingestion channel, following the process and standards established by the FMT team. No manual file shall be ingested into Databricks through ad-hoc upload methods. The Supplier shall: (i) work with the FMT team to register every manual file required by the MATRIX AI platform, across all Business Processes and all markets; (ii) define the file schema, validation rules, ownership, and refresh cadence within the FMT tool; (iii) configure automated ingestion pipelines from the FMT tool into the Databricks landing zone, consistent with the Block 1 source ingestion architecture; and (iv) ensure that all manual file ingestion pathways are documented, governed, and subject to the same data quality checks (CDRB E03), lineage tracking (CDRB K04), and Ataccama cataloguing requirements as any other data source in the pipeline. The FMT team shall bear responsibility for the FMT tool infrastructure and availability; the Supplier shall bear responsibility for correct file registration, schema definition, and pipeline configuration within the FMT tool framework. Any manual file currently ingested outside the FMT tool in legacy processes shall be migrated to the FMT tool as part of the Block 1 activities, with a documented transition plan per file.</w:t>
      </w:r>
    </w:p>
    <w:p w14:paraId="2F94FFDD" w14:textId="656B3A71" w:rsidR="008C683B" w:rsidRPr="001067F3" w:rsidRDefault="008C683B"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w:t>
      </w:r>
      <w:r w:rsidR="00B2384C">
        <w:rPr>
          <w:rFonts w:eastAsia="Times New Roman" w:cstheme="minorHAnsi"/>
          <w:b/>
          <w:bCs/>
          <w:sz w:val="20"/>
          <w:szCs w:val="20"/>
        </w:rPr>
        <w:t>f</w:t>
      </w:r>
      <w:r w:rsidRPr="001067F3">
        <w:rPr>
          <w:rFonts w:eastAsia="Times New Roman" w:cstheme="minorHAnsi"/>
          <w:b/>
          <w:bCs/>
          <w:sz w:val="20"/>
          <w:szCs w:val="20"/>
        </w:rPr>
        <w:t>) As an output of this work, the Supplier shall deliver a Consumption Layer Playbook documenting</w:t>
      </w:r>
      <w:r w:rsidRPr="001067F3">
        <w:rPr>
          <w:rFonts w:eastAsia="Times New Roman" w:cstheme="minorHAnsi"/>
          <w:sz w:val="20"/>
          <w:szCs w:val="20"/>
        </w:rPr>
        <w:t xml:space="preserve">, at minimum: </w:t>
      </w:r>
    </w:p>
    <w:p w14:paraId="68CE8393" w14:textId="77777777" w:rsidR="008C683B" w:rsidRPr="001067F3" w:rsidRDefault="008C683B"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 the complete inventory of consumption artifacts and associated use cases per persona, business unit, and consumption channel; </w:t>
      </w:r>
    </w:p>
    <w:p w14:paraId="23E0F5BB" w14:textId="77777777" w:rsidR="008C683B" w:rsidRPr="001067F3" w:rsidRDefault="008C683B"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(ii) guidelines for creating, modifying, and retiring dashboards, agents, and assistants through governed processes; </w:t>
      </w:r>
    </w:p>
    <w:p w14:paraId="152902E8" w14:textId="77777777" w:rsidR="008C683B" w:rsidRPr="001067F3" w:rsidRDefault="008C683B"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(iii) the persona-to-consumption mapping framework, defining which user roles access which interfaces and with what permissions; </w:t>
      </w:r>
    </w:p>
    <w:p w14:paraId="6B007727" w14:textId="77777777" w:rsidR="008C683B" w:rsidRPr="001067F3" w:rsidRDefault="008C683B"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(iv) design standards and best practices for dashboard layout, agent prompt engineering, and assistant knowledge base configuration; </w:t>
      </w:r>
    </w:p>
    <w:p w14:paraId="5DC3BD4B" w14:textId="77777777" w:rsidR="008C683B" w:rsidRPr="001067F3" w:rsidRDefault="008C683B"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(v) the full use case catalog with traceability from business requirements to consumption artifacts; and </w:t>
      </w:r>
    </w:p>
    <w:p w14:paraId="5C7C8D37" w14:textId="0BE7FC39" w:rsidR="00B360EF" w:rsidRPr="001067F3" w:rsidRDefault="008C683B"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(vi) step-by-step instructions enabling Product Stream teams to independently build, manage, and extend consumption artifacts following the defined standards.</w:t>
      </w:r>
    </w:p>
    <w:p w14:paraId="7630EA3E" w14:textId="77777777" w:rsidR="008C683B" w:rsidRPr="001067F3" w:rsidRDefault="008C683B" w:rsidP="009F47C1">
      <w:pPr>
        <w:spacing w:after="0" w:line="240" w:lineRule="auto"/>
        <w:ind w:left="720"/>
        <w:jc w:val="both"/>
        <w:rPr>
          <w:rFonts w:eastAsia="Times New Roman" w:cstheme="minorHAnsi"/>
          <w:sz w:val="20"/>
          <w:szCs w:val="20"/>
        </w:rPr>
      </w:pPr>
    </w:p>
    <w:p w14:paraId="014C13EB" w14:textId="2FEC21D6" w:rsidR="000E5255" w:rsidRPr="00390D23" w:rsidRDefault="000E5255" w:rsidP="00B354C3">
      <w:pPr>
        <w:spacing w:after="0" w:line="240" w:lineRule="auto"/>
        <w:ind w:left="720"/>
        <w:jc w:val="both"/>
        <w:rPr>
          <w:rFonts w:eastAsia="Times New Roman" w:cstheme="minorHAnsi"/>
          <w:sz w:val="20"/>
          <w:szCs w:val="20"/>
        </w:rPr>
      </w:pPr>
      <w:r w:rsidRPr="000E5255">
        <w:rPr>
          <w:rFonts w:eastAsia="Times New Roman" w:cstheme="minorHAnsi"/>
          <w:b/>
          <w:bCs/>
          <w:sz w:val="20"/>
          <w:szCs w:val="20"/>
        </w:rPr>
        <w:t>User Experience — Genie One, Amazon Quick, and Row-Level Security</w:t>
      </w:r>
      <w:r w:rsidR="00B354C3">
        <w:rPr>
          <w:rFonts w:eastAsia="Times New Roman" w:cstheme="minorHAnsi"/>
          <w:b/>
          <w:bCs/>
          <w:sz w:val="20"/>
          <w:szCs w:val="20"/>
        </w:rPr>
        <w:t xml:space="preserve">: </w:t>
      </w:r>
      <w:ins w:id="143" w:author="Tim Kemp" w:date="2026-10-23T14:56:00Z" w16du:dateUtc="2026-10-23T18:56:00Z">
        <w:r w:rsidR="000D3117">
          <w:rPr>
            <w:rFonts w:eastAsia="Times New Roman" w:cstheme="minorHAnsi"/>
            <w:b/>
            <w:bCs/>
            <w:sz w:val="20"/>
            <w:szCs w:val="20"/>
          </w:rPr>
          <w:t xml:space="preserve">Seller </w:t>
        </w:r>
      </w:ins>
      <w:r w:rsidRPr="00390D23">
        <w:rPr>
          <w:rFonts w:eastAsia="Times New Roman" w:cstheme="minorHAnsi"/>
          <w:sz w:val="20"/>
          <w:szCs w:val="20"/>
        </w:rPr>
        <w:t>shall demonstrate the end-user experience through multiple interaction channels with governed access controls:</w:t>
      </w:r>
    </w:p>
    <w:p w14:paraId="7685E74F" w14:textId="473F9424" w:rsidR="000E5255" w:rsidRPr="00390D23" w:rsidRDefault="000E5255" w:rsidP="000E5255">
      <w:pPr>
        <w:spacing w:after="0" w:line="240" w:lineRule="auto"/>
        <w:ind w:left="1170"/>
        <w:jc w:val="both"/>
        <w:rPr>
          <w:rFonts w:eastAsia="Times New Roman" w:cstheme="minorHAnsi"/>
          <w:sz w:val="20"/>
          <w:szCs w:val="20"/>
        </w:rPr>
      </w:pPr>
      <w:r w:rsidRPr="00390D23">
        <w:rPr>
          <w:rFonts w:eastAsia="Times New Roman" w:cstheme="minorHAnsi"/>
          <w:sz w:val="20"/>
          <w:szCs w:val="20"/>
        </w:rPr>
        <w:t>(</w:t>
      </w:r>
      <w:r w:rsidR="00B354C3">
        <w:rPr>
          <w:rFonts w:eastAsia="Times New Roman" w:cstheme="minorHAnsi"/>
          <w:sz w:val="20"/>
          <w:szCs w:val="20"/>
        </w:rPr>
        <w:t>a</w:t>
      </w:r>
      <w:r w:rsidRPr="00390D23">
        <w:rPr>
          <w:rFonts w:eastAsia="Times New Roman" w:cstheme="minorHAnsi"/>
          <w:sz w:val="20"/>
          <w:szCs w:val="20"/>
        </w:rPr>
        <w:t>) Databricks Genie One: The Supplier shall configure Genie One spaces for OTC and EPOS, enabling persona-specific natural-language querying. Business users shall be able to ask questions such as "What is the on-time delivery rate for Mexico this month?" or "Show me EPOS sell-out trends for Wacam by category" and receive accurate, governed responses sourced exclusively from the Semantic Layer metric views. The configuration shall include business context instructions, KPI definitions, synonyms, and example questions to ensure response accuracy and relevance.</w:t>
      </w:r>
    </w:p>
    <w:p w14:paraId="0A07BCE3" w14:textId="77777777" w:rsidR="000E5255" w:rsidRPr="00390D23" w:rsidRDefault="000E5255" w:rsidP="000E5255">
      <w:pPr>
        <w:spacing w:after="0" w:line="240" w:lineRule="auto"/>
        <w:jc w:val="both"/>
        <w:rPr>
          <w:rFonts w:eastAsia="Times New Roman" w:cstheme="minorHAnsi"/>
          <w:sz w:val="20"/>
          <w:szCs w:val="20"/>
        </w:rPr>
      </w:pPr>
    </w:p>
    <w:p w14:paraId="65E5F541" w14:textId="15AB7CE5" w:rsidR="000E5255" w:rsidRPr="00390D23" w:rsidRDefault="000E5255" w:rsidP="000E5255">
      <w:pPr>
        <w:spacing w:after="0" w:line="240" w:lineRule="auto"/>
        <w:ind w:left="1170"/>
        <w:jc w:val="both"/>
        <w:rPr>
          <w:rFonts w:eastAsia="Times New Roman" w:cstheme="minorHAnsi"/>
          <w:sz w:val="20"/>
          <w:szCs w:val="20"/>
        </w:rPr>
      </w:pPr>
      <w:r w:rsidRPr="00390D23">
        <w:rPr>
          <w:rFonts w:eastAsia="Times New Roman" w:cstheme="minorHAnsi"/>
          <w:sz w:val="20"/>
          <w:szCs w:val="20"/>
        </w:rPr>
        <w:t>(</w:t>
      </w:r>
      <w:r w:rsidR="00B354C3">
        <w:rPr>
          <w:rFonts w:eastAsia="Times New Roman" w:cstheme="minorHAnsi"/>
          <w:sz w:val="20"/>
          <w:szCs w:val="20"/>
        </w:rPr>
        <w:t>b</w:t>
      </w:r>
      <w:r w:rsidRPr="00390D23">
        <w:rPr>
          <w:rFonts w:eastAsia="Times New Roman" w:cstheme="minorHAnsi"/>
          <w:sz w:val="20"/>
          <w:szCs w:val="20"/>
        </w:rPr>
        <w:t xml:space="preserve">) Amazon Quick: The Supplier shall demonstrate the MATRIX AI platform integration with Amazon Quick, enabling business users to access governed data insights through the Amazon Quick interface. </w:t>
      </w:r>
      <w:r w:rsidR="00F46130">
        <w:rPr>
          <w:rFonts w:eastAsia="Times New Roman" w:cstheme="minorHAnsi"/>
          <w:sz w:val="20"/>
          <w:szCs w:val="20"/>
        </w:rPr>
        <w:t xml:space="preserve">Solution </w:t>
      </w:r>
      <w:r w:rsidRPr="00390D23">
        <w:rPr>
          <w:rFonts w:eastAsia="Times New Roman" w:cstheme="minorHAnsi"/>
          <w:sz w:val="20"/>
          <w:szCs w:val="20"/>
        </w:rPr>
        <w:t>shall show how Amazon Quick serves as an additional consumption channel alongside Genie One and AI/BI Dashboards, extending the reach of governed KPIs to users who prefer the Amazon Quick experience.</w:t>
      </w:r>
    </w:p>
    <w:p w14:paraId="41FE9F92" w14:textId="77777777" w:rsidR="000E5255" w:rsidRPr="00390D23" w:rsidRDefault="000E5255" w:rsidP="000E5255">
      <w:pPr>
        <w:spacing w:after="0" w:line="240" w:lineRule="auto"/>
        <w:ind w:left="1170"/>
        <w:jc w:val="both"/>
        <w:rPr>
          <w:rFonts w:eastAsia="Times New Roman" w:cstheme="minorHAnsi"/>
          <w:sz w:val="20"/>
          <w:szCs w:val="20"/>
        </w:rPr>
      </w:pPr>
    </w:p>
    <w:p w14:paraId="603C7F86" w14:textId="104B6D87" w:rsidR="000E5255" w:rsidRPr="00390D23" w:rsidRDefault="000E5255" w:rsidP="000E5255">
      <w:pPr>
        <w:spacing w:after="0" w:line="240" w:lineRule="auto"/>
        <w:ind w:left="1170"/>
        <w:jc w:val="both"/>
        <w:rPr>
          <w:rFonts w:eastAsia="Times New Roman" w:cstheme="minorHAnsi"/>
          <w:sz w:val="20"/>
          <w:szCs w:val="20"/>
        </w:rPr>
      </w:pPr>
      <w:r w:rsidRPr="00390D23">
        <w:rPr>
          <w:rFonts w:eastAsia="Times New Roman" w:cstheme="minorHAnsi"/>
          <w:sz w:val="20"/>
          <w:szCs w:val="20"/>
        </w:rPr>
        <w:t>(</w:t>
      </w:r>
      <w:r w:rsidR="00B354C3">
        <w:rPr>
          <w:rFonts w:eastAsia="Times New Roman" w:cstheme="minorHAnsi"/>
          <w:sz w:val="20"/>
          <w:szCs w:val="20"/>
        </w:rPr>
        <w:t>c</w:t>
      </w:r>
      <w:r w:rsidRPr="00390D23">
        <w:rPr>
          <w:rFonts w:eastAsia="Times New Roman" w:cstheme="minorHAnsi"/>
          <w:sz w:val="20"/>
          <w:szCs w:val="20"/>
        </w:rPr>
        <w:t>) Row-Level Security — Design, Implementation, and Demonstration: The Supplier shall design, implement, and demonstrate a complete RLS framework within the scope:</w:t>
      </w:r>
    </w:p>
    <w:p w14:paraId="0BF52F92" w14:textId="77777777" w:rsidR="000E5255" w:rsidRPr="00390D23" w:rsidRDefault="000E5255" w:rsidP="000E5255">
      <w:pPr>
        <w:spacing w:after="0" w:line="240" w:lineRule="auto"/>
        <w:ind w:left="1170"/>
        <w:jc w:val="both"/>
        <w:rPr>
          <w:rFonts w:eastAsia="Times New Roman" w:cstheme="minorHAnsi"/>
          <w:sz w:val="20"/>
          <w:szCs w:val="20"/>
        </w:rPr>
      </w:pPr>
    </w:p>
    <w:p w14:paraId="582E9921" w14:textId="101EFFE3" w:rsidR="000E5255" w:rsidRPr="00390D23" w:rsidRDefault="000E5255" w:rsidP="00B354C3">
      <w:pPr>
        <w:spacing w:after="0" w:line="240" w:lineRule="auto"/>
        <w:ind w:left="1620"/>
        <w:jc w:val="both"/>
        <w:rPr>
          <w:rFonts w:eastAsia="Times New Roman" w:cstheme="minorHAnsi"/>
          <w:sz w:val="20"/>
          <w:szCs w:val="20"/>
        </w:rPr>
      </w:pPr>
      <w:r w:rsidRPr="00390D23">
        <w:rPr>
          <w:rFonts w:eastAsia="Times New Roman" w:cstheme="minorHAnsi"/>
          <w:sz w:val="20"/>
          <w:szCs w:val="20"/>
        </w:rPr>
        <w:t>(</w:t>
      </w:r>
      <w:r w:rsidR="00B354C3">
        <w:rPr>
          <w:rFonts w:eastAsia="Times New Roman" w:cstheme="minorHAnsi"/>
          <w:sz w:val="20"/>
          <w:szCs w:val="20"/>
        </w:rPr>
        <w:t>i</w:t>
      </w:r>
      <w:r w:rsidRPr="00390D23">
        <w:rPr>
          <w:rFonts w:eastAsia="Times New Roman" w:cstheme="minorHAnsi"/>
          <w:sz w:val="20"/>
          <w:szCs w:val="20"/>
        </w:rPr>
        <w:t>) RLS Design: A documented RLS model defining role-to-market and role-to-function mappings for all metric views (OTC, Master Data, EPOS). The design shall specify which user roles have access to which markets and data granularity levels (e.g., a Mexico commercial analyst sees Mexico data only; a Latin America regional lead sees all four markets; a supply chain manager sees OTC data but not EPOS store-level detail).</w:t>
      </w:r>
    </w:p>
    <w:p w14:paraId="0EB55D75" w14:textId="77777777" w:rsidR="000E5255" w:rsidRPr="00390D23" w:rsidRDefault="000E5255" w:rsidP="00B354C3">
      <w:pPr>
        <w:spacing w:after="0" w:line="240" w:lineRule="auto"/>
        <w:ind w:left="1620"/>
        <w:jc w:val="both"/>
        <w:rPr>
          <w:rFonts w:eastAsia="Times New Roman" w:cstheme="minorHAnsi"/>
          <w:sz w:val="20"/>
          <w:szCs w:val="20"/>
        </w:rPr>
      </w:pPr>
    </w:p>
    <w:p w14:paraId="5ECF1C81" w14:textId="25119E7A" w:rsidR="000E5255" w:rsidRPr="00390D23" w:rsidRDefault="000E5255" w:rsidP="00B354C3">
      <w:pPr>
        <w:spacing w:after="0" w:line="240" w:lineRule="auto"/>
        <w:ind w:left="1620"/>
        <w:jc w:val="both"/>
        <w:rPr>
          <w:rFonts w:eastAsia="Times New Roman" w:cstheme="minorHAnsi"/>
          <w:sz w:val="20"/>
          <w:szCs w:val="20"/>
        </w:rPr>
      </w:pPr>
      <w:r w:rsidRPr="00390D23">
        <w:rPr>
          <w:rFonts w:eastAsia="Times New Roman" w:cstheme="minorHAnsi"/>
          <w:sz w:val="20"/>
          <w:szCs w:val="20"/>
        </w:rPr>
        <w:t>(</w:t>
      </w:r>
      <w:r w:rsidR="00B354C3">
        <w:rPr>
          <w:rFonts w:eastAsia="Times New Roman" w:cstheme="minorHAnsi"/>
          <w:sz w:val="20"/>
          <w:szCs w:val="20"/>
        </w:rPr>
        <w:t>e</w:t>
      </w:r>
      <w:r w:rsidRPr="00390D23">
        <w:rPr>
          <w:rFonts w:eastAsia="Times New Roman" w:cstheme="minorHAnsi"/>
          <w:sz w:val="20"/>
          <w:szCs w:val="20"/>
        </w:rPr>
        <w:t xml:space="preserve">) RLS Implementation: Row-level security applied to all metric views in Unity Catalog, enforced at the Semantic Layer (Block 7) such that all downstream consumers (AI/BI Dashboards, Genie One, Amazon Quick, Knowledge Assistants, </w:t>
      </w:r>
      <w:r>
        <w:rPr>
          <w:rFonts w:eastAsia="Times New Roman" w:cstheme="minorHAnsi"/>
          <w:sz w:val="20"/>
          <w:szCs w:val="20"/>
        </w:rPr>
        <w:t>Supervisor Agents (or new feature)</w:t>
      </w:r>
      <w:r w:rsidRPr="00390D23">
        <w:rPr>
          <w:rFonts w:eastAsia="Times New Roman" w:cstheme="minorHAnsi"/>
          <w:sz w:val="20"/>
          <w:szCs w:val="20"/>
        </w:rPr>
        <w:t>) automatically inherit the access restrictions without additional configuration per consumption channel.</w:t>
      </w:r>
    </w:p>
    <w:p w14:paraId="4A857A3F" w14:textId="65286FF1" w:rsidR="00F46130" w:rsidRDefault="00F46130">
      <w:pPr>
        <w:rPr>
          <w:rFonts w:eastAsia="Times New Roman" w:cstheme="minorHAnsi"/>
          <w:sz w:val="20"/>
          <w:szCs w:val="20"/>
        </w:rPr>
      </w:pPr>
      <w:r>
        <w:rPr>
          <w:rFonts w:eastAsia="Times New Roman" w:cstheme="minorHAnsi"/>
          <w:sz w:val="20"/>
          <w:szCs w:val="20"/>
        </w:rPr>
        <w:br w:type="page"/>
      </w:r>
    </w:p>
    <w:p w14:paraId="5B5B4BAA" w14:textId="77777777" w:rsidR="000E5255" w:rsidRPr="00390D23" w:rsidRDefault="000E5255" w:rsidP="00B354C3">
      <w:pPr>
        <w:spacing w:after="0" w:line="240" w:lineRule="auto"/>
        <w:ind w:left="1620"/>
        <w:jc w:val="both"/>
        <w:rPr>
          <w:rFonts w:eastAsia="Times New Roman" w:cstheme="minorHAnsi"/>
          <w:sz w:val="20"/>
          <w:szCs w:val="20"/>
        </w:rPr>
      </w:pPr>
    </w:p>
    <w:p w14:paraId="7DAFA69D" w14:textId="1D4A64AF" w:rsidR="000E5255" w:rsidRPr="00390D23" w:rsidRDefault="000E5255" w:rsidP="00B354C3">
      <w:pPr>
        <w:spacing w:after="0" w:line="240" w:lineRule="auto"/>
        <w:ind w:left="1620"/>
        <w:jc w:val="both"/>
        <w:rPr>
          <w:rFonts w:eastAsia="Times New Roman" w:cstheme="minorHAnsi"/>
          <w:sz w:val="20"/>
          <w:szCs w:val="20"/>
        </w:rPr>
      </w:pPr>
      <w:r w:rsidRPr="00390D23">
        <w:rPr>
          <w:rFonts w:eastAsia="Times New Roman" w:cstheme="minorHAnsi"/>
          <w:sz w:val="20"/>
          <w:szCs w:val="20"/>
        </w:rPr>
        <w:t>(</w:t>
      </w:r>
      <w:r w:rsidR="00B354C3">
        <w:rPr>
          <w:rFonts w:eastAsia="Times New Roman" w:cstheme="minorHAnsi"/>
          <w:sz w:val="20"/>
          <w:szCs w:val="20"/>
        </w:rPr>
        <w:t>f</w:t>
      </w:r>
      <w:r w:rsidRPr="00390D23">
        <w:rPr>
          <w:rFonts w:eastAsia="Times New Roman" w:cstheme="minorHAnsi"/>
          <w:sz w:val="20"/>
          <w:szCs w:val="20"/>
        </w:rPr>
        <w:t>) RLS Demonstration: A live demonstration during the Gate 1 review showing that the same dashboard, Genie query, or Supervisor Agent response returns different data depending on the user's role and market assignment; that unauthorized data is not visible at any consumption layer; and that the RLS model is configuration-driven, requiring only a configuration change to add a new role or modify market access.</w:t>
      </w:r>
    </w:p>
    <w:p w14:paraId="5697CC2C" w14:textId="77777777" w:rsidR="000E5255" w:rsidRPr="00390D23" w:rsidRDefault="000E5255" w:rsidP="00B354C3">
      <w:pPr>
        <w:spacing w:after="0" w:line="240" w:lineRule="auto"/>
        <w:ind w:left="1620"/>
        <w:jc w:val="both"/>
        <w:rPr>
          <w:rFonts w:eastAsia="Times New Roman" w:cstheme="minorHAnsi"/>
          <w:sz w:val="20"/>
          <w:szCs w:val="20"/>
        </w:rPr>
      </w:pPr>
    </w:p>
    <w:p w14:paraId="188086A2" w14:textId="77777777" w:rsidR="000E5255" w:rsidRPr="00390D23" w:rsidRDefault="000E5255" w:rsidP="00B354C3">
      <w:pPr>
        <w:spacing w:after="0" w:line="240" w:lineRule="auto"/>
        <w:ind w:left="1620"/>
        <w:jc w:val="both"/>
        <w:rPr>
          <w:rFonts w:eastAsia="Times New Roman" w:cstheme="minorHAnsi"/>
          <w:sz w:val="20"/>
          <w:szCs w:val="20"/>
        </w:rPr>
      </w:pPr>
      <w:r w:rsidRPr="00390D23">
        <w:rPr>
          <w:rFonts w:eastAsia="Times New Roman" w:cstheme="minorHAnsi"/>
          <w:sz w:val="20"/>
          <w:szCs w:val="20"/>
        </w:rPr>
        <w:t>(iv) RLS Documentation: The RLS design model, role mappings, and testing evidence shall be provided to the Data Governance team for Ataccama registration and governance review, and shall be included in the Semantic Layer Playbook (Block 7 output).</w:t>
      </w:r>
    </w:p>
    <w:p w14:paraId="0461F72C" w14:textId="77777777" w:rsidR="000E5255" w:rsidRDefault="000E5255" w:rsidP="009F47C1">
      <w:pPr>
        <w:spacing w:after="0" w:line="240" w:lineRule="auto"/>
        <w:ind w:left="720"/>
        <w:jc w:val="both"/>
        <w:rPr>
          <w:rFonts w:eastAsia="Times New Roman" w:cstheme="minorHAnsi"/>
          <w:sz w:val="20"/>
          <w:szCs w:val="20"/>
        </w:rPr>
      </w:pPr>
    </w:p>
    <w:p w14:paraId="04B72F9E" w14:textId="77777777" w:rsidR="000E5255" w:rsidRPr="001067F3" w:rsidRDefault="000E5255" w:rsidP="009F47C1">
      <w:pPr>
        <w:spacing w:after="0" w:line="240" w:lineRule="auto"/>
        <w:ind w:left="720"/>
        <w:jc w:val="both"/>
        <w:rPr>
          <w:rFonts w:eastAsia="Times New Roman" w:cstheme="minorHAnsi"/>
          <w:sz w:val="20"/>
          <w:szCs w:val="20"/>
        </w:rPr>
      </w:pPr>
    </w:p>
    <w:p w14:paraId="45EB4A1B" w14:textId="3566BE81" w:rsidR="00C2271E" w:rsidRPr="001067F3" w:rsidRDefault="00687182" w:rsidP="009F47C1">
      <w:pPr>
        <w:spacing w:after="0" w:line="240" w:lineRule="auto"/>
        <w:ind w:left="360"/>
        <w:jc w:val="both"/>
        <w:rPr>
          <w:rFonts w:eastAsia="Times New Roman" w:cstheme="minorHAnsi"/>
          <w:b/>
          <w:bCs/>
          <w:sz w:val="20"/>
          <w:szCs w:val="20"/>
        </w:rPr>
      </w:pPr>
      <w:r w:rsidRPr="001067F3">
        <w:rPr>
          <w:rFonts w:eastAsia="Times New Roman" w:cstheme="minorHAnsi"/>
          <w:b/>
          <w:bCs/>
          <w:sz w:val="20"/>
          <w:szCs w:val="20"/>
        </w:rPr>
        <w:t xml:space="preserve">4.3 </w:t>
      </w:r>
      <w:r w:rsidR="00C2271E" w:rsidRPr="001067F3">
        <w:rPr>
          <w:rFonts w:eastAsia="Times New Roman" w:cstheme="minorHAnsi"/>
          <w:b/>
          <w:bCs/>
          <w:sz w:val="20"/>
          <w:szCs w:val="20"/>
        </w:rPr>
        <w:t>Activities in Scope</w:t>
      </w:r>
    </w:p>
    <w:p w14:paraId="6E86B4FD" w14:textId="2C58B74D" w:rsidR="00C2271E" w:rsidRPr="001067F3" w:rsidRDefault="00C2271E"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(a) Architecture &amp; Pipeline Design</w:t>
      </w:r>
      <w:r w:rsidRPr="001067F3">
        <w:rPr>
          <w:rFonts w:eastAsia="Times New Roman" w:cstheme="minorHAnsi"/>
          <w:sz w:val="20"/>
          <w:szCs w:val="20"/>
        </w:rPr>
        <w:t xml:space="preserve"> — 8-block model, CDRB Section A compliance</w:t>
      </w:r>
      <w:r w:rsidR="008B7925">
        <w:rPr>
          <w:rFonts w:eastAsia="Times New Roman" w:cstheme="minorHAnsi"/>
          <w:sz w:val="20"/>
          <w:szCs w:val="20"/>
        </w:rPr>
        <w:t>, including</w:t>
      </w:r>
      <w:r w:rsidR="00947566">
        <w:rPr>
          <w:rFonts w:eastAsia="Times New Roman" w:cstheme="minorHAnsi"/>
          <w:sz w:val="20"/>
          <w:szCs w:val="20"/>
        </w:rPr>
        <w:t xml:space="preserve"> ingestion </w:t>
      </w:r>
      <w:r w:rsidR="003B17C7">
        <w:rPr>
          <w:rFonts w:eastAsia="Times New Roman" w:cstheme="minorHAnsi"/>
          <w:sz w:val="20"/>
          <w:szCs w:val="20"/>
        </w:rPr>
        <w:t>and parametrization</w:t>
      </w:r>
      <w:r w:rsidR="008B7925">
        <w:rPr>
          <w:rFonts w:eastAsia="Times New Roman" w:cstheme="minorHAnsi"/>
          <w:sz w:val="20"/>
          <w:szCs w:val="20"/>
        </w:rPr>
        <w:t xml:space="preserve"> from </w:t>
      </w:r>
      <w:r w:rsidR="00947566">
        <w:rPr>
          <w:rFonts w:eastAsia="Times New Roman" w:cstheme="minorHAnsi"/>
          <w:sz w:val="20"/>
          <w:szCs w:val="20"/>
        </w:rPr>
        <w:t xml:space="preserve">harmonized layers to core domains. </w:t>
      </w:r>
    </w:p>
    <w:p w14:paraId="19572E41" w14:textId="77777777" w:rsidR="00F92F1A" w:rsidRDefault="00F92F1A" w:rsidP="009F47C1">
      <w:pPr>
        <w:spacing w:after="0" w:line="240" w:lineRule="auto"/>
        <w:ind w:left="720"/>
        <w:jc w:val="both"/>
        <w:rPr>
          <w:rFonts w:eastAsia="Times New Roman" w:cstheme="minorHAnsi"/>
          <w:b/>
          <w:bCs/>
          <w:sz w:val="20"/>
          <w:szCs w:val="20"/>
        </w:rPr>
      </w:pPr>
    </w:p>
    <w:p w14:paraId="0F69DD83" w14:textId="77777777" w:rsidR="00C2271E" w:rsidRPr="001067F3" w:rsidRDefault="00C2271E" w:rsidP="009F47C1">
      <w:pPr>
        <w:spacing w:after="0" w:line="240" w:lineRule="auto"/>
        <w:ind w:left="720"/>
        <w:jc w:val="both"/>
        <w:rPr>
          <w:rFonts w:eastAsia="Times New Roman"/>
          <w:sz w:val="20"/>
          <w:szCs w:val="20"/>
        </w:rPr>
      </w:pPr>
      <w:r w:rsidRPr="3D6C8A0A">
        <w:rPr>
          <w:rFonts w:eastAsia="Times New Roman"/>
          <w:b/>
          <w:sz w:val="20"/>
          <w:szCs w:val="20"/>
        </w:rPr>
        <w:t>(b) KPI Harmonization</w:t>
      </w:r>
      <w:r w:rsidRPr="3D6C8A0A">
        <w:rPr>
          <w:rFonts w:eastAsia="Times New Roman"/>
          <w:sz w:val="20"/>
          <w:szCs w:val="20"/>
        </w:rPr>
        <w:t xml:space="preserve"> — Full LA inventory (code, formula, filters, adjustments, units, calendars, additivity, owner, version), signed off by all four BUs.</w:t>
      </w:r>
    </w:p>
    <w:p w14:paraId="5E015106" w14:textId="77777777" w:rsidR="00F92F1A" w:rsidRDefault="00F92F1A" w:rsidP="009F47C1">
      <w:pPr>
        <w:spacing w:after="0" w:line="240" w:lineRule="auto"/>
        <w:ind w:left="720"/>
        <w:jc w:val="both"/>
        <w:rPr>
          <w:rFonts w:eastAsia="Times New Roman" w:cstheme="minorHAnsi"/>
          <w:b/>
          <w:bCs/>
          <w:sz w:val="20"/>
          <w:szCs w:val="20"/>
        </w:rPr>
      </w:pPr>
    </w:p>
    <w:p w14:paraId="6A46063B" w14:textId="44AF7D18" w:rsidR="00C2271E" w:rsidRPr="001067F3" w:rsidRDefault="00C2271E" w:rsidP="009F47C1">
      <w:pPr>
        <w:spacing w:after="0" w:line="240" w:lineRule="auto"/>
        <w:ind w:left="720"/>
        <w:jc w:val="both"/>
        <w:rPr>
          <w:rFonts w:eastAsia="Times New Roman"/>
          <w:sz w:val="20"/>
          <w:szCs w:val="20"/>
        </w:rPr>
      </w:pPr>
      <w:r w:rsidRPr="736D01AD">
        <w:rPr>
          <w:rFonts w:eastAsia="Times New Roman"/>
          <w:b/>
          <w:sz w:val="20"/>
          <w:szCs w:val="20"/>
        </w:rPr>
        <w:t>(c) Configuration Object Design</w:t>
      </w:r>
      <w:r w:rsidRPr="736D01AD">
        <w:rPr>
          <w:rFonts w:eastAsia="Times New Roman"/>
          <w:sz w:val="20"/>
          <w:szCs w:val="20"/>
        </w:rPr>
        <w:t xml:space="preserve"> — AI-assisted conversion of GCP stored procedures and Power BI DAX measures into externalized configuration objects</w:t>
      </w:r>
      <w:r w:rsidR="00432EAD" w:rsidRPr="736D01AD">
        <w:rPr>
          <w:rFonts w:eastAsia="Times New Roman"/>
          <w:sz w:val="20"/>
          <w:szCs w:val="20"/>
        </w:rPr>
        <w:t xml:space="preserve">, including mapping with users for rules outside of existent tools. </w:t>
      </w:r>
    </w:p>
    <w:p w14:paraId="30C3A618" w14:textId="77777777" w:rsidR="00F92F1A" w:rsidRDefault="00F92F1A" w:rsidP="009F47C1">
      <w:pPr>
        <w:spacing w:after="0" w:line="240" w:lineRule="auto"/>
        <w:ind w:left="720"/>
        <w:jc w:val="both"/>
        <w:rPr>
          <w:rFonts w:eastAsia="Times New Roman" w:cstheme="minorHAnsi"/>
          <w:b/>
          <w:bCs/>
          <w:sz w:val="20"/>
          <w:szCs w:val="20"/>
        </w:rPr>
      </w:pPr>
    </w:p>
    <w:p w14:paraId="49E6383C" w14:textId="3E965393" w:rsidR="00C2271E" w:rsidRPr="001067F3" w:rsidRDefault="00C2271E"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(d) Core Domain &amp; KPI Engine Build</w:t>
      </w:r>
      <w:r w:rsidRPr="001067F3">
        <w:rPr>
          <w:rFonts w:eastAsia="Times New Roman" w:cstheme="minorHAnsi"/>
          <w:sz w:val="20"/>
          <w:szCs w:val="20"/>
        </w:rPr>
        <w:t xml:space="preserve"> — </w:t>
      </w:r>
      <w:r w:rsidR="00F30066" w:rsidRPr="001067F3">
        <w:rPr>
          <w:rFonts w:eastAsia="Times New Roman" w:cstheme="minorHAnsi"/>
          <w:sz w:val="20"/>
          <w:szCs w:val="20"/>
        </w:rPr>
        <w:t>Core domain fit/gap analysis under DP&amp;E guidance, followed by: (i) consuming and validating canonical core domain entities and global KPI pre-calculations built by DP&amp;E; or (ii) where DP&amp;E determines the Supplier shall build, building core domain entities and KPI pre-calculations under DP&amp;E technical direction; and (iii) full KPI engine in Databricks, with unit testing, golden-data tests, and parallel-run reconciliation vs. legacy GCP. The delivery model (consume or build) for each entity shall be determined by DP&amp;E during the fit/gap analysis</w:t>
      </w:r>
      <w:r w:rsidRPr="001067F3">
        <w:rPr>
          <w:rFonts w:eastAsia="Times New Roman" w:cstheme="minorHAnsi"/>
          <w:sz w:val="20"/>
          <w:szCs w:val="20"/>
        </w:rPr>
        <w:t>.</w:t>
      </w:r>
    </w:p>
    <w:p w14:paraId="7261AB97" w14:textId="77777777" w:rsidR="00F92F1A" w:rsidRDefault="00F92F1A" w:rsidP="009F47C1">
      <w:pPr>
        <w:spacing w:after="0" w:line="240" w:lineRule="auto"/>
        <w:ind w:left="720"/>
        <w:jc w:val="both"/>
        <w:rPr>
          <w:rFonts w:eastAsia="Times New Roman" w:cstheme="minorHAnsi"/>
          <w:b/>
          <w:bCs/>
          <w:sz w:val="20"/>
          <w:szCs w:val="20"/>
        </w:rPr>
      </w:pPr>
    </w:p>
    <w:p w14:paraId="77FDF084" w14:textId="06740F3C" w:rsidR="00C2271E" w:rsidRPr="001067F3" w:rsidRDefault="00C2271E"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(e) Semantic Layer &amp; Consumption Build</w:t>
      </w:r>
      <w:r w:rsidRPr="001067F3">
        <w:rPr>
          <w:rFonts w:eastAsia="Times New Roman" w:cstheme="minorHAnsi"/>
          <w:sz w:val="20"/>
          <w:szCs w:val="20"/>
        </w:rPr>
        <w:t xml:space="preserve"> — Metric views, RLS</w:t>
      </w:r>
      <w:r w:rsidR="00E7345C" w:rsidRPr="001067F3">
        <w:rPr>
          <w:rFonts w:eastAsia="Times New Roman" w:cstheme="minorHAnsi"/>
          <w:sz w:val="20"/>
          <w:szCs w:val="20"/>
        </w:rPr>
        <w:t xml:space="preserve"> (Row Level Security)</w:t>
      </w:r>
      <w:r w:rsidRPr="001067F3">
        <w:rPr>
          <w:rFonts w:eastAsia="Times New Roman" w:cstheme="minorHAnsi"/>
          <w:sz w:val="20"/>
          <w:szCs w:val="20"/>
        </w:rPr>
        <w:t>, Genie spaces, AI/BI dashboards, Knowledge Assistants</w:t>
      </w:r>
      <w:r w:rsidR="00E7345C" w:rsidRPr="001067F3">
        <w:rPr>
          <w:rFonts w:eastAsia="Times New Roman" w:cstheme="minorHAnsi"/>
          <w:sz w:val="20"/>
          <w:szCs w:val="20"/>
        </w:rPr>
        <w:t xml:space="preserve"> and Supervisor Agents</w:t>
      </w:r>
      <w:r w:rsidR="00210AF1">
        <w:rPr>
          <w:rFonts w:eastAsia="Times New Roman" w:cstheme="minorHAnsi"/>
          <w:sz w:val="20"/>
          <w:szCs w:val="20"/>
        </w:rPr>
        <w:t xml:space="preserve"> (or new feature)</w:t>
      </w:r>
      <w:r w:rsidRPr="001067F3">
        <w:rPr>
          <w:rFonts w:eastAsia="Times New Roman" w:cstheme="minorHAnsi"/>
          <w:sz w:val="20"/>
          <w:szCs w:val="20"/>
        </w:rPr>
        <w:t>.</w:t>
      </w:r>
      <w:r w:rsidR="003B4939" w:rsidRPr="001067F3">
        <w:rPr>
          <w:rFonts w:eastAsia="Times New Roman" w:cstheme="minorHAnsi"/>
          <w:sz w:val="20"/>
          <w:szCs w:val="20"/>
        </w:rPr>
        <w:t xml:space="preserve"> Develop automated </w:t>
      </w:r>
      <w:r w:rsidR="00B772AC" w:rsidRPr="001067F3">
        <w:rPr>
          <w:rFonts w:eastAsia="Times New Roman" w:cstheme="minorHAnsi"/>
          <w:sz w:val="20"/>
          <w:szCs w:val="20"/>
        </w:rPr>
        <w:t>process</w:t>
      </w:r>
      <w:r w:rsidR="003B4939" w:rsidRPr="001067F3">
        <w:rPr>
          <w:rFonts w:eastAsia="Times New Roman" w:cstheme="minorHAnsi"/>
          <w:sz w:val="20"/>
          <w:szCs w:val="20"/>
        </w:rPr>
        <w:t xml:space="preserve"> to generate </w:t>
      </w:r>
      <w:r w:rsidR="00F17A5E" w:rsidRPr="001067F3">
        <w:rPr>
          <w:rFonts w:eastAsia="Times New Roman" w:cstheme="minorHAnsi"/>
          <w:sz w:val="20"/>
          <w:szCs w:val="20"/>
        </w:rPr>
        <w:t>metric views with new / existent KPIs</w:t>
      </w:r>
      <w:r w:rsidR="00B772AC" w:rsidRPr="001067F3">
        <w:rPr>
          <w:rFonts w:eastAsia="Times New Roman" w:cstheme="minorHAnsi"/>
          <w:sz w:val="20"/>
          <w:szCs w:val="20"/>
        </w:rPr>
        <w:t>.</w:t>
      </w:r>
    </w:p>
    <w:p w14:paraId="782C549A" w14:textId="77777777" w:rsidR="00F92F1A" w:rsidRDefault="00F92F1A" w:rsidP="009F47C1">
      <w:pPr>
        <w:spacing w:after="0" w:line="240" w:lineRule="auto"/>
        <w:ind w:left="720"/>
        <w:jc w:val="both"/>
        <w:rPr>
          <w:rFonts w:eastAsia="Times New Roman" w:cstheme="minorHAnsi"/>
          <w:b/>
          <w:bCs/>
          <w:sz w:val="20"/>
          <w:szCs w:val="20"/>
        </w:rPr>
      </w:pPr>
    </w:p>
    <w:p w14:paraId="414CA361" w14:textId="64A24AD4" w:rsidR="001C318C" w:rsidRDefault="00C2271E"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(f) Data Quality</w:t>
      </w:r>
      <w:r w:rsidR="001E2A34">
        <w:rPr>
          <w:rFonts w:eastAsia="Times New Roman" w:cstheme="minorHAnsi"/>
          <w:b/>
          <w:bCs/>
          <w:sz w:val="20"/>
          <w:szCs w:val="20"/>
        </w:rPr>
        <w:t>, Observability</w:t>
      </w:r>
      <w:r w:rsidR="001C318C">
        <w:rPr>
          <w:rFonts w:eastAsia="Times New Roman" w:cstheme="minorHAnsi"/>
          <w:b/>
          <w:bCs/>
          <w:sz w:val="20"/>
          <w:szCs w:val="20"/>
        </w:rPr>
        <w:t>, Cost</w:t>
      </w:r>
      <w:r w:rsidRPr="001067F3">
        <w:rPr>
          <w:rFonts w:eastAsia="Times New Roman" w:cstheme="minorHAnsi"/>
          <w:b/>
          <w:bCs/>
          <w:sz w:val="20"/>
          <w:szCs w:val="20"/>
        </w:rPr>
        <w:t xml:space="preserve"> &amp; Governanc</w:t>
      </w:r>
      <w:r w:rsidR="001C318C">
        <w:rPr>
          <w:rFonts w:eastAsia="Times New Roman" w:cstheme="minorHAnsi"/>
          <w:b/>
          <w:bCs/>
          <w:sz w:val="20"/>
          <w:szCs w:val="20"/>
        </w:rPr>
        <w:t>e</w:t>
      </w:r>
      <w:r w:rsidR="00E7345C" w:rsidRPr="001067F3">
        <w:rPr>
          <w:rFonts w:eastAsia="Times New Roman" w:cstheme="minorHAnsi"/>
          <w:sz w:val="20"/>
          <w:szCs w:val="20"/>
        </w:rPr>
        <w:t xml:space="preserve"> </w:t>
      </w:r>
    </w:p>
    <w:p w14:paraId="5007CF62" w14:textId="1F46DEA4" w:rsidR="001C318C" w:rsidRPr="001C318C" w:rsidRDefault="001C318C" w:rsidP="003B2682">
      <w:pPr>
        <w:spacing w:after="0" w:line="240" w:lineRule="auto"/>
        <w:ind w:left="990"/>
        <w:jc w:val="both"/>
        <w:rPr>
          <w:rFonts w:eastAsia="Times New Roman" w:cstheme="minorHAnsi"/>
          <w:sz w:val="20"/>
          <w:szCs w:val="20"/>
        </w:rPr>
      </w:pPr>
      <w:r w:rsidRPr="001C318C">
        <w:rPr>
          <w:rFonts w:eastAsia="Times New Roman" w:cstheme="minorHAnsi"/>
          <w:b/>
          <w:bCs/>
          <w:sz w:val="20"/>
          <w:szCs w:val="20"/>
        </w:rPr>
        <w:t>Data Quality</w:t>
      </w:r>
      <w:r w:rsidRPr="001C318C">
        <w:rPr>
          <w:rFonts w:eastAsia="Times New Roman" w:cstheme="minorHAnsi"/>
          <w:sz w:val="20"/>
          <w:szCs w:val="20"/>
        </w:rPr>
        <w:t xml:space="preserve"> — End-to-end automated data quality monitoring framework covering every pipeline stage (ingestion, harmonization, core domain, KPI calculation, publication, and metric views). Includes DQ expectation rules at every quality gate, automated alerts routed to the owning team when a quality threshold is breached or a DQ gate fails, a reconciliation dashboard tracking DQ pass/fail rates by domain, market, and pipeline layer, and anomaly detection for unexpected data volume changes, null-key rates, and orphan records. </w:t>
      </w:r>
      <w:r w:rsidRPr="00FB1C08">
        <w:rPr>
          <w:rFonts w:eastAsia="Times New Roman" w:cstheme="minorHAnsi"/>
          <w:b/>
          <w:bCs/>
          <w:sz w:val="20"/>
          <w:szCs w:val="20"/>
        </w:rPr>
        <w:t>Including reporting using AI/BI and enable DQ Genie.</w:t>
      </w:r>
    </w:p>
    <w:p w14:paraId="56ABCA27" w14:textId="77777777" w:rsidR="001C318C" w:rsidRPr="001C318C" w:rsidRDefault="001C318C" w:rsidP="003B2682">
      <w:pPr>
        <w:spacing w:after="0" w:line="240" w:lineRule="auto"/>
        <w:ind w:left="990"/>
        <w:jc w:val="both"/>
        <w:rPr>
          <w:rFonts w:eastAsia="Times New Roman" w:cstheme="minorHAnsi"/>
          <w:sz w:val="20"/>
          <w:szCs w:val="20"/>
        </w:rPr>
      </w:pPr>
    </w:p>
    <w:p w14:paraId="1777150F" w14:textId="73A03D99" w:rsidR="001C318C" w:rsidRPr="001C318C" w:rsidRDefault="001C318C" w:rsidP="003B2682">
      <w:pPr>
        <w:spacing w:after="0" w:line="240" w:lineRule="auto"/>
        <w:ind w:left="990"/>
        <w:jc w:val="both"/>
        <w:rPr>
          <w:rFonts w:eastAsia="Times New Roman" w:cstheme="minorHAnsi"/>
          <w:sz w:val="20"/>
          <w:szCs w:val="20"/>
        </w:rPr>
      </w:pPr>
      <w:r w:rsidRPr="00FB1C08">
        <w:rPr>
          <w:rFonts w:eastAsia="Times New Roman" w:cstheme="minorHAnsi"/>
          <w:b/>
          <w:bCs/>
          <w:sz w:val="20"/>
          <w:szCs w:val="20"/>
        </w:rPr>
        <w:t>Data Observability (DataDog)</w:t>
      </w:r>
      <w:r w:rsidRPr="001C318C">
        <w:rPr>
          <w:rFonts w:eastAsia="Times New Roman" w:cstheme="minorHAnsi"/>
          <w:sz w:val="20"/>
          <w:szCs w:val="20"/>
        </w:rPr>
        <w:t xml:space="preserve"> — Comprehensive pipeline observability covering end-to-end job monitoring with complete run logs recording status, rows read/written, watermark position, duration, and quality gate results for every procedure. Includes automated failure and SLA-breach alerts routed to the responsible team with zero reliance on user-reported discovery, runtime budget tracking confirming each procedure completes within defined targets, and data lineage visibility in Unity Catalog from source record through every pipeline layer to the final KPI output. The Supplier shall configure DataDog agents across all pipeline layers (Blocks 1 through 8), ensuring that run logs, error traces, and data quality pass/fail signals are captured, correlated, and surfaced through operational dashboards with configurable alert routing to designated stakeholders.</w:t>
      </w:r>
      <w:r w:rsidR="00FB1C08">
        <w:rPr>
          <w:rFonts w:eastAsia="Times New Roman" w:cstheme="minorHAnsi"/>
          <w:sz w:val="20"/>
          <w:szCs w:val="20"/>
        </w:rPr>
        <w:t xml:space="preserve"> </w:t>
      </w:r>
      <w:r w:rsidR="00FB1C08" w:rsidRPr="00FB1C08">
        <w:rPr>
          <w:rFonts w:eastAsia="Times New Roman" w:cstheme="minorHAnsi"/>
          <w:b/>
          <w:bCs/>
          <w:sz w:val="20"/>
          <w:szCs w:val="20"/>
        </w:rPr>
        <w:t>Including reporting using AI/BI and enable Observability Genie.</w:t>
      </w:r>
    </w:p>
    <w:p w14:paraId="4E6FA096" w14:textId="77777777" w:rsidR="001C318C" w:rsidRPr="001C318C" w:rsidRDefault="001C318C" w:rsidP="003B2682">
      <w:pPr>
        <w:spacing w:after="0" w:line="240" w:lineRule="auto"/>
        <w:ind w:left="990"/>
        <w:jc w:val="both"/>
        <w:rPr>
          <w:rFonts w:eastAsia="Times New Roman" w:cstheme="minorHAnsi"/>
          <w:sz w:val="20"/>
          <w:szCs w:val="20"/>
        </w:rPr>
      </w:pPr>
    </w:p>
    <w:p w14:paraId="2B7086EA" w14:textId="5B6E83A6" w:rsidR="001C318C" w:rsidRPr="001C318C" w:rsidRDefault="001C318C" w:rsidP="003B2682">
      <w:pPr>
        <w:spacing w:after="0" w:line="240" w:lineRule="auto"/>
        <w:ind w:left="990"/>
        <w:jc w:val="both"/>
        <w:rPr>
          <w:rFonts w:eastAsia="Times New Roman" w:cstheme="minorHAnsi"/>
          <w:sz w:val="20"/>
          <w:szCs w:val="20"/>
        </w:rPr>
      </w:pPr>
      <w:r w:rsidRPr="00FB1C08">
        <w:rPr>
          <w:rFonts w:eastAsia="Times New Roman" w:cstheme="minorHAnsi"/>
          <w:b/>
          <w:bCs/>
          <w:sz w:val="20"/>
          <w:szCs w:val="20"/>
        </w:rPr>
        <w:t>Data Governance</w:t>
      </w:r>
      <w:r w:rsidRPr="001C318C">
        <w:rPr>
          <w:rFonts w:eastAsia="Times New Roman" w:cstheme="minorHAnsi"/>
          <w:sz w:val="20"/>
          <w:szCs w:val="20"/>
        </w:rPr>
        <w:t xml:space="preserve"> — The Supplier shall work with the MONDELEZ Data Governance team throughout the engagement, following their established processes and providing all required information, including DQ rule definitions, data lineage documentation, metadata descriptions, and dataset cataloguing inputs, to enable the Data Governance team to register and govern MATRIX AI assets in Ataccama. The Supplier is not required to perform any work directly in Ataccama.</w:t>
      </w:r>
      <w:r w:rsidR="00FB1C08">
        <w:rPr>
          <w:rFonts w:eastAsia="Times New Roman" w:cstheme="minorHAnsi"/>
          <w:sz w:val="20"/>
          <w:szCs w:val="20"/>
        </w:rPr>
        <w:t xml:space="preserve"> </w:t>
      </w:r>
    </w:p>
    <w:p w14:paraId="16F4927B" w14:textId="77777777" w:rsidR="001C318C" w:rsidRPr="001C318C" w:rsidRDefault="001C318C" w:rsidP="003B2682">
      <w:pPr>
        <w:spacing w:after="0" w:line="240" w:lineRule="auto"/>
        <w:ind w:left="990"/>
        <w:jc w:val="both"/>
        <w:rPr>
          <w:rFonts w:eastAsia="Times New Roman" w:cstheme="minorHAnsi"/>
          <w:sz w:val="20"/>
          <w:szCs w:val="20"/>
        </w:rPr>
      </w:pPr>
    </w:p>
    <w:p w14:paraId="2E1AB202" w14:textId="683DB1E0" w:rsidR="001C318C" w:rsidRDefault="001C318C" w:rsidP="003B2682">
      <w:pPr>
        <w:spacing w:after="0" w:line="240" w:lineRule="auto"/>
        <w:ind w:left="990"/>
        <w:jc w:val="both"/>
        <w:rPr>
          <w:rFonts w:eastAsia="Times New Roman" w:cstheme="minorHAnsi"/>
          <w:sz w:val="20"/>
          <w:szCs w:val="20"/>
        </w:rPr>
      </w:pPr>
      <w:r w:rsidRPr="00003C73">
        <w:rPr>
          <w:rFonts w:eastAsia="Times New Roman" w:cstheme="minorHAnsi"/>
          <w:b/>
          <w:bCs/>
          <w:sz w:val="20"/>
          <w:szCs w:val="20"/>
        </w:rPr>
        <w:t>Cost Tracking &amp; Operational Dashboards</w:t>
      </w:r>
      <w:r w:rsidRPr="001C318C">
        <w:rPr>
          <w:rFonts w:eastAsia="Times New Roman" w:cstheme="minorHAnsi"/>
          <w:sz w:val="20"/>
          <w:szCs w:val="20"/>
        </w:rPr>
        <w:t xml:space="preserve"> — Compute cost tracking tagged by layer, market, and procedure, with monitoring dashboards and Genie-queryable cost views enabling identification of expensive operations and budget adherence verification. Leverage standard dashboards.</w:t>
      </w:r>
      <w:r w:rsidR="00003C73">
        <w:rPr>
          <w:rFonts w:eastAsia="Times New Roman" w:cstheme="minorHAnsi"/>
          <w:sz w:val="20"/>
          <w:szCs w:val="20"/>
        </w:rPr>
        <w:t xml:space="preserve"> </w:t>
      </w:r>
      <w:r w:rsidR="00003C73" w:rsidRPr="00FB1C08">
        <w:rPr>
          <w:rFonts w:eastAsia="Times New Roman" w:cstheme="minorHAnsi"/>
          <w:b/>
          <w:bCs/>
          <w:sz w:val="20"/>
          <w:szCs w:val="20"/>
        </w:rPr>
        <w:t xml:space="preserve">Including reporting using AI/BI and enable </w:t>
      </w:r>
      <w:r w:rsidR="00003C73">
        <w:rPr>
          <w:rFonts w:eastAsia="Times New Roman" w:cstheme="minorHAnsi"/>
          <w:b/>
          <w:bCs/>
          <w:sz w:val="20"/>
          <w:szCs w:val="20"/>
        </w:rPr>
        <w:t xml:space="preserve">Cost Monitoring </w:t>
      </w:r>
      <w:r w:rsidR="00003C73" w:rsidRPr="00FB1C08">
        <w:rPr>
          <w:rFonts w:eastAsia="Times New Roman" w:cstheme="minorHAnsi"/>
          <w:b/>
          <w:bCs/>
          <w:sz w:val="20"/>
          <w:szCs w:val="20"/>
        </w:rPr>
        <w:t>Genie.</w:t>
      </w:r>
    </w:p>
    <w:p w14:paraId="16357BA6" w14:textId="77777777" w:rsidR="00F92F1A" w:rsidRDefault="00F92F1A" w:rsidP="009F47C1">
      <w:pPr>
        <w:spacing w:after="0" w:line="240" w:lineRule="auto"/>
        <w:ind w:left="720"/>
        <w:jc w:val="both"/>
        <w:rPr>
          <w:rFonts w:eastAsia="Times New Roman" w:cstheme="minorHAnsi"/>
          <w:sz w:val="20"/>
          <w:szCs w:val="20"/>
        </w:rPr>
      </w:pPr>
    </w:p>
    <w:p w14:paraId="310B9AA9" w14:textId="70FF50A1" w:rsidR="00C2271E" w:rsidRPr="001067F3" w:rsidRDefault="00C2271E"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(g) Testing &amp; Reconciliation</w:t>
      </w:r>
      <w:r w:rsidRPr="001067F3">
        <w:rPr>
          <w:rFonts w:eastAsia="Times New Roman" w:cstheme="minorHAnsi"/>
          <w:sz w:val="20"/>
          <w:szCs w:val="20"/>
        </w:rPr>
        <w:t xml:space="preserve"> — Unit tests, golden-data tests, parallel-run reconciliation</w:t>
      </w:r>
      <w:r w:rsidR="00E7345C" w:rsidRPr="001067F3">
        <w:rPr>
          <w:rFonts w:eastAsia="Times New Roman" w:cstheme="minorHAnsi"/>
          <w:sz w:val="20"/>
          <w:szCs w:val="20"/>
        </w:rPr>
        <w:t xml:space="preserve"> and</w:t>
      </w:r>
      <w:r w:rsidRPr="001067F3">
        <w:rPr>
          <w:rFonts w:eastAsia="Times New Roman" w:cstheme="minorHAnsi"/>
          <w:sz w:val="20"/>
          <w:szCs w:val="20"/>
        </w:rPr>
        <w:t xml:space="preserve"> legacy defect tracking.</w:t>
      </w:r>
    </w:p>
    <w:p w14:paraId="1F0E47A7" w14:textId="77777777" w:rsidR="00F92F1A" w:rsidRDefault="00F92F1A" w:rsidP="009F47C1">
      <w:pPr>
        <w:spacing w:after="0" w:line="240" w:lineRule="auto"/>
        <w:ind w:left="720"/>
        <w:jc w:val="both"/>
        <w:rPr>
          <w:rFonts w:eastAsia="Times New Roman" w:cstheme="minorHAnsi"/>
          <w:b/>
          <w:bCs/>
          <w:sz w:val="20"/>
          <w:szCs w:val="20"/>
        </w:rPr>
      </w:pPr>
    </w:p>
    <w:p w14:paraId="1A3C804F" w14:textId="47F7684A" w:rsidR="00C2271E" w:rsidRPr="001067F3" w:rsidRDefault="00C2271E" w:rsidP="009F47C1">
      <w:pPr>
        <w:spacing w:after="0" w:line="240" w:lineRule="auto"/>
        <w:ind w:left="720"/>
        <w:jc w:val="both"/>
        <w:rPr>
          <w:rFonts w:eastAsia="Times New Roman"/>
          <w:sz w:val="20"/>
          <w:szCs w:val="20"/>
        </w:rPr>
      </w:pPr>
      <w:r w:rsidRPr="7EAA46D4">
        <w:rPr>
          <w:rFonts w:eastAsia="Times New Roman"/>
          <w:b/>
          <w:sz w:val="20"/>
          <w:szCs w:val="20"/>
        </w:rPr>
        <w:t>(h) Global Scalability Proof</w:t>
      </w:r>
      <w:r w:rsidRPr="7EAA46D4">
        <w:rPr>
          <w:rFonts w:eastAsia="Times New Roman"/>
          <w:sz w:val="20"/>
          <w:szCs w:val="20"/>
        </w:rPr>
        <w:t xml:space="preserve"> — Config-only onboarding </w:t>
      </w:r>
      <w:r w:rsidR="00A607BF" w:rsidRPr="7EAA46D4">
        <w:rPr>
          <w:rFonts w:eastAsia="Times New Roman"/>
          <w:sz w:val="20"/>
          <w:szCs w:val="20"/>
        </w:rPr>
        <w:t xml:space="preserve">with true </w:t>
      </w:r>
      <w:r w:rsidR="00F46130" w:rsidRPr="7EAA46D4">
        <w:rPr>
          <w:rFonts w:eastAsia="Times New Roman"/>
          <w:sz w:val="20"/>
          <w:szCs w:val="20"/>
        </w:rPr>
        <w:t>solution</w:t>
      </w:r>
      <w:r w:rsidR="00A607BF" w:rsidRPr="7EAA46D4">
        <w:rPr>
          <w:rFonts w:eastAsia="Times New Roman"/>
          <w:sz w:val="20"/>
          <w:szCs w:val="20"/>
        </w:rPr>
        <w:t xml:space="preserve"> / demonstration with </w:t>
      </w:r>
      <w:r w:rsidRPr="7EAA46D4">
        <w:rPr>
          <w:rFonts w:eastAsia="Times New Roman"/>
          <w:sz w:val="20"/>
          <w:szCs w:val="20"/>
        </w:rPr>
        <w:t>zero code changes</w:t>
      </w:r>
      <w:r w:rsidR="00A607BF" w:rsidRPr="7EAA46D4">
        <w:rPr>
          <w:rFonts w:eastAsia="Times New Roman"/>
          <w:sz w:val="20"/>
          <w:szCs w:val="20"/>
        </w:rPr>
        <w:t xml:space="preserve"> to onboard a new market like USA or Canada</w:t>
      </w:r>
      <w:r w:rsidR="00F91FA4" w:rsidRPr="7EAA46D4">
        <w:rPr>
          <w:rFonts w:eastAsia="Times New Roman"/>
          <w:sz w:val="20"/>
          <w:szCs w:val="20"/>
        </w:rPr>
        <w:t xml:space="preserve"> (</w:t>
      </w:r>
      <w:r w:rsidR="00F91FA4" w:rsidRPr="7EAA46D4">
        <w:rPr>
          <w:rFonts w:eastAsia="Times New Roman"/>
          <w:b/>
          <w:sz w:val="20"/>
          <w:szCs w:val="20"/>
        </w:rPr>
        <w:t>no work to onboarding new market but only demonstrate</w:t>
      </w:r>
      <w:r w:rsidR="45A589E9" w:rsidRPr="7EAA46D4">
        <w:rPr>
          <w:rFonts w:eastAsia="Times New Roman"/>
          <w:b/>
          <w:bCs/>
          <w:sz w:val="20"/>
          <w:szCs w:val="20"/>
        </w:rPr>
        <w:t xml:space="preserve"> </w:t>
      </w:r>
      <w:r w:rsidR="45A589E9" w:rsidRPr="315F7C06">
        <w:rPr>
          <w:rFonts w:eastAsia="Times New Roman"/>
          <w:b/>
          <w:bCs/>
          <w:sz w:val="20"/>
          <w:szCs w:val="20"/>
        </w:rPr>
        <w:t xml:space="preserve"> </w:t>
      </w:r>
      <w:r w:rsidR="00F91FA4" w:rsidRPr="7EAA46D4">
        <w:rPr>
          <w:rFonts w:eastAsia="Times New Roman"/>
          <w:sz w:val="20"/>
          <w:szCs w:val="20"/>
        </w:rPr>
        <w:t>)</w:t>
      </w:r>
      <w:r w:rsidRPr="7EAA46D4">
        <w:rPr>
          <w:rFonts w:eastAsia="Times New Roman"/>
          <w:sz w:val="20"/>
          <w:szCs w:val="20"/>
        </w:rPr>
        <w:t xml:space="preserve">. </w:t>
      </w:r>
    </w:p>
    <w:p w14:paraId="798A7103" w14:textId="77777777" w:rsidR="00F92F1A" w:rsidRDefault="00F92F1A" w:rsidP="009F47C1">
      <w:pPr>
        <w:spacing w:after="0" w:line="240" w:lineRule="auto"/>
        <w:ind w:left="720"/>
        <w:jc w:val="both"/>
        <w:rPr>
          <w:rFonts w:eastAsia="Times New Roman" w:cstheme="minorHAnsi"/>
          <w:b/>
          <w:bCs/>
          <w:sz w:val="20"/>
          <w:szCs w:val="20"/>
        </w:rPr>
      </w:pPr>
    </w:p>
    <w:p w14:paraId="5E403213" w14:textId="60A0B5E1" w:rsidR="00C2271E" w:rsidRPr="001067F3" w:rsidRDefault="00C2271E"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(i) Global Scalability Playbook</w:t>
      </w:r>
      <w:r w:rsidRPr="001067F3">
        <w:rPr>
          <w:rFonts w:eastAsia="Times New Roman" w:cstheme="minorHAnsi"/>
          <w:sz w:val="20"/>
          <w:szCs w:val="20"/>
        </w:rPr>
        <w:t xml:space="preserve"> — </w:t>
      </w:r>
      <w:r w:rsidR="00901BA9" w:rsidRPr="001067F3">
        <w:rPr>
          <w:rFonts w:eastAsia="Times New Roman" w:cstheme="minorHAnsi"/>
          <w:sz w:val="20"/>
          <w:szCs w:val="20"/>
        </w:rPr>
        <w:t>A</w:t>
      </w:r>
      <w:r w:rsidRPr="001067F3">
        <w:rPr>
          <w:rFonts w:eastAsia="Times New Roman" w:cstheme="minorHAnsi"/>
          <w:sz w:val="20"/>
          <w:szCs w:val="20"/>
        </w:rPr>
        <w:t>rchitecture overview, onboarding checklist, synthetic market evidence, unique KPI handling, effort estimates, governance, and documented config-only onboarding examples.</w:t>
      </w:r>
    </w:p>
    <w:p w14:paraId="5F215206" w14:textId="77777777" w:rsidR="00F92F1A" w:rsidRDefault="00F92F1A" w:rsidP="009F47C1">
      <w:pPr>
        <w:spacing w:after="0" w:line="240" w:lineRule="auto"/>
        <w:ind w:left="720"/>
        <w:jc w:val="both"/>
        <w:rPr>
          <w:rFonts w:eastAsia="Times New Roman" w:cstheme="minorHAnsi"/>
          <w:b/>
          <w:bCs/>
          <w:sz w:val="20"/>
          <w:szCs w:val="20"/>
        </w:rPr>
      </w:pPr>
    </w:p>
    <w:p w14:paraId="7A37F88F" w14:textId="10AD584E" w:rsidR="00C2271E" w:rsidRPr="001067F3" w:rsidRDefault="00C2271E"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(j) Migration Support</w:t>
      </w:r>
      <w:r w:rsidRPr="001067F3">
        <w:rPr>
          <w:rFonts w:eastAsia="Times New Roman" w:cstheme="minorHAnsi"/>
          <w:sz w:val="20"/>
          <w:szCs w:val="20"/>
        </w:rPr>
        <w:t xml:space="preserve"> — </w:t>
      </w:r>
      <w:r w:rsidR="00C47B77" w:rsidRPr="001067F3">
        <w:rPr>
          <w:rFonts w:eastAsia="Times New Roman" w:cstheme="minorHAnsi"/>
          <w:sz w:val="20"/>
          <w:szCs w:val="20"/>
        </w:rPr>
        <w:t xml:space="preserve">Databricks </w:t>
      </w:r>
      <w:r w:rsidRPr="001067F3">
        <w:rPr>
          <w:rFonts w:eastAsia="Times New Roman" w:cstheme="minorHAnsi"/>
          <w:sz w:val="20"/>
          <w:szCs w:val="20"/>
        </w:rPr>
        <w:t>Exploration zone to Databricks AWS Dev</w:t>
      </w:r>
      <w:r w:rsidR="00986B87" w:rsidRPr="001067F3">
        <w:rPr>
          <w:rFonts w:eastAsia="Times New Roman" w:cstheme="minorHAnsi"/>
          <w:sz w:val="20"/>
          <w:szCs w:val="20"/>
        </w:rPr>
        <w:t xml:space="preserve"> </w:t>
      </w:r>
      <w:r w:rsidR="00C47B77" w:rsidRPr="001067F3">
        <w:rPr>
          <w:rFonts w:eastAsia="Times New Roman" w:cstheme="minorHAnsi"/>
          <w:sz w:val="20"/>
          <w:szCs w:val="20"/>
        </w:rPr>
        <w:t xml:space="preserve">for the full product build after blueprint / </w:t>
      </w:r>
      <w:r w:rsidR="00F46130">
        <w:rPr>
          <w:rFonts w:eastAsia="Times New Roman" w:cstheme="minorHAnsi"/>
          <w:sz w:val="20"/>
          <w:szCs w:val="20"/>
        </w:rPr>
        <w:t>solution</w:t>
      </w:r>
      <w:r w:rsidR="00C47B77" w:rsidRPr="001067F3">
        <w:rPr>
          <w:rFonts w:eastAsia="Times New Roman" w:cstheme="minorHAnsi"/>
          <w:sz w:val="20"/>
          <w:szCs w:val="20"/>
        </w:rPr>
        <w:t xml:space="preserve"> </w:t>
      </w:r>
      <w:r w:rsidR="007D2794" w:rsidRPr="001067F3">
        <w:rPr>
          <w:rFonts w:eastAsia="Times New Roman" w:cstheme="minorHAnsi"/>
          <w:sz w:val="20"/>
          <w:szCs w:val="20"/>
        </w:rPr>
        <w:t>phase</w:t>
      </w:r>
      <w:r w:rsidRPr="001067F3">
        <w:rPr>
          <w:rFonts w:eastAsia="Times New Roman" w:cstheme="minorHAnsi"/>
          <w:sz w:val="20"/>
          <w:szCs w:val="20"/>
        </w:rPr>
        <w:t>.</w:t>
      </w:r>
    </w:p>
    <w:p w14:paraId="71CF9887" w14:textId="77777777" w:rsidR="00F92F1A" w:rsidRDefault="00F92F1A" w:rsidP="009F47C1">
      <w:pPr>
        <w:spacing w:after="0" w:line="240" w:lineRule="auto"/>
        <w:ind w:left="720"/>
        <w:jc w:val="both"/>
        <w:rPr>
          <w:rFonts w:eastAsia="Times New Roman" w:cstheme="minorHAnsi"/>
          <w:b/>
          <w:bCs/>
          <w:sz w:val="20"/>
          <w:szCs w:val="20"/>
        </w:rPr>
      </w:pPr>
    </w:p>
    <w:p w14:paraId="62B5FAB4" w14:textId="77777777" w:rsidR="00C2271E" w:rsidRPr="001067F3" w:rsidRDefault="00C2271E"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(k) UAT Support</w:t>
      </w:r>
      <w:r w:rsidRPr="001067F3">
        <w:rPr>
          <w:rFonts w:eastAsia="Times New Roman" w:cstheme="minorHAnsi"/>
          <w:sz w:val="20"/>
          <w:szCs w:val="20"/>
        </w:rPr>
        <w:t xml:space="preserve"> — Defect management (logging, tracking, clarification, resolution).</w:t>
      </w:r>
    </w:p>
    <w:p w14:paraId="6D269DF0" w14:textId="77777777" w:rsidR="00F92F1A" w:rsidRDefault="00F92F1A" w:rsidP="009F47C1">
      <w:pPr>
        <w:spacing w:after="0" w:line="240" w:lineRule="auto"/>
        <w:ind w:left="720"/>
        <w:jc w:val="both"/>
        <w:rPr>
          <w:rFonts w:eastAsia="Times New Roman" w:cstheme="minorHAnsi"/>
          <w:b/>
          <w:bCs/>
          <w:sz w:val="20"/>
          <w:szCs w:val="20"/>
        </w:rPr>
      </w:pPr>
    </w:p>
    <w:p w14:paraId="45D091E3" w14:textId="67A4FB3F" w:rsidR="00C2271E" w:rsidRPr="001067F3" w:rsidRDefault="00C2271E"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(l) Hypercare &amp; T2S</w:t>
      </w:r>
      <w:r w:rsidRPr="001067F3">
        <w:rPr>
          <w:rFonts w:eastAsia="Times New Roman" w:cstheme="minorHAnsi"/>
          <w:sz w:val="20"/>
          <w:szCs w:val="20"/>
        </w:rPr>
        <w:t xml:space="preserve"> — Post</w:t>
      </w:r>
      <w:r w:rsidR="000640DD" w:rsidRPr="001067F3">
        <w:rPr>
          <w:rFonts w:eastAsia="Times New Roman" w:cstheme="minorHAnsi"/>
          <w:sz w:val="20"/>
          <w:szCs w:val="20"/>
        </w:rPr>
        <w:t xml:space="preserve"> </w:t>
      </w:r>
      <w:r w:rsidRPr="001067F3">
        <w:rPr>
          <w:rFonts w:eastAsia="Times New Roman" w:cstheme="minorHAnsi"/>
          <w:sz w:val="20"/>
          <w:szCs w:val="20"/>
        </w:rPr>
        <w:t>go-live stabilization and knowledge transfer.</w:t>
      </w:r>
    </w:p>
    <w:sdt>
      <w:sdtPr>
        <w:rPr>
          <w:rFonts w:eastAsia="Times New Roman"/>
          <w:sz w:val="20"/>
          <w:szCs w:val="20"/>
        </w:rPr>
        <w:alias w:val="quick-assistant-add-activities"/>
        <w:tag w:val="quick-assistant-add-activities"/>
        <w:id w:val="1548180226"/>
        <w:placeholder>
          <w:docPart w:val="DefaultPlaceholder_-1854013440"/>
        </w:placeholder>
        <w15:appearance w15:val="hidden"/>
      </w:sdtPr>
      <w:sdtEndPr/>
      <w:sdtContent>
        <w:p w14:paraId="165A0A37" w14:textId="77777777" w:rsidR="00F92F1A" w:rsidRDefault="00F92F1A" w:rsidP="009F47C1">
          <w:pPr>
            <w:spacing w:after="0" w:line="240" w:lineRule="auto"/>
            <w:ind w:left="720"/>
            <w:jc w:val="both"/>
            <w:rPr>
              <w:rFonts w:eastAsia="Times New Roman" w:cstheme="minorHAnsi"/>
              <w:sz w:val="20"/>
              <w:szCs w:val="20"/>
            </w:rPr>
          </w:pPr>
        </w:p>
        <w:p w14:paraId="2E5550E6" w14:textId="7D85F020" w:rsidR="00964C1F" w:rsidRPr="001067F3" w:rsidRDefault="00C2271E"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 xml:space="preserve">(m) </w:t>
          </w:r>
          <w:r w:rsidR="00D7777E" w:rsidRPr="001067F3">
            <w:rPr>
              <w:rFonts w:eastAsia="Times New Roman" w:cstheme="minorHAnsi"/>
              <w:b/>
              <w:bCs/>
              <w:sz w:val="20"/>
              <w:szCs w:val="20"/>
            </w:rPr>
            <w:t>Delivery</w:t>
          </w:r>
          <w:r w:rsidRPr="001067F3">
            <w:rPr>
              <w:rFonts w:eastAsia="Times New Roman" w:cstheme="minorHAnsi"/>
              <w:b/>
              <w:bCs/>
              <w:sz w:val="20"/>
              <w:szCs w:val="20"/>
            </w:rPr>
            <w:t xml:space="preserve"> Management</w:t>
          </w:r>
          <w:r w:rsidRPr="001067F3">
            <w:rPr>
              <w:rFonts w:eastAsia="Times New Roman" w:cstheme="minorHAnsi"/>
              <w:sz w:val="20"/>
              <w:szCs w:val="20"/>
            </w:rPr>
            <w:t xml:space="preserve"> — </w:t>
          </w:r>
          <w:r w:rsidR="00D7777E" w:rsidRPr="001067F3">
            <w:rPr>
              <w:rFonts w:eastAsia="Times New Roman" w:cstheme="minorHAnsi"/>
              <w:sz w:val="20"/>
              <w:szCs w:val="20"/>
            </w:rPr>
            <w:t xml:space="preserve">Consolidated delivery coordination across workstreams </w:t>
          </w:r>
          <w:r w:rsidRPr="001067F3">
            <w:rPr>
              <w:rFonts w:eastAsia="Times New Roman" w:cstheme="minorHAnsi"/>
              <w:sz w:val="20"/>
              <w:szCs w:val="20"/>
            </w:rPr>
            <w:t>(Daily Scrum, Weekly 4-Box, Monthly Leadership Update).</w:t>
          </w:r>
        </w:p>
      </w:sdtContent>
    </w:sdt>
    <w:sdt>
      <w:sdtPr>
        <w:rPr>
          <w:rFonts w:eastAsia="Times New Roman"/>
          <w:sz w:val="20"/>
          <w:szCs w:val="20"/>
        </w:rPr>
        <w:alias w:val="quick-assistant-bullet-n"/>
        <w:tag w:val="quick-assistant-bullet-n"/>
        <w:id w:val="1464072121"/>
        <w:placeholder>
          <w:docPart w:val="DefaultPlaceholder_-1854013440"/>
        </w:placeholder>
        <w15:appearance w15:val="hidden"/>
      </w:sdtPr>
      <w:sdtEndPr/>
      <w:sdtContent>
        <w:p w14:paraId="3CD407F2" w14:textId="77777777" w:rsidR="00F92F1A" w:rsidRDefault="00F92F1A" w:rsidP="009F47C1">
          <w:pPr>
            <w:spacing w:after="0" w:line="240" w:lineRule="auto"/>
            <w:ind w:left="720"/>
            <w:jc w:val="both"/>
            <w:rPr>
              <w:rFonts w:eastAsia="Times New Roman" w:cstheme="minorHAnsi"/>
              <w:sz w:val="20"/>
              <w:szCs w:val="20"/>
            </w:rPr>
          </w:pPr>
        </w:p>
        <w:p w14:paraId="061C2CF5" w14:textId="3479B9A7" w:rsidR="00964C1F" w:rsidRPr="001067F3" w:rsidRDefault="00964C1F"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(n) Training &amp; Enablement</w:t>
          </w:r>
          <w:r w:rsidRPr="001067F3">
            <w:rPr>
              <w:rFonts w:eastAsia="Times New Roman" w:cstheme="minorHAnsi"/>
              <w:sz w:val="20"/>
              <w:szCs w:val="20"/>
            </w:rPr>
            <w:t xml:space="preserve"> — Development of training materials for all user personas (commercial analysts, KAMs</w:t>
          </w:r>
          <w:r w:rsidR="009D1DD4" w:rsidRPr="001067F3">
            <w:rPr>
              <w:rFonts w:eastAsia="Times New Roman" w:cstheme="minorHAnsi"/>
              <w:sz w:val="20"/>
              <w:szCs w:val="20"/>
            </w:rPr>
            <w:t xml:space="preserve"> (Key Account Manager)</w:t>
          </w:r>
          <w:r w:rsidRPr="001067F3">
            <w:rPr>
              <w:rFonts w:eastAsia="Times New Roman" w:cstheme="minorHAnsi"/>
              <w:sz w:val="20"/>
              <w:szCs w:val="20"/>
            </w:rPr>
            <w:t>, field sales, trade marketing, and technical operations). Includes platform navigation guides, Genie space usage documentation, AI/BI dashboard interpretation guides, and KPI dictionary reference materials. Training content shall cover the Databricks environment, Unity Catalog metric views, Genie natural-language querying, and the configuration-driven onboarding process for future markets.</w:t>
          </w:r>
        </w:p>
      </w:sdtContent>
    </w:sdt>
    <w:sdt>
      <w:sdtPr>
        <w:rPr>
          <w:rFonts w:eastAsia="Times New Roman"/>
          <w:sz w:val="20"/>
          <w:szCs w:val="20"/>
        </w:rPr>
        <w:alias w:val="quick-assistant-bullet-o"/>
        <w:tag w:val="quick-assistant-bullet-o"/>
        <w:id w:val="-1512600376"/>
        <w:placeholder>
          <w:docPart w:val="F2C6DDF945AA4BECA7D241707D520F69"/>
        </w:placeholder>
        <w:showingPlcHdr/>
        <w15:appearance w15:val="hidden"/>
      </w:sdtPr>
      <w:sdtEndPr/>
      <w:sdtContent>
        <w:p w14:paraId="5B545DA6" w14:textId="4A571B6E" w:rsidR="00F92F1A" w:rsidRDefault="005D0C89" w:rsidP="009F47C1">
          <w:pPr>
            <w:spacing w:after="0" w:line="240" w:lineRule="auto"/>
            <w:ind w:left="720"/>
            <w:jc w:val="both"/>
            <w:rPr>
              <w:rFonts w:eastAsia="Times New Roman" w:cstheme="minorHAnsi"/>
              <w:sz w:val="20"/>
              <w:szCs w:val="20"/>
            </w:rPr>
          </w:pPr>
          <w:r w:rsidRPr="009D5EC2">
            <w:rPr>
              <w:rStyle w:val="PlaceholderText"/>
            </w:rPr>
            <w:t>Click or tap here to enter text.</w:t>
          </w:r>
        </w:p>
      </w:sdtContent>
    </w:sdt>
    <w:p w14:paraId="65D73748" w14:textId="20D2AB46" w:rsidR="00337B68" w:rsidRPr="001067F3" w:rsidRDefault="00337B68" w:rsidP="009F47C1">
      <w:pPr>
        <w:spacing w:after="0" w:line="240" w:lineRule="auto"/>
        <w:ind w:left="720"/>
        <w:jc w:val="both"/>
        <w:rPr>
          <w:rFonts w:eastAsia="Times New Roman" w:cstheme="minorHAnsi"/>
          <w:sz w:val="20"/>
          <w:szCs w:val="20"/>
        </w:rPr>
      </w:pPr>
    </w:p>
    <w:sdt>
      <w:sdtPr>
        <w:rPr>
          <w:rFonts w:eastAsia="Times New Roman"/>
          <w:sz w:val="20"/>
          <w:szCs w:val="20"/>
        </w:rPr>
        <w:alias w:val="quick-assistant-bullet-q"/>
        <w:tag w:val="quick-assistant-bullet-q"/>
        <w:id w:val="-480688403"/>
        <w:placeholder>
          <w:docPart w:val="DefaultPlaceholder_-1854013440"/>
        </w:placeholder>
        <w15:appearance w15:val="hidden"/>
      </w:sdtPr>
      <w:sdtEndPr/>
      <w:sdtContent>
        <w:p w14:paraId="4669B013" w14:textId="0E5CA52A" w:rsidR="006D4C95" w:rsidRPr="001067F3" w:rsidRDefault="00337B68"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w:t>
          </w:r>
          <w:r w:rsidR="003B2682">
            <w:rPr>
              <w:rFonts w:eastAsia="Times New Roman" w:cstheme="minorHAnsi"/>
              <w:b/>
              <w:bCs/>
              <w:sz w:val="20"/>
              <w:szCs w:val="20"/>
            </w:rPr>
            <w:t>o</w:t>
          </w:r>
          <w:r w:rsidRPr="001067F3">
            <w:rPr>
              <w:rFonts w:eastAsia="Times New Roman" w:cstheme="minorHAnsi"/>
              <w:b/>
              <w:bCs/>
              <w:sz w:val="20"/>
              <w:szCs w:val="20"/>
            </w:rPr>
            <w:t>) Operational Runbook &amp; Re-Run Playbook</w:t>
          </w:r>
          <w:r w:rsidRPr="001067F3">
            <w:rPr>
              <w:rFonts w:eastAsia="Times New Roman" w:cstheme="minorHAnsi"/>
              <w:sz w:val="20"/>
              <w:szCs w:val="20"/>
            </w:rPr>
            <w:t xml:space="preserve"> — A documented, reviewed operational runbook for every job and failure scenario, covering: how to re-run a failed job safely (idempotent execution guaranteed); how to execute a parameter-driven backfill for historical data reprocessing; how to roll back a failed load without data loss; how to handle known issues and edge cases; and escalation procedures for unresolved failures. The runbook shall be published, reviewed by at least one team member not involved in writing it, and maintained as a living document through Hypercare (CDRB K03). Includes a re-run playbook with step-by-step procedures for full-history reprocessing, incremental catch-up runs, and market-specific reprocessing scenarios.</w:t>
          </w:r>
        </w:p>
        <w:p w14:paraId="47616861" w14:textId="0B165E07" w:rsidR="00D50E3F" w:rsidRPr="001067F3" w:rsidRDefault="00D50E3F" w:rsidP="009F47C1">
          <w:pPr>
            <w:spacing w:after="0" w:line="240" w:lineRule="auto"/>
            <w:ind w:left="1080"/>
            <w:jc w:val="both"/>
            <w:rPr>
              <w:rFonts w:eastAsia="Times New Roman" w:cstheme="minorHAnsi"/>
              <w:sz w:val="20"/>
              <w:szCs w:val="20"/>
            </w:rPr>
          </w:pPr>
          <w:r w:rsidRPr="00356560">
            <w:rPr>
              <w:rFonts w:eastAsia="Times New Roman" w:cstheme="minorHAnsi"/>
              <w:b/>
              <w:sz w:val="20"/>
              <w:szCs w:val="20"/>
            </w:rPr>
            <w:t>Single-Market Re-Run</w:t>
          </w:r>
          <w:r w:rsidRPr="001067F3">
            <w:rPr>
              <w:rFonts w:eastAsia="Times New Roman" w:cstheme="minorHAnsi"/>
              <w:sz w:val="20"/>
              <w:szCs w:val="20"/>
            </w:rPr>
            <w:t>: The pipeline architecture enforces market isolation through per-market parameterization, partitioning, and independent watermarks (CDRB H03, H04, G02), enabling any failed market run to be re-executed for a specific date range without triggering, scanning, or affecting any other market's data, with compute cost proportional only to the failed market's volume.</w:t>
          </w:r>
        </w:p>
      </w:sdtContent>
    </w:sdt>
    <w:p w14:paraId="4C70FE83" w14:textId="77777777" w:rsidR="00C2271E" w:rsidRDefault="00C2271E" w:rsidP="009F47C1">
      <w:pPr>
        <w:spacing w:after="0" w:line="240" w:lineRule="auto"/>
        <w:jc w:val="both"/>
        <w:rPr>
          <w:rFonts w:eastAsia="Times New Roman" w:cstheme="minorHAnsi"/>
          <w:sz w:val="20"/>
          <w:szCs w:val="20"/>
        </w:rPr>
      </w:pPr>
    </w:p>
    <w:p w14:paraId="25E0D8BC" w14:textId="26370CCC" w:rsidR="00C2271E" w:rsidRPr="001067F3" w:rsidRDefault="00C2271E" w:rsidP="009F47C1">
      <w:pPr>
        <w:spacing w:after="0" w:line="240" w:lineRule="auto"/>
        <w:jc w:val="both"/>
        <w:rPr>
          <w:rFonts w:eastAsia="Times New Roman" w:cstheme="minorHAnsi"/>
          <w:b/>
          <w:bCs/>
          <w:sz w:val="20"/>
          <w:szCs w:val="20"/>
        </w:rPr>
      </w:pPr>
      <w:commentRangeStart w:id="144"/>
      <w:r w:rsidRPr="001067F3">
        <w:rPr>
          <w:rFonts w:eastAsia="Times New Roman" w:cstheme="minorHAnsi"/>
          <w:b/>
          <w:bCs/>
          <w:sz w:val="20"/>
          <w:szCs w:val="20"/>
        </w:rPr>
        <w:t>4.</w:t>
      </w:r>
      <w:r w:rsidR="00687182" w:rsidRPr="001067F3">
        <w:rPr>
          <w:rFonts w:eastAsia="Times New Roman" w:cstheme="minorHAnsi"/>
          <w:b/>
          <w:bCs/>
          <w:sz w:val="20"/>
          <w:szCs w:val="20"/>
        </w:rPr>
        <w:t>4</w:t>
      </w:r>
      <w:r w:rsidRPr="001067F3">
        <w:rPr>
          <w:rFonts w:eastAsia="Times New Roman" w:cstheme="minorHAnsi"/>
          <w:b/>
          <w:bCs/>
          <w:sz w:val="20"/>
          <w:szCs w:val="20"/>
        </w:rPr>
        <w:t xml:space="preserve"> Exclusions</w:t>
      </w:r>
      <w:commentRangeEnd w:id="144"/>
      <w:r w:rsidR="00417DFF" w:rsidRPr="001067F3">
        <w:rPr>
          <w:rStyle w:val="CommentReference"/>
          <w:rFonts w:eastAsia="Times New Roman" w:cstheme="minorHAnsi"/>
          <w:b/>
          <w:bCs/>
          <w:sz w:val="20"/>
          <w:szCs w:val="20"/>
        </w:rPr>
        <w:commentReference w:id="144"/>
      </w:r>
    </w:p>
    <w:p w14:paraId="57127E84" w14:textId="77777777" w:rsidR="00C85A59" w:rsidRPr="001067F3" w:rsidRDefault="00C2271E" w:rsidP="009F47C1">
      <w:pPr>
        <w:spacing w:after="0" w:line="240" w:lineRule="auto"/>
        <w:ind w:left="990" w:hanging="270"/>
        <w:jc w:val="both"/>
        <w:rPr>
          <w:rFonts w:eastAsia="Times New Roman" w:cstheme="minorHAnsi"/>
          <w:sz w:val="20"/>
          <w:szCs w:val="20"/>
        </w:rPr>
      </w:pPr>
      <w:r w:rsidRPr="001067F3">
        <w:rPr>
          <w:rFonts w:eastAsia="Times New Roman" w:cstheme="minorHAnsi"/>
          <w:sz w:val="20"/>
          <w:szCs w:val="20"/>
        </w:rPr>
        <w:t xml:space="preserve">(a) Databricks platform infrastructure provisioning and licensing (provided by Buyer). </w:t>
      </w:r>
    </w:p>
    <w:p w14:paraId="1419C59B" w14:textId="18F80200" w:rsidR="00C85A59" w:rsidRPr="001067F3" w:rsidRDefault="00C2271E" w:rsidP="009F47C1">
      <w:pPr>
        <w:spacing w:after="0" w:line="240" w:lineRule="auto"/>
        <w:ind w:left="990" w:hanging="270"/>
        <w:jc w:val="both"/>
        <w:rPr>
          <w:rFonts w:eastAsia="Times New Roman" w:cstheme="minorHAnsi"/>
          <w:sz w:val="20"/>
          <w:szCs w:val="20"/>
        </w:rPr>
      </w:pPr>
      <w:r w:rsidRPr="001067F3">
        <w:rPr>
          <w:rFonts w:eastAsia="Times New Roman" w:cstheme="minorHAnsi"/>
          <w:sz w:val="20"/>
          <w:szCs w:val="20"/>
        </w:rPr>
        <w:t>(</w:t>
      </w:r>
      <w:r w:rsidR="00BC3DCE" w:rsidRPr="001067F3">
        <w:rPr>
          <w:rFonts w:eastAsia="Times New Roman" w:cstheme="minorHAnsi"/>
          <w:sz w:val="20"/>
          <w:szCs w:val="20"/>
        </w:rPr>
        <w:t>b</w:t>
      </w:r>
      <w:r w:rsidRPr="001067F3">
        <w:rPr>
          <w:rFonts w:eastAsia="Times New Roman" w:cstheme="minorHAnsi"/>
          <w:sz w:val="20"/>
          <w:szCs w:val="20"/>
        </w:rPr>
        <w:t xml:space="preserve">) Business process re-engineering or organizational change management beyond training materials. </w:t>
      </w:r>
    </w:p>
    <w:p w14:paraId="2433C25A" w14:textId="18B8FF3E" w:rsidR="00C85A59" w:rsidRPr="001067F3" w:rsidRDefault="00C2271E" w:rsidP="009F47C1">
      <w:pPr>
        <w:spacing w:after="0" w:line="240" w:lineRule="auto"/>
        <w:ind w:left="990" w:hanging="270"/>
        <w:jc w:val="both"/>
        <w:rPr>
          <w:rFonts w:eastAsia="Times New Roman" w:cstheme="minorHAnsi"/>
          <w:sz w:val="20"/>
          <w:szCs w:val="20"/>
        </w:rPr>
      </w:pPr>
      <w:r w:rsidRPr="001067F3">
        <w:rPr>
          <w:rFonts w:eastAsia="Times New Roman" w:cstheme="minorHAnsi"/>
          <w:sz w:val="20"/>
          <w:szCs w:val="20"/>
        </w:rPr>
        <w:t>(</w:t>
      </w:r>
      <w:r w:rsidR="00BC2DB8" w:rsidRPr="001067F3">
        <w:rPr>
          <w:rFonts w:eastAsia="Times New Roman" w:cstheme="minorHAnsi"/>
          <w:sz w:val="20"/>
          <w:szCs w:val="20"/>
        </w:rPr>
        <w:t>c</w:t>
      </w:r>
      <w:r w:rsidRPr="001067F3">
        <w:rPr>
          <w:rFonts w:eastAsia="Times New Roman" w:cstheme="minorHAnsi"/>
          <w:sz w:val="20"/>
          <w:szCs w:val="20"/>
        </w:rPr>
        <w:t xml:space="preserve">) Power BI report development beyond migration of existing dashboards to new metric views. </w:t>
      </w:r>
    </w:p>
    <w:p w14:paraId="3DE7626A" w14:textId="712E5593" w:rsidR="00C2271E" w:rsidRPr="001067F3" w:rsidRDefault="00C2271E" w:rsidP="009F47C1">
      <w:pPr>
        <w:spacing w:after="0" w:line="240" w:lineRule="auto"/>
        <w:ind w:left="990" w:hanging="270"/>
        <w:jc w:val="both"/>
        <w:rPr>
          <w:rFonts w:eastAsia="Times New Roman" w:cstheme="minorHAnsi"/>
          <w:sz w:val="20"/>
          <w:szCs w:val="20"/>
        </w:rPr>
      </w:pPr>
      <w:r w:rsidRPr="001067F3">
        <w:rPr>
          <w:rFonts w:eastAsia="Times New Roman" w:cstheme="minorHAnsi"/>
          <w:sz w:val="20"/>
          <w:szCs w:val="20"/>
        </w:rPr>
        <w:t>(</w:t>
      </w:r>
      <w:r w:rsidR="00BC2DB8" w:rsidRPr="001067F3">
        <w:rPr>
          <w:rFonts w:eastAsia="Times New Roman" w:cstheme="minorHAnsi"/>
          <w:sz w:val="20"/>
          <w:szCs w:val="20"/>
        </w:rPr>
        <w:t>d</w:t>
      </w:r>
      <w:r w:rsidRPr="001067F3">
        <w:rPr>
          <w:rFonts w:eastAsia="Times New Roman" w:cstheme="minorHAnsi"/>
          <w:sz w:val="20"/>
          <w:szCs w:val="20"/>
        </w:rPr>
        <w:t xml:space="preserve">) Any work not </w:t>
      </w:r>
      <w:ins w:id="145" w:author="Tim Kemp" w:date="2026-10-23T14:57:00Z" w16du:dateUtc="2026-10-23T18:57:00Z">
        <w:r w:rsidR="00417DFF">
          <w:rPr>
            <w:rFonts w:eastAsia="Times New Roman" w:cstheme="minorHAnsi"/>
            <w:sz w:val="20"/>
            <w:szCs w:val="20"/>
          </w:rPr>
          <w:t xml:space="preserve">described in this SOW or </w:t>
        </w:r>
      </w:ins>
      <w:r w:rsidRPr="001067F3">
        <w:rPr>
          <w:rFonts w:eastAsia="Times New Roman" w:cstheme="minorHAnsi"/>
          <w:sz w:val="20"/>
          <w:szCs w:val="20"/>
        </w:rPr>
        <w:t>covered by a mutually executed Change Order.</w:t>
      </w:r>
    </w:p>
    <w:p w14:paraId="70B7463C" w14:textId="77777777" w:rsidR="00C2271E" w:rsidRDefault="00C2271E" w:rsidP="009F47C1">
      <w:pPr>
        <w:spacing w:after="0" w:line="240" w:lineRule="auto"/>
        <w:ind w:left="360"/>
        <w:jc w:val="both"/>
        <w:rPr>
          <w:rFonts w:eastAsia="Times New Roman" w:cstheme="minorHAnsi"/>
          <w:sz w:val="20"/>
          <w:szCs w:val="20"/>
        </w:rPr>
      </w:pPr>
    </w:p>
    <w:p w14:paraId="2255FCA6" w14:textId="665D1406" w:rsidR="00AA79E4" w:rsidRPr="001067F3" w:rsidRDefault="00CE591D">
      <w:pPr>
        <w:rPr>
          <w:rFonts w:eastAsia="Times New Roman" w:cstheme="minorHAnsi"/>
          <w:sz w:val="20"/>
          <w:szCs w:val="20"/>
        </w:rPr>
      </w:pPr>
      <w:r>
        <w:rPr>
          <w:rFonts w:eastAsia="Times New Roman" w:cstheme="minorHAnsi"/>
          <w:sz w:val="20"/>
          <w:szCs w:val="20"/>
        </w:rPr>
        <w:br w:type="page"/>
      </w:r>
    </w:p>
    <w:p w14:paraId="1BD61734" w14:textId="77777777" w:rsidR="00AA79E4" w:rsidRPr="001067F3" w:rsidRDefault="00AA79E4" w:rsidP="009F47C1">
      <w:pPr>
        <w:spacing w:after="0" w:line="240" w:lineRule="auto"/>
        <w:ind w:left="360"/>
        <w:jc w:val="both"/>
        <w:rPr>
          <w:rFonts w:eastAsia="Times New Roman" w:cstheme="minorHAnsi"/>
          <w:sz w:val="20"/>
          <w:szCs w:val="20"/>
        </w:rPr>
      </w:pPr>
    </w:p>
    <w:p w14:paraId="06DBCB2A" w14:textId="27D558A1" w:rsidR="000C26EE" w:rsidRPr="001067F3" w:rsidRDefault="000C26EE" w:rsidP="009F47C1">
      <w:pPr>
        <w:spacing w:after="0" w:line="240" w:lineRule="auto"/>
        <w:jc w:val="both"/>
        <w:rPr>
          <w:rFonts w:cstheme="minorHAnsi"/>
          <w:sz w:val="20"/>
          <w:szCs w:val="20"/>
        </w:rPr>
      </w:pPr>
      <w:r w:rsidRPr="001067F3">
        <w:rPr>
          <w:rFonts w:cstheme="minorHAnsi"/>
          <w:b/>
          <w:bCs/>
          <w:sz w:val="20"/>
          <w:szCs w:val="20"/>
        </w:rPr>
        <w:t>4.</w:t>
      </w:r>
      <w:r w:rsidR="00886B18" w:rsidRPr="001067F3">
        <w:rPr>
          <w:rFonts w:cstheme="minorHAnsi"/>
          <w:b/>
          <w:bCs/>
          <w:sz w:val="20"/>
          <w:szCs w:val="20"/>
        </w:rPr>
        <w:t>5</w:t>
      </w:r>
      <w:r w:rsidRPr="001067F3">
        <w:rPr>
          <w:rFonts w:cstheme="minorHAnsi"/>
          <w:b/>
          <w:bCs/>
          <w:sz w:val="20"/>
          <w:szCs w:val="20"/>
        </w:rPr>
        <w:t xml:space="preserve"> </w:t>
      </w:r>
      <w:r w:rsidR="00BD2FD8" w:rsidRPr="001067F3">
        <w:rPr>
          <w:rFonts w:cstheme="minorHAnsi"/>
          <w:b/>
          <w:bCs/>
          <w:sz w:val="20"/>
          <w:szCs w:val="20"/>
        </w:rPr>
        <w:t>Program</w:t>
      </w:r>
      <w:r w:rsidRPr="001067F3">
        <w:rPr>
          <w:rFonts w:cstheme="minorHAnsi"/>
          <w:b/>
          <w:bCs/>
          <w:sz w:val="20"/>
          <w:szCs w:val="20"/>
        </w:rPr>
        <w:t xml:space="preserve"> Team Integration Model</w:t>
      </w:r>
      <w:r w:rsidRPr="001067F3">
        <w:rPr>
          <w:rFonts w:cstheme="minorHAnsi"/>
          <w:sz w:val="20"/>
          <w:szCs w:val="20"/>
        </w:rPr>
        <w:t xml:space="preserve">. </w:t>
      </w:r>
      <w:del w:id="146" w:author="Tim Kemp" w:date="2026-10-23T14:58:00Z" w16du:dateUtc="2026-10-23T18:58:00Z">
        <w:r w:rsidRPr="001067F3" w:rsidDel="00813072">
          <w:rPr>
            <w:rFonts w:cstheme="minorHAnsi"/>
            <w:sz w:val="20"/>
            <w:szCs w:val="20"/>
          </w:rPr>
          <w:delText>T</w:delText>
        </w:r>
        <w:commentRangeStart w:id="147"/>
        <w:r w:rsidRPr="001067F3" w:rsidDel="00813072">
          <w:rPr>
            <w:rFonts w:cstheme="minorHAnsi"/>
            <w:sz w:val="20"/>
            <w:szCs w:val="20"/>
          </w:rPr>
          <w:delText xml:space="preserve">he Supplier team shall operate as an integrated delivery unit within the MONDELEZ MATRIX AI </w:delText>
        </w:r>
        <w:r w:rsidR="00072A45" w:rsidRPr="001067F3" w:rsidDel="00813072">
          <w:rPr>
            <w:rFonts w:cstheme="minorHAnsi"/>
            <w:sz w:val="20"/>
            <w:szCs w:val="20"/>
          </w:rPr>
          <w:delText>program</w:delText>
        </w:r>
        <w:r w:rsidRPr="001067F3" w:rsidDel="00813072">
          <w:rPr>
            <w:rFonts w:cstheme="minorHAnsi"/>
            <w:sz w:val="20"/>
            <w:szCs w:val="20"/>
          </w:rPr>
          <w:delText xml:space="preserve"> team, consistent with POET's partner integration framework. </w:delText>
        </w:r>
      </w:del>
      <w:commentRangeEnd w:id="147"/>
      <w:r w:rsidR="00813072" w:rsidRPr="001067F3">
        <w:rPr>
          <w:rStyle w:val="CommentReference"/>
          <w:rFonts w:cstheme="minorHAnsi"/>
          <w:sz w:val="20"/>
          <w:szCs w:val="20"/>
        </w:rPr>
        <w:commentReference w:id="147"/>
      </w:r>
      <w:commentRangeStart w:id="148"/>
      <w:commentRangeStart w:id="149"/>
      <w:r w:rsidR="00C766D7" w:rsidRPr="001067F3">
        <w:rPr>
          <w:rFonts w:cstheme="minorHAnsi"/>
          <w:sz w:val="20"/>
          <w:szCs w:val="20"/>
        </w:rPr>
        <w:t xml:space="preserve">The Supplier team shall operate as an integrated delivery unit within the MONDELEZ MATRIX AI program team, consistent with </w:t>
      </w:r>
      <w:commentRangeStart w:id="150"/>
      <w:r w:rsidR="00C766D7" w:rsidRPr="001067F3">
        <w:rPr>
          <w:rFonts w:cstheme="minorHAnsi"/>
          <w:sz w:val="20"/>
          <w:szCs w:val="20"/>
        </w:rPr>
        <w:t>POET's partner integration framework</w:t>
      </w:r>
      <w:commentRangeEnd w:id="150"/>
      <w:r w:rsidR="0017156B" w:rsidRPr="001067F3">
        <w:rPr>
          <w:rStyle w:val="CommentReference"/>
          <w:rFonts w:cstheme="minorHAnsi"/>
          <w:sz w:val="20"/>
          <w:szCs w:val="20"/>
        </w:rPr>
        <w:commentReference w:id="150"/>
      </w:r>
      <w:r w:rsidR="00E33037" w:rsidRPr="001067F3">
        <w:rPr>
          <w:rFonts w:cstheme="minorHAnsi"/>
          <w:sz w:val="20"/>
          <w:szCs w:val="20"/>
        </w:rPr>
        <w:t xml:space="preserve">. </w:t>
      </w:r>
      <w:r w:rsidR="00C766D7" w:rsidRPr="001067F3">
        <w:rPr>
          <w:rFonts w:cstheme="minorHAnsi"/>
          <w:sz w:val="20"/>
          <w:szCs w:val="20"/>
        </w:rPr>
        <w:t>Under this model, the Supplier provides specialist data engineering, architecture, and GenBI capability that is not currently available within the MONDELEZ D&amp;A organization, embedded within the program team structure. MONDELEZ retains product ownership, business analysis, data governance, and strategic direction for the enabled data products.</w:t>
      </w:r>
      <w:commentRangeEnd w:id="148"/>
      <w:r w:rsidR="004325AB">
        <w:rPr>
          <w:rStyle w:val="CommentReference"/>
          <w:rFonts w:cstheme="minorHAnsi"/>
          <w:sz w:val="20"/>
          <w:szCs w:val="20"/>
        </w:rPr>
        <w:commentReference w:id="148"/>
      </w:r>
      <w:commentRangeEnd w:id="149"/>
      <w:r w:rsidR="00C23B01">
        <w:rPr>
          <w:rStyle w:val="CommentReference"/>
          <w:rFonts w:cstheme="minorHAnsi"/>
          <w:sz w:val="20"/>
          <w:szCs w:val="20"/>
        </w:rPr>
        <w:commentReference w:id="149"/>
      </w:r>
      <w:ins w:id="151" w:author="Tim Kemp" w:date="2026-10-23T14:59:00Z" w16du:dateUtc="2026-10-23T18:59:00Z">
        <w:r w:rsidR="00A50EE8">
          <w:rPr>
            <w:rFonts w:cstheme="minorHAnsi"/>
            <w:sz w:val="20"/>
            <w:szCs w:val="20"/>
          </w:rPr>
          <w:t xml:space="preserve"> This notwithstanding, Supplier has sole responsibility for the completion of the </w:t>
        </w:r>
      </w:ins>
      <w:ins w:id="152" w:author="Tim Kemp" w:date="2026-10-23T15:00:00Z" w16du:dateUtc="2026-10-23T19:00:00Z">
        <w:r w:rsidR="00A50EE8">
          <w:rPr>
            <w:rFonts w:cstheme="minorHAnsi"/>
            <w:sz w:val="20"/>
            <w:szCs w:val="20"/>
          </w:rPr>
          <w:t xml:space="preserve">Deliverables under this SOW and retains the exclusive right to manage its resources and </w:t>
        </w:r>
      </w:ins>
      <w:ins w:id="153" w:author="Tim Kemp" w:date="2026-10-23T15:02:00Z" w16du:dateUtc="2026-10-23T19:02:00Z">
        <w:r w:rsidR="00CE38D3">
          <w:rPr>
            <w:rFonts w:cstheme="minorHAnsi"/>
            <w:sz w:val="20"/>
            <w:szCs w:val="20"/>
          </w:rPr>
          <w:t xml:space="preserve">control its </w:t>
        </w:r>
      </w:ins>
      <w:ins w:id="154" w:author="Tim Kemp" w:date="2026-10-23T15:00:00Z" w16du:dateUtc="2026-10-23T19:00:00Z">
        <w:r w:rsidR="00A50EE8">
          <w:rPr>
            <w:rFonts w:cstheme="minorHAnsi"/>
            <w:sz w:val="20"/>
            <w:szCs w:val="20"/>
          </w:rPr>
          <w:t>work independently</w:t>
        </w:r>
      </w:ins>
      <w:ins w:id="155" w:author="Tim Kemp" w:date="2026-10-23T15:01:00Z" w16du:dateUtc="2026-10-23T19:01:00Z">
        <w:r w:rsidR="00B61585">
          <w:rPr>
            <w:rFonts w:cstheme="minorHAnsi"/>
            <w:sz w:val="20"/>
            <w:szCs w:val="20"/>
          </w:rPr>
          <w:t>, subject to the agreed upon operating model and program governance framework also described in this SOW.</w:t>
        </w:r>
      </w:ins>
      <w:ins w:id="156" w:author="Tim Kemp" w:date="2026-10-23T15:08:00Z" w16du:dateUtc="2026-10-23T19:08:00Z">
        <w:r w:rsidR="00B01C27">
          <w:rPr>
            <w:rFonts w:cstheme="minorHAnsi"/>
            <w:sz w:val="20"/>
            <w:szCs w:val="20"/>
          </w:rPr>
          <w:t xml:space="preserve"> Buyer</w:t>
        </w:r>
        <w:r w:rsidR="00E71661">
          <w:rPr>
            <w:rFonts w:cstheme="minorHAnsi"/>
            <w:sz w:val="20"/>
            <w:szCs w:val="20"/>
          </w:rPr>
          <w:t xml:space="preserve"> and Seller understand that they need to collaborate closely on delivery of MATRIX AI</w:t>
        </w:r>
      </w:ins>
      <w:ins w:id="157" w:author="Tim Kemp" w:date="2026-10-23T15:09:00Z" w16du:dateUtc="2026-10-23T19:09:00Z">
        <w:r w:rsidR="001541DD">
          <w:rPr>
            <w:rFonts w:cstheme="minorHAnsi"/>
            <w:sz w:val="20"/>
            <w:szCs w:val="20"/>
          </w:rPr>
          <w:t>, to which end Buyer agrees that it shall provide reasonable and timely access</w:t>
        </w:r>
      </w:ins>
      <w:ins w:id="158" w:author="Tim Kemp" w:date="2026-10-23T15:10:00Z" w16du:dateUtc="2026-10-23T19:10:00Z">
        <w:r w:rsidR="0098135B">
          <w:rPr>
            <w:rFonts w:cstheme="minorHAnsi"/>
            <w:sz w:val="20"/>
            <w:szCs w:val="20"/>
          </w:rPr>
          <w:t xml:space="preserve"> to </w:t>
        </w:r>
      </w:ins>
      <w:ins w:id="159" w:author="Tim Kemp" w:date="2026-10-23T15:09:00Z" w16du:dateUtc="2026-10-23T19:09:00Z">
        <w:r w:rsidR="001541DD">
          <w:rPr>
            <w:rFonts w:cstheme="minorHAnsi"/>
            <w:sz w:val="20"/>
            <w:szCs w:val="20"/>
          </w:rPr>
          <w:t xml:space="preserve">Seller to any and all of its teams, </w:t>
        </w:r>
        <w:r w:rsidR="00FA2B8D">
          <w:rPr>
            <w:rFonts w:cstheme="minorHAnsi"/>
            <w:sz w:val="20"/>
            <w:szCs w:val="20"/>
          </w:rPr>
          <w:t>policies</w:t>
        </w:r>
      </w:ins>
      <w:ins w:id="160" w:author="Tim Kemp" w:date="2026-10-23T15:10:00Z" w16du:dateUtc="2026-10-23T19:10:00Z">
        <w:r w:rsidR="00FA2B8D">
          <w:rPr>
            <w:rFonts w:cstheme="minorHAnsi"/>
            <w:sz w:val="20"/>
            <w:szCs w:val="20"/>
          </w:rPr>
          <w:t xml:space="preserve"> and documents, data, frameworks, tooling, subject matter experts</w:t>
        </w:r>
      </w:ins>
      <w:ins w:id="161" w:author="Tim Kemp" w:date="2026-10-23T15:11:00Z" w16du:dateUtc="2026-10-23T19:11:00Z">
        <w:r w:rsidR="00343459">
          <w:rPr>
            <w:rFonts w:cstheme="minorHAnsi"/>
            <w:sz w:val="20"/>
            <w:szCs w:val="20"/>
          </w:rPr>
          <w:t>, s</w:t>
        </w:r>
      </w:ins>
      <w:ins w:id="162" w:author="Tim Kemp" w:date="2026-10-23T15:12:00Z" w16du:dateUtc="2026-10-23T19:12:00Z">
        <w:r w:rsidR="00343459">
          <w:rPr>
            <w:rFonts w:cstheme="minorHAnsi"/>
            <w:sz w:val="20"/>
            <w:szCs w:val="20"/>
          </w:rPr>
          <w:t xml:space="preserve">ystems, </w:t>
        </w:r>
      </w:ins>
      <w:ins w:id="163" w:author="Tim Kemp" w:date="2026-10-23T15:11:00Z" w16du:dateUtc="2026-10-23T19:11:00Z">
        <w:r w:rsidR="00343459">
          <w:rPr>
            <w:rFonts w:cstheme="minorHAnsi"/>
            <w:sz w:val="20"/>
            <w:szCs w:val="20"/>
          </w:rPr>
          <w:t xml:space="preserve">and other resources </w:t>
        </w:r>
      </w:ins>
      <w:ins w:id="164" w:author="Tim Kemp" w:date="2026-10-23T15:10:00Z" w16du:dateUtc="2026-10-23T19:10:00Z">
        <w:r w:rsidR="00FA2B8D">
          <w:rPr>
            <w:rFonts w:cstheme="minorHAnsi"/>
            <w:sz w:val="20"/>
            <w:szCs w:val="20"/>
          </w:rPr>
          <w:t xml:space="preserve">as </w:t>
        </w:r>
        <w:r w:rsidR="0098135B">
          <w:rPr>
            <w:rFonts w:cstheme="minorHAnsi"/>
            <w:sz w:val="20"/>
            <w:szCs w:val="20"/>
          </w:rPr>
          <w:t>Seller may reasonably require to produce its Deliverables</w:t>
        </w:r>
      </w:ins>
      <w:ins w:id="165" w:author="Tim Kemp" w:date="2026-10-23T15:11:00Z" w16du:dateUtc="2026-10-23T19:11:00Z">
        <w:r w:rsidR="00406C13">
          <w:rPr>
            <w:rFonts w:cstheme="minorHAnsi"/>
            <w:sz w:val="20"/>
            <w:szCs w:val="20"/>
          </w:rPr>
          <w:t xml:space="preserve"> in addition to any specific dependencies and assumptions otherwise documented in this SOW. Seller in turn agrees to reasonably cooperate with Buyer’s </w:t>
        </w:r>
      </w:ins>
      <w:ins w:id="166" w:author="Tim Kemp" w:date="2026-10-23T15:12:00Z" w16du:dateUtc="2026-10-23T19:12:00Z">
        <w:r w:rsidR="00E12BAC">
          <w:rPr>
            <w:rFonts w:cstheme="minorHAnsi"/>
            <w:sz w:val="20"/>
            <w:szCs w:val="20"/>
          </w:rPr>
          <w:t xml:space="preserve">legitimate need for transparency on progress and access to interim work in addition to </w:t>
        </w:r>
      </w:ins>
      <w:ins w:id="167" w:author="Tim Kemp" w:date="2026-10-23T15:13:00Z" w16du:dateUtc="2026-10-23T19:13:00Z">
        <w:r w:rsidR="008F6E04">
          <w:rPr>
            <w:rFonts w:cstheme="minorHAnsi"/>
            <w:sz w:val="20"/>
            <w:szCs w:val="20"/>
          </w:rPr>
          <w:t>the artifacts and meetings described in the program governance and operating model documented elsewhere in this SOW.</w:t>
        </w:r>
      </w:ins>
    </w:p>
    <w:p w14:paraId="390DB4F8" w14:textId="77777777" w:rsidR="000C26EE" w:rsidRPr="001067F3" w:rsidRDefault="000C26EE" w:rsidP="009F47C1">
      <w:pPr>
        <w:spacing w:after="0" w:line="240" w:lineRule="auto"/>
        <w:jc w:val="both"/>
        <w:rPr>
          <w:rFonts w:cstheme="minorHAnsi"/>
          <w:sz w:val="20"/>
          <w:szCs w:val="20"/>
        </w:rPr>
      </w:pPr>
    </w:p>
    <w:p w14:paraId="6F1937FD" w14:textId="77777777" w:rsidR="00741727" w:rsidRPr="001067F3" w:rsidRDefault="00741727" w:rsidP="009F47C1">
      <w:pPr>
        <w:spacing w:after="0" w:line="240" w:lineRule="auto"/>
        <w:jc w:val="both"/>
        <w:rPr>
          <w:rFonts w:cstheme="minorHAnsi"/>
          <w:sz w:val="20"/>
          <w:szCs w:val="20"/>
        </w:rPr>
      </w:pPr>
      <w:r w:rsidRPr="001067F3">
        <w:rPr>
          <w:rFonts w:cstheme="minorHAnsi"/>
          <w:sz w:val="20"/>
          <w:szCs w:val="20"/>
        </w:rPr>
        <w:t>The program team composition for the MATRIX AI engagement shall include:</w:t>
      </w:r>
    </w:p>
    <w:p w14:paraId="3585D108" w14:textId="77777777" w:rsidR="00741727" w:rsidRPr="001067F3" w:rsidRDefault="00741727" w:rsidP="009F47C1">
      <w:pPr>
        <w:spacing w:after="0" w:line="240" w:lineRule="auto"/>
        <w:jc w:val="both"/>
        <w:rPr>
          <w:rFonts w:cstheme="minorHAnsi"/>
          <w:sz w:val="20"/>
          <w:szCs w:val="20"/>
        </w:rPr>
      </w:pPr>
    </w:p>
    <w:p w14:paraId="69B0FDF0" w14:textId="77777777" w:rsidR="00741727" w:rsidRPr="001067F3" w:rsidRDefault="00741727" w:rsidP="009F47C1">
      <w:pPr>
        <w:spacing w:after="0" w:line="240" w:lineRule="auto"/>
        <w:jc w:val="both"/>
        <w:rPr>
          <w:rFonts w:cstheme="minorHAnsi"/>
          <w:sz w:val="20"/>
          <w:szCs w:val="20"/>
        </w:rPr>
      </w:pPr>
      <w:r w:rsidRPr="001067F3">
        <w:rPr>
          <w:rFonts w:cstheme="minorHAnsi"/>
          <w:sz w:val="20"/>
          <w:szCs w:val="20"/>
        </w:rPr>
        <w:t>Core Team (persistent for the duration of the engagement and into steady-state planning):</w:t>
      </w:r>
    </w:p>
    <w:p w14:paraId="2A12D0B8" w14:textId="66FA25A5" w:rsidR="00741727" w:rsidRPr="001067F3" w:rsidRDefault="00741727" w:rsidP="009F47C1">
      <w:pPr>
        <w:spacing w:after="0" w:line="240" w:lineRule="auto"/>
        <w:ind w:left="720"/>
        <w:jc w:val="both"/>
        <w:rPr>
          <w:rFonts w:cstheme="minorHAnsi"/>
          <w:sz w:val="20"/>
          <w:szCs w:val="20"/>
        </w:rPr>
      </w:pPr>
      <w:r w:rsidRPr="001067F3">
        <w:rPr>
          <w:rFonts w:cstheme="minorHAnsi"/>
          <w:sz w:val="20"/>
          <w:szCs w:val="20"/>
        </w:rPr>
        <w:t xml:space="preserve">MONDELEZ: </w:t>
      </w:r>
      <w:r w:rsidR="003C1FE2" w:rsidRPr="001067F3">
        <w:rPr>
          <w:rFonts w:cstheme="minorHAnsi"/>
          <w:sz w:val="20"/>
          <w:szCs w:val="20"/>
        </w:rPr>
        <w:t>Product Manager / Owner, Business Analysts per Business Unit, Data Product &amp; Engineering (DP&amp;E) Representatives (for core domain design direction and data product alignment), Data Governance Representatives (including Ataccama process owners for cataloguing, lineage, and DQ governance), Business Stakeholders.</w:t>
      </w:r>
    </w:p>
    <w:p w14:paraId="2EDDDFB0" w14:textId="7BB18125" w:rsidR="00741727" w:rsidRPr="001067F3" w:rsidRDefault="00741727" w:rsidP="009F47C1">
      <w:pPr>
        <w:spacing w:after="0" w:line="240" w:lineRule="auto"/>
        <w:ind w:left="720"/>
        <w:jc w:val="both"/>
        <w:rPr>
          <w:rFonts w:cstheme="minorHAnsi"/>
          <w:sz w:val="20"/>
          <w:szCs w:val="20"/>
        </w:rPr>
      </w:pPr>
      <w:r w:rsidRPr="001067F3">
        <w:rPr>
          <w:rFonts w:cstheme="minorHAnsi"/>
          <w:sz w:val="20"/>
          <w:szCs w:val="20"/>
        </w:rPr>
        <w:t>Supplier: Senior Architect, Lead Data Engineer, Delivery Lead</w:t>
      </w:r>
      <w:ins w:id="168" w:author="Tim Kemp" w:date="2026-10-23T15:03:00Z" w16du:dateUtc="2026-10-23T19:03:00Z">
        <w:r w:rsidR="00843278">
          <w:rPr>
            <w:rFonts w:cstheme="minorHAnsi"/>
            <w:sz w:val="20"/>
            <w:szCs w:val="20"/>
          </w:rPr>
          <w:t xml:space="preserve"> (the “Supplier Core Team”)</w:t>
        </w:r>
      </w:ins>
      <w:r w:rsidR="00D37401" w:rsidRPr="001067F3">
        <w:rPr>
          <w:rFonts w:cstheme="minorHAnsi"/>
          <w:sz w:val="20"/>
          <w:szCs w:val="20"/>
        </w:rPr>
        <w:t>,</w:t>
      </w:r>
      <w:ins w:id="169" w:author="Tim Kemp" w:date="2026-10-23T15:03:00Z" w16du:dateUtc="2026-10-23T19:03:00Z">
        <w:r w:rsidR="00694F69">
          <w:rPr>
            <w:rFonts w:cstheme="minorHAnsi"/>
            <w:sz w:val="20"/>
            <w:szCs w:val="20"/>
          </w:rPr>
          <w:t xml:space="preserve"> together with other roles as may be required from time to time and at Supplier’s sole discretion, including but not lim</w:t>
        </w:r>
      </w:ins>
      <w:ins w:id="170" w:author="Tim Kemp" w:date="2026-10-23T15:04:00Z" w16du:dateUtc="2026-10-23T19:04:00Z">
        <w:r w:rsidR="00694F69">
          <w:rPr>
            <w:rFonts w:cstheme="minorHAnsi"/>
            <w:sz w:val="20"/>
            <w:szCs w:val="20"/>
          </w:rPr>
          <w:t>ited to</w:t>
        </w:r>
      </w:ins>
      <w:r w:rsidR="00D37401" w:rsidRPr="001067F3">
        <w:rPr>
          <w:rFonts w:cstheme="minorHAnsi"/>
          <w:sz w:val="20"/>
          <w:szCs w:val="20"/>
        </w:rPr>
        <w:t xml:space="preserve"> Data Engineers, GenBI Engineer, QA / Testing. </w:t>
      </w:r>
      <w:r w:rsidR="00B6289B" w:rsidRPr="001067F3">
        <w:rPr>
          <w:rFonts w:cstheme="minorHAnsi"/>
          <w:sz w:val="20"/>
          <w:szCs w:val="20"/>
        </w:rPr>
        <w:t xml:space="preserve">All team members, regardless of employer, shall participate in the unified agile ceremonies defined in Section 6 and collaborate as a single cross-functional </w:t>
      </w:r>
      <w:r w:rsidR="00072A45" w:rsidRPr="001067F3">
        <w:rPr>
          <w:rFonts w:cstheme="minorHAnsi"/>
          <w:sz w:val="20"/>
          <w:szCs w:val="20"/>
        </w:rPr>
        <w:t xml:space="preserve">program delivery </w:t>
      </w:r>
      <w:r w:rsidR="00B6289B" w:rsidRPr="001067F3">
        <w:rPr>
          <w:rFonts w:cstheme="minorHAnsi"/>
          <w:sz w:val="20"/>
          <w:szCs w:val="20"/>
        </w:rPr>
        <w:t xml:space="preserve">team. The Supplier </w:t>
      </w:r>
      <w:ins w:id="171" w:author="Tim Kemp" w:date="2026-10-23T15:04:00Z" w16du:dateUtc="2026-10-23T19:04:00Z">
        <w:r w:rsidR="00694F69">
          <w:rPr>
            <w:rFonts w:cstheme="minorHAnsi"/>
            <w:sz w:val="20"/>
            <w:szCs w:val="20"/>
          </w:rPr>
          <w:t xml:space="preserve">Core </w:t>
        </w:r>
      </w:ins>
      <w:del w:id="172" w:author="Tim Kemp" w:date="2026-10-23T15:04:00Z" w16du:dateUtc="2026-10-23T19:04:00Z">
        <w:r w:rsidR="00B6289B" w:rsidRPr="001067F3" w:rsidDel="00694F69">
          <w:rPr>
            <w:rFonts w:cstheme="minorHAnsi"/>
            <w:sz w:val="20"/>
            <w:szCs w:val="20"/>
          </w:rPr>
          <w:delText>t</w:delText>
        </w:r>
      </w:del>
      <w:ins w:id="173" w:author="Tim Kemp" w:date="2026-10-23T15:04:00Z" w16du:dateUtc="2026-10-23T19:04:00Z">
        <w:r w:rsidR="00694F69">
          <w:rPr>
            <w:rFonts w:cstheme="minorHAnsi"/>
            <w:sz w:val="20"/>
            <w:szCs w:val="20"/>
          </w:rPr>
          <w:t>T</w:t>
        </w:r>
      </w:ins>
      <w:r w:rsidR="00B6289B" w:rsidRPr="001067F3">
        <w:rPr>
          <w:rFonts w:cstheme="minorHAnsi"/>
          <w:sz w:val="20"/>
          <w:szCs w:val="20"/>
        </w:rPr>
        <w:t>eam shall be visible in the MONDELEZ Jira project and capacity planning, consistent with POET ways of working.</w:t>
      </w:r>
    </w:p>
    <w:p w14:paraId="64A80968" w14:textId="77777777" w:rsidR="003F30D8" w:rsidRPr="001067F3" w:rsidRDefault="003F30D8" w:rsidP="009F47C1">
      <w:pPr>
        <w:spacing w:after="0" w:line="240" w:lineRule="auto"/>
        <w:jc w:val="both"/>
        <w:rPr>
          <w:rFonts w:cstheme="minorHAnsi"/>
          <w:sz w:val="20"/>
          <w:szCs w:val="20"/>
        </w:rPr>
      </w:pPr>
    </w:p>
    <w:p w14:paraId="10DB294C" w14:textId="7C8DBD67" w:rsidR="00741727" w:rsidRPr="001067F3" w:rsidRDefault="00741727" w:rsidP="009F47C1">
      <w:pPr>
        <w:spacing w:after="0" w:line="240" w:lineRule="auto"/>
        <w:jc w:val="both"/>
        <w:rPr>
          <w:rFonts w:cstheme="minorHAnsi"/>
          <w:sz w:val="20"/>
          <w:szCs w:val="20"/>
        </w:rPr>
      </w:pPr>
      <w:r w:rsidRPr="001067F3">
        <w:rPr>
          <w:rFonts w:cstheme="minorHAnsi"/>
          <w:sz w:val="20"/>
          <w:szCs w:val="20"/>
        </w:rPr>
        <w:t>Build Team (Phases 1–5, scaling to demand):</w:t>
      </w:r>
    </w:p>
    <w:p w14:paraId="29CBA48D" w14:textId="77777777" w:rsidR="00741727" w:rsidRPr="001067F3" w:rsidRDefault="00741727" w:rsidP="009F47C1">
      <w:pPr>
        <w:spacing w:after="0" w:line="240" w:lineRule="auto"/>
        <w:ind w:left="720"/>
        <w:jc w:val="both"/>
        <w:rPr>
          <w:rFonts w:cstheme="minorHAnsi"/>
          <w:sz w:val="20"/>
          <w:szCs w:val="20"/>
        </w:rPr>
      </w:pPr>
      <w:r w:rsidRPr="001067F3">
        <w:rPr>
          <w:rFonts w:cstheme="minorHAnsi"/>
          <w:sz w:val="20"/>
          <w:szCs w:val="20"/>
        </w:rPr>
        <w:t>Supplier: Data Engineers, GenBI Engineer, QA / Testing</w:t>
      </w:r>
    </w:p>
    <w:p w14:paraId="04746EC6" w14:textId="77777777" w:rsidR="00741727" w:rsidRPr="001067F3" w:rsidRDefault="00741727" w:rsidP="009F47C1">
      <w:pPr>
        <w:spacing w:after="0" w:line="240" w:lineRule="auto"/>
        <w:ind w:left="720"/>
        <w:jc w:val="both"/>
        <w:rPr>
          <w:rFonts w:cstheme="minorHAnsi"/>
          <w:sz w:val="20"/>
          <w:szCs w:val="20"/>
        </w:rPr>
      </w:pPr>
      <w:r w:rsidRPr="001067F3">
        <w:rPr>
          <w:rFonts w:cstheme="minorHAnsi"/>
          <w:sz w:val="20"/>
          <w:szCs w:val="20"/>
        </w:rPr>
        <w:t>MONDELEZ: Business Stakeholders, UAT participants</w:t>
      </w:r>
    </w:p>
    <w:p w14:paraId="072E9DDD" w14:textId="77777777" w:rsidR="003F30D8" w:rsidRPr="001067F3" w:rsidRDefault="003F30D8" w:rsidP="009F47C1">
      <w:pPr>
        <w:spacing w:after="0" w:line="240" w:lineRule="auto"/>
        <w:jc w:val="both"/>
        <w:rPr>
          <w:rFonts w:cstheme="minorHAnsi"/>
          <w:sz w:val="20"/>
          <w:szCs w:val="20"/>
        </w:rPr>
      </w:pPr>
    </w:p>
    <w:p w14:paraId="01CA423A" w14:textId="226ACA81" w:rsidR="00741727" w:rsidRPr="001067F3" w:rsidRDefault="00741727" w:rsidP="009F47C1">
      <w:pPr>
        <w:spacing w:after="0" w:line="240" w:lineRule="auto"/>
        <w:jc w:val="both"/>
        <w:rPr>
          <w:rFonts w:cstheme="minorHAnsi"/>
          <w:sz w:val="20"/>
          <w:szCs w:val="20"/>
        </w:rPr>
      </w:pPr>
      <w:r w:rsidRPr="001067F3">
        <w:rPr>
          <w:rFonts w:cstheme="minorHAnsi"/>
          <w:sz w:val="20"/>
          <w:szCs w:val="20"/>
        </w:rPr>
        <w:t>Scrum Master (mandatory):</w:t>
      </w:r>
    </w:p>
    <w:p w14:paraId="18ED7F86" w14:textId="4650577F" w:rsidR="00741727" w:rsidRPr="001067F3" w:rsidRDefault="00741727" w:rsidP="009F47C1">
      <w:pPr>
        <w:spacing w:after="0" w:line="240" w:lineRule="auto"/>
        <w:ind w:left="720"/>
        <w:jc w:val="both"/>
        <w:rPr>
          <w:rFonts w:cstheme="minorHAnsi"/>
          <w:sz w:val="20"/>
          <w:szCs w:val="20"/>
        </w:rPr>
      </w:pPr>
      <w:commentRangeStart w:id="174"/>
      <w:r w:rsidRPr="001067F3">
        <w:rPr>
          <w:rFonts w:cstheme="minorHAnsi"/>
          <w:sz w:val="20"/>
          <w:szCs w:val="20"/>
        </w:rPr>
        <w:t>Supplier: Scrum Master to facilitate agile ceremonies, remove impediments, and ensure delivery cadence</w:t>
      </w:r>
      <w:r w:rsidR="00236F1F" w:rsidRPr="001067F3">
        <w:rPr>
          <w:rFonts w:cstheme="minorHAnsi"/>
          <w:sz w:val="20"/>
          <w:szCs w:val="20"/>
        </w:rPr>
        <w:t xml:space="preserve">. </w:t>
      </w:r>
      <w:r w:rsidR="006E0142" w:rsidRPr="001067F3">
        <w:rPr>
          <w:rFonts w:cstheme="minorHAnsi"/>
          <w:sz w:val="20"/>
          <w:szCs w:val="20"/>
        </w:rPr>
        <w:t>A Scrum Master shall be designated within the delivery team (Supplier) to facilitate agile ceremonies (Sprint Planning, Daily Stand-Ups, Retrospectives, Backlog Refinement), remove impediments, and maintain delivery cadence. This role is consistent with the POET mandatory POD composition and may be fulfilled by a dedicated individual or a team member with dual responsibilities, provided ceremony facilitation is not compromised.</w:t>
      </w:r>
      <w:commentRangeEnd w:id="174"/>
      <w:r w:rsidR="007518F5" w:rsidRPr="001067F3">
        <w:rPr>
          <w:rStyle w:val="CommentReference"/>
          <w:rFonts w:cstheme="minorHAnsi"/>
          <w:sz w:val="20"/>
          <w:szCs w:val="20"/>
        </w:rPr>
        <w:commentReference w:id="174"/>
      </w:r>
    </w:p>
    <w:p w14:paraId="231FF570" w14:textId="77777777" w:rsidR="00390AEF" w:rsidRPr="001067F3" w:rsidRDefault="00390AEF" w:rsidP="009F47C1">
      <w:pPr>
        <w:spacing w:after="0" w:line="240" w:lineRule="auto"/>
        <w:jc w:val="both"/>
        <w:rPr>
          <w:rFonts w:cstheme="minorHAnsi"/>
          <w:sz w:val="20"/>
          <w:szCs w:val="20"/>
        </w:rPr>
      </w:pPr>
    </w:p>
    <w:p w14:paraId="79E2E595" w14:textId="2EFC60F2" w:rsidR="00741727" w:rsidRPr="001067F3" w:rsidRDefault="00741727" w:rsidP="009F47C1">
      <w:pPr>
        <w:spacing w:after="0" w:line="240" w:lineRule="auto"/>
        <w:jc w:val="both"/>
        <w:rPr>
          <w:rFonts w:cstheme="minorHAnsi"/>
          <w:sz w:val="20"/>
          <w:szCs w:val="20"/>
        </w:rPr>
      </w:pPr>
      <w:r w:rsidRPr="001067F3">
        <w:rPr>
          <w:rFonts w:cstheme="minorHAnsi"/>
          <w:sz w:val="20"/>
          <w:szCs w:val="20"/>
        </w:rPr>
        <w:t>The Core Team composition informs the steady-state team definition in the Product Continuity Plan (Phase 5). Build Team roles may transition to flex capacity post-Go-Live depending on the selected POET delivery model.</w:t>
      </w:r>
    </w:p>
    <w:p w14:paraId="2C83EC28" w14:textId="77777777" w:rsidR="00144B34" w:rsidRPr="001067F3" w:rsidRDefault="00144B34" w:rsidP="009F47C1">
      <w:pPr>
        <w:spacing w:after="0" w:line="240" w:lineRule="auto"/>
        <w:jc w:val="both"/>
        <w:rPr>
          <w:rFonts w:cstheme="minorHAnsi"/>
          <w:sz w:val="20"/>
          <w:szCs w:val="20"/>
        </w:rPr>
      </w:pPr>
    </w:p>
    <w:p w14:paraId="2620732C" w14:textId="64CE51CE" w:rsidR="000C26EE" w:rsidRDefault="00144B34" w:rsidP="009F47C1">
      <w:pPr>
        <w:spacing w:after="0" w:line="240" w:lineRule="auto"/>
        <w:jc w:val="both"/>
        <w:rPr>
          <w:rFonts w:cstheme="minorHAnsi"/>
          <w:sz w:val="20"/>
          <w:szCs w:val="20"/>
        </w:rPr>
      </w:pPr>
      <w:r w:rsidRPr="001067F3">
        <w:rPr>
          <w:rFonts w:cstheme="minorHAnsi"/>
          <w:sz w:val="20"/>
          <w:szCs w:val="20"/>
        </w:rPr>
        <w:t>The integrated program team shall be right-sized consistent with POET team structure principles (typically 3–11 members per delivery stream). Where the MATRIX AI program operates across multiple business domains simultaneously, the team may organize into domain-aligned delivery streams (e.g., OTC, Supply Chain, Market Share), each maintaining POET team sizing guidelines while coordinating through the Cross-Stream Coordination governance defined in Section 6.</w:t>
      </w:r>
      <w:ins w:id="175" w:author="Tim Kemp" w:date="2026-10-23T15:05:00Z" w16du:dateUtc="2026-10-23T19:05:00Z">
        <w:r w:rsidR="00921BCC">
          <w:rPr>
            <w:rFonts w:cstheme="minorHAnsi"/>
            <w:sz w:val="20"/>
            <w:szCs w:val="20"/>
          </w:rPr>
          <w:t xml:space="preserve"> Organization and composition of Supplier’s team is under the exclusive control of Supplier.</w:t>
        </w:r>
      </w:ins>
    </w:p>
    <w:p w14:paraId="22424A51" w14:textId="77777777" w:rsidR="00D54C53" w:rsidRDefault="00D54C53" w:rsidP="009F47C1">
      <w:pPr>
        <w:spacing w:after="0" w:line="240" w:lineRule="auto"/>
        <w:jc w:val="both"/>
        <w:rPr>
          <w:rFonts w:cstheme="minorHAnsi"/>
          <w:sz w:val="20"/>
          <w:szCs w:val="20"/>
        </w:rPr>
      </w:pPr>
    </w:p>
    <w:p w14:paraId="434DB39B" w14:textId="77777777" w:rsidR="00777AE4" w:rsidRDefault="00777AE4" w:rsidP="009F47C1">
      <w:pPr>
        <w:spacing w:after="0" w:line="240" w:lineRule="auto"/>
        <w:jc w:val="both"/>
        <w:rPr>
          <w:rFonts w:cstheme="minorHAnsi"/>
          <w:sz w:val="20"/>
          <w:szCs w:val="20"/>
        </w:rPr>
      </w:pPr>
    </w:p>
    <w:p w14:paraId="1CAC6DC9" w14:textId="77777777" w:rsidR="00341772" w:rsidRPr="00341772" w:rsidRDefault="00341772" w:rsidP="009F47C1">
      <w:pPr>
        <w:spacing w:after="0" w:line="240" w:lineRule="auto"/>
        <w:jc w:val="both"/>
        <w:rPr>
          <w:rFonts w:cstheme="minorHAnsi"/>
          <w:b/>
          <w:bCs/>
          <w:sz w:val="20"/>
          <w:szCs w:val="20"/>
        </w:rPr>
      </w:pPr>
      <w:r w:rsidRPr="00341772">
        <w:rPr>
          <w:rFonts w:cstheme="minorHAnsi"/>
          <w:b/>
          <w:bCs/>
          <w:sz w:val="20"/>
          <w:szCs w:val="20"/>
        </w:rPr>
        <w:t>Business Process Lead Accountability Model</w:t>
      </w:r>
    </w:p>
    <w:p w14:paraId="1DFC7D08" w14:textId="77777777" w:rsidR="00341772" w:rsidRPr="00341772" w:rsidRDefault="00341772" w:rsidP="009F47C1">
      <w:pPr>
        <w:spacing w:after="0" w:line="240" w:lineRule="auto"/>
        <w:jc w:val="both"/>
        <w:rPr>
          <w:rFonts w:cstheme="minorHAnsi"/>
          <w:sz w:val="20"/>
          <w:szCs w:val="20"/>
        </w:rPr>
      </w:pPr>
    </w:p>
    <w:p w14:paraId="7A555A8B" w14:textId="700E14C8" w:rsidR="00341772" w:rsidRPr="00341772" w:rsidRDefault="00341772" w:rsidP="009F47C1">
      <w:pPr>
        <w:spacing w:after="0" w:line="240" w:lineRule="auto"/>
        <w:jc w:val="both"/>
        <w:rPr>
          <w:rFonts w:cstheme="minorHAnsi"/>
          <w:sz w:val="20"/>
          <w:szCs w:val="20"/>
        </w:rPr>
      </w:pPr>
      <w:r w:rsidRPr="00341772">
        <w:rPr>
          <w:rFonts w:cstheme="minorHAnsi"/>
          <w:sz w:val="20"/>
          <w:szCs w:val="20"/>
        </w:rPr>
        <w:t xml:space="preserve">For each Business Process / Topic defined in Section 4.1, </w:t>
      </w:r>
      <w:r w:rsidRPr="007574AC">
        <w:rPr>
          <w:rFonts w:cstheme="minorHAnsi"/>
          <w:b/>
          <w:bCs/>
          <w:sz w:val="20"/>
          <w:szCs w:val="20"/>
        </w:rPr>
        <w:t>the Supplier shall designate two named leads: (a) a Data Engineer Lead, and (b) a GenBI Lead</w:t>
      </w:r>
      <w:r w:rsidR="004C3805" w:rsidRPr="007574AC">
        <w:rPr>
          <w:rFonts w:cstheme="minorHAnsi"/>
          <w:b/>
          <w:bCs/>
          <w:sz w:val="20"/>
          <w:szCs w:val="20"/>
        </w:rPr>
        <w:t xml:space="preserve"> at minimum</w:t>
      </w:r>
      <w:r w:rsidRPr="00341772">
        <w:rPr>
          <w:rFonts w:cstheme="minorHAnsi"/>
          <w:sz w:val="20"/>
          <w:szCs w:val="20"/>
        </w:rPr>
        <w:t>. These leads shall serve as the primary accountable individuals for their respective discipline within each Business Process / Topic, combining deep technical ownership with direct business stakeholder communication.</w:t>
      </w:r>
    </w:p>
    <w:p w14:paraId="58D6A846" w14:textId="77777777" w:rsidR="007574AC" w:rsidRDefault="007574AC" w:rsidP="009F47C1">
      <w:pPr>
        <w:spacing w:after="0" w:line="240" w:lineRule="auto"/>
        <w:jc w:val="both"/>
        <w:rPr>
          <w:rFonts w:cstheme="minorHAnsi"/>
          <w:sz w:val="20"/>
          <w:szCs w:val="20"/>
        </w:rPr>
      </w:pPr>
    </w:p>
    <w:p w14:paraId="78E4E13C" w14:textId="3AA429D9" w:rsidR="00341772" w:rsidRPr="00341772" w:rsidRDefault="00341772" w:rsidP="009F47C1">
      <w:pPr>
        <w:spacing w:after="0" w:line="240" w:lineRule="auto"/>
        <w:jc w:val="both"/>
        <w:rPr>
          <w:rFonts w:cstheme="minorHAnsi"/>
          <w:sz w:val="20"/>
          <w:szCs w:val="20"/>
        </w:rPr>
      </w:pPr>
      <w:r w:rsidRPr="00341772">
        <w:rPr>
          <w:rFonts w:cstheme="minorHAnsi"/>
          <w:sz w:val="20"/>
          <w:szCs w:val="20"/>
        </w:rPr>
        <w:t xml:space="preserve">Where the volume and complexity of a Business Process / Topic </w:t>
      </w:r>
      <w:r w:rsidR="00C97007" w:rsidRPr="00341772">
        <w:rPr>
          <w:rFonts w:cstheme="minorHAnsi"/>
          <w:sz w:val="20"/>
          <w:szCs w:val="20"/>
        </w:rPr>
        <w:t>permit</w:t>
      </w:r>
      <w:r w:rsidRPr="00341772">
        <w:rPr>
          <w:rFonts w:cstheme="minorHAnsi"/>
          <w:sz w:val="20"/>
          <w:szCs w:val="20"/>
        </w:rPr>
        <w:t xml:space="preserve">, a single individual may serve as lead for more than one topic, provided such consolidation does not compromise the depth of ownership, quality of status reporting, or responsiveness to business stakeholders. </w:t>
      </w:r>
      <w:del w:id="176" w:author="Tim Kemp" w:date="2026-10-23T15:07:00Z" w16du:dateUtc="2026-10-23T19:07:00Z">
        <w:r w:rsidRPr="00341772" w:rsidDel="008316E3">
          <w:rPr>
            <w:rFonts w:cstheme="minorHAnsi"/>
            <w:sz w:val="20"/>
            <w:szCs w:val="20"/>
          </w:rPr>
          <w:delText>Any such consolidation shall be documented in the staffing plan and approved by the MONDELEZ Product Lead.</w:delText>
        </w:r>
      </w:del>
    </w:p>
    <w:p w14:paraId="7FA1B706" w14:textId="77777777" w:rsidR="00341772" w:rsidRPr="00341772" w:rsidRDefault="00341772" w:rsidP="009F47C1">
      <w:pPr>
        <w:spacing w:after="0" w:line="240" w:lineRule="auto"/>
        <w:jc w:val="both"/>
        <w:rPr>
          <w:rFonts w:cstheme="minorHAnsi"/>
          <w:sz w:val="20"/>
          <w:szCs w:val="20"/>
        </w:rPr>
      </w:pPr>
    </w:p>
    <w:p w14:paraId="3920C05B" w14:textId="38804631" w:rsidR="00DD1A76" w:rsidRDefault="00DD1A76">
      <w:pPr>
        <w:rPr>
          <w:rFonts w:cstheme="minorHAnsi"/>
          <w:sz w:val="20"/>
          <w:szCs w:val="20"/>
        </w:rPr>
      </w:pPr>
      <w:r>
        <w:rPr>
          <w:rFonts w:cstheme="minorHAnsi"/>
          <w:sz w:val="20"/>
          <w:szCs w:val="20"/>
        </w:rPr>
        <w:br w:type="page"/>
      </w:r>
    </w:p>
    <w:p w14:paraId="2C118531" w14:textId="77777777" w:rsidR="00DD1A76" w:rsidRPr="00341772" w:rsidRDefault="00DD1A76" w:rsidP="009F47C1">
      <w:pPr>
        <w:spacing w:after="0" w:line="240" w:lineRule="auto"/>
        <w:jc w:val="both"/>
        <w:rPr>
          <w:rFonts w:cstheme="minorHAnsi"/>
          <w:sz w:val="20"/>
          <w:szCs w:val="20"/>
        </w:rPr>
      </w:pPr>
    </w:p>
    <w:p w14:paraId="79F767AC" w14:textId="77777777" w:rsidR="00341772" w:rsidRPr="00341772" w:rsidRDefault="00341772" w:rsidP="009F47C1">
      <w:pPr>
        <w:spacing w:after="0" w:line="240" w:lineRule="auto"/>
        <w:jc w:val="both"/>
        <w:rPr>
          <w:rFonts w:cstheme="minorHAnsi"/>
          <w:sz w:val="20"/>
          <w:szCs w:val="20"/>
        </w:rPr>
      </w:pPr>
      <w:r w:rsidRPr="00341772">
        <w:rPr>
          <w:rFonts w:cstheme="minorHAnsi"/>
          <w:sz w:val="20"/>
          <w:szCs w:val="20"/>
        </w:rPr>
        <w:t>Data Engineer Lead Responsibilities:</w:t>
      </w:r>
    </w:p>
    <w:p w14:paraId="2351337D" w14:textId="77777777" w:rsidR="00341772" w:rsidRPr="00341772" w:rsidRDefault="00341772" w:rsidP="009F47C1">
      <w:pPr>
        <w:spacing w:after="0" w:line="240" w:lineRule="auto"/>
        <w:jc w:val="both"/>
        <w:rPr>
          <w:rFonts w:cstheme="minorHAnsi"/>
          <w:sz w:val="20"/>
          <w:szCs w:val="20"/>
        </w:rPr>
      </w:pPr>
    </w:p>
    <w:p w14:paraId="7D30FB94" w14:textId="77777777" w:rsidR="00341772" w:rsidRPr="00341772" w:rsidRDefault="00341772" w:rsidP="009F47C1">
      <w:pPr>
        <w:spacing w:after="0" w:line="240" w:lineRule="auto"/>
        <w:ind w:left="360"/>
        <w:jc w:val="both"/>
        <w:rPr>
          <w:rFonts w:cstheme="minorHAnsi"/>
          <w:sz w:val="20"/>
          <w:szCs w:val="20"/>
        </w:rPr>
      </w:pPr>
      <w:r w:rsidRPr="00341772">
        <w:rPr>
          <w:rFonts w:cstheme="minorHAnsi"/>
          <w:sz w:val="20"/>
          <w:szCs w:val="20"/>
        </w:rPr>
        <w:t>The Data Engineer Lead for each Business Process / Topic shall be accountable for:</w:t>
      </w:r>
    </w:p>
    <w:p w14:paraId="5B304D4E" w14:textId="77777777" w:rsidR="00341772" w:rsidRPr="00341772" w:rsidRDefault="00341772" w:rsidP="009F47C1">
      <w:pPr>
        <w:spacing w:after="0" w:line="240" w:lineRule="auto"/>
        <w:ind w:left="360"/>
        <w:jc w:val="both"/>
        <w:rPr>
          <w:rFonts w:cstheme="minorHAnsi"/>
          <w:sz w:val="20"/>
          <w:szCs w:val="20"/>
        </w:rPr>
      </w:pPr>
    </w:p>
    <w:p w14:paraId="6712A2F1" w14:textId="77777777" w:rsidR="00341772" w:rsidRPr="00341772" w:rsidRDefault="00341772" w:rsidP="009F47C1">
      <w:pPr>
        <w:spacing w:after="0" w:line="240" w:lineRule="auto"/>
        <w:ind w:left="720"/>
        <w:jc w:val="both"/>
        <w:rPr>
          <w:rFonts w:cstheme="minorHAnsi"/>
          <w:sz w:val="20"/>
          <w:szCs w:val="20"/>
        </w:rPr>
      </w:pPr>
      <w:r w:rsidRPr="00EA0C1C">
        <w:rPr>
          <w:rFonts w:cstheme="minorHAnsi"/>
          <w:b/>
          <w:bCs/>
          <w:sz w:val="20"/>
          <w:szCs w:val="20"/>
        </w:rPr>
        <w:t>(a) End-to-end data modeling</w:t>
      </w:r>
      <w:r w:rsidRPr="00341772">
        <w:rPr>
          <w:rFonts w:cstheme="minorHAnsi"/>
          <w:sz w:val="20"/>
          <w:szCs w:val="20"/>
        </w:rPr>
        <w:t xml:space="preserve"> for the assigned topic, including source ingestion design, harmonization rules, core domain entity definitions, market configuration objects, and KPI calculation logic across all applicable blocks of the 8-block pipeline architecture;</w:t>
      </w:r>
    </w:p>
    <w:p w14:paraId="5101F02F" w14:textId="77777777" w:rsidR="00341772" w:rsidRPr="00341772" w:rsidRDefault="00341772" w:rsidP="009F47C1">
      <w:pPr>
        <w:spacing w:after="0" w:line="240" w:lineRule="auto"/>
        <w:ind w:left="720"/>
        <w:jc w:val="both"/>
        <w:rPr>
          <w:rFonts w:cstheme="minorHAnsi"/>
          <w:sz w:val="20"/>
          <w:szCs w:val="20"/>
        </w:rPr>
      </w:pPr>
    </w:p>
    <w:p w14:paraId="526825D9" w14:textId="77777777" w:rsidR="00341772" w:rsidRPr="00341772" w:rsidRDefault="00341772" w:rsidP="009F47C1">
      <w:pPr>
        <w:spacing w:after="0" w:line="240" w:lineRule="auto"/>
        <w:ind w:left="720"/>
        <w:jc w:val="both"/>
        <w:rPr>
          <w:rFonts w:cstheme="minorHAnsi"/>
          <w:sz w:val="20"/>
          <w:szCs w:val="20"/>
        </w:rPr>
      </w:pPr>
      <w:r w:rsidRPr="002D2D76">
        <w:rPr>
          <w:rFonts w:cstheme="minorHAnsi"/>
          <w:b/>
          <w:bCs/>
          <w:sz w:val="20"/>
          <w:szCs w:val="20"/>
        </w:rPr>
        <w:t>(b) Ensuring all procedures and configuration objects</w:t>
      </w:r>
      <w:r w:rsidRPr="00341772">
        <w:rPr>
          <w:rFonts w:cstheme="minorHAnsi"/>
          <w:sz w:val="20"/>
          <w:szCs w:val="20"/>
        </w:rPr>
        <w:t xml:space="preserve"> within the assigned topic comply with CDRB quality standards (Sections A through L) and are submitted to the CDRB review queue with complete evidence;</w:t>
      </w:r>
    </w:p>
    <w:p w14:paraId="0080C975" w14:textId="77777777" w:rsidR="00341772" w:rsidRPr="00341772" w:rsidRDefault="00341772" w:rsidP="009F47C1">
      <w:pPr>
        <w:spacing w:after="0" w:line="240" w:lineRule="auto"/>
        <w:ind w:left="720"/>
        <w:jc w:val="both"/>
        <w:rPr>
          <w:rFonts w:cstheme="minorHAnsi"/>
          <w:sz w:val="20"/>
          <w:szCs w:val="20"/>
        </w:rPr>
      </w:pPr>
    </w:p>
    <w:p w14:paraId="67BD35E3" w14:textId="77777777" w:rsidR="00341772" w:rsidRPr="00341772" w:rsidRDefault="00341772" w:rsidP="009F47C1">
      <w:pPr>
        <w:spacing w:after="0" w:line="240" w:lineRule="auto"/>
        <w:ind w:left="720"/>
        <w:jc w:val="both"/>
        <w:rPr>
          <w:rFonts w:cstheme="minorHAnsi"/>
          <w:sz w:val="20"/>
          <w:szCs w:val="20"/>
        </w:rPr>
      </w:pPr>
      <w:r w:rsidRPr="002D2D76">
        <w:rPr>
          <w:rFonts w:cstheme="minorHAnsi"/>
          <w:b/>
          <w:bCs/>
          <w:sz w:val="20"/>
          <w:szCs w:val="20"/>
        </w:rPr>
        <w:t>(c) Coordinating with the D&amp;A Data Product &amp; Engineering (DP&amp;E)</w:t>
      </w:r>
      <w:r w:rsidRPr="00341772">
        <w:rPr>
          <w:rFonts w:cstheme="minorHAnsi"/>
          <w:sz w:val="20"/>
          <w:szCs w:val="20"/>
        </w:rPr>
        <w:t xml:space="preserve"> team on core domain alignment, and with D&amp;A Architects on architecture conformance, for all components within the assigned topic;</w:t>
      </w:r>
    </w:p>
    <w:p w14:paraId="60C941FF" w14:textId="77777777" w:rsidR="00341772" w:rsidRPr="00341772" w:rsidRDefault="00341772" w:rsidP="009F47C1">
      <w:pPr>
        <w:spacing w:after="0" w:line="240" w:lineRule="auto"/>
        <w:ind w:left="720"/>
        <w:jc w:val="both"/>
        <w:rPr>
          <w:rFonts w:cstheme="minorHAnsi"/>
          <w:sz w:val="20"/>
          <w:szCs w:val="20"/>
        </w:rPr>
      </w:pPr>
    </w:p>
    <w:p w14:paraId="23F5B499" w14:textId="77777777" w:rsidR="00341772" w:rsidRPr="00341772" w:rsidRDefault="00341772" w:rsidP="009F47C1">
      <w:pPr>
        <w:spacing w:after="0" w:line="240" w:lineRule="auto"/>
        <w:ind w:left="720"/>
        <w:jc w:val="both"/>
        <w:rPr>
          <w:rFonts w:cstheme="minorHAnsi"/>
          <w:sz w:val="20"/>
          <w:szCs w:val="20"/>
        </w:rPr>
      </w:pPr>
      <w:r w:rsidRPr="002D2D76">
        <w:rPr>
          <w:rFonts w:cstheme="minorHAnsi"/>
          <w:b/>
          <w:bCs/>
          <w:sz w:val="20"/>
          <w:szCs w:val="20"/>
        </w:rPr>
        <w:t>(d) Owning the parallel-run reconciliation for the assigned topic</w:t>
      </w:r>
      <w:r w:rsidRPr="00341772">
        <w:rPr>
          <w:rFonts w:cstheme="minorHAnsi"/>
          <w:sz w:val="20"/>
          <w:szCs w:val="20"/>
        </w:rPr>
        <w:t>, including KPI-by-KPI comparison against legacy GCP outputs and resolution of variances beyond agreed tolerance; and</w:t>
      </w:r>
    </w:p>
    <w:p w14:paraId="241E06B5" w14:textId="77777777" w:rsidR="00341772" w:rsidRPr="00341772" w:rsidRDefault="00341772" w:rsidP="009F47C1">
      <w:pPr>
        <w:spacing w:after="0" w:line="240" w:lineRule="auto"/>
        <w:ind w:left="720"/>
        <w:jc w:val="both"/>
        <w:rPr>
          <w:rFonts w:cstheme="minorHAnsi"/>
          <w:sz w:val="20"/>
          <w:szCs w:val="20"/>
        </w:rPr>
      </w:pPr>
    </w:p>
    <w:p w14:paraId="2EF41F47" w14:textId="77777777" w:rsidR="00341772" w:rsidRPr="00341772" w:rsidRDefault="00341772" w:rsidP="009F47C1">
      <w:pPr>
        <w:spacing w:after="0" w:line="240" w:lineRule="auto"/>
        <w:ind w:left="720"/>
        <w:jc w:val="both"/>
        <w:rPr>
          <w:rFonts w:cstheme="minorHAnsi"/>
          <w:sz w:val="20"/>
          <w:szCs w:val="20"/>
        </w:rPr>
      </w:pPr>
      <w:r w:rsidRPr="006F1737">
        <w:rPr>
          <w:rFonts w:cstheme="minorHAnsi"/>
          <w:b/>
          <w:bCs/>
          <w:sz w:val="20"/>
          <w:szCs w:val="20"/>
        </w:rPr>
        <w:t>(e) Delivering a weekly status update for the assigned topic directly to the program team</w:t>
      </w:r>
      <w:r w:rsidRPr="00341772">
        <w:rPr>
          <w:rFonts w:cstheme="minorHAnsi"/>
          <w:sz w:val="20"/>
          <w:szCs w:val="20"/>
        </w:rPr>
        <w:t xml:space="preserve"> and relevant MONDELEZ business stakeholders, covering: progress against sprint commitments, CDRB criteria status per applicable section, data quality gate results, reconciliation status, blockers, and dependencies.</w:t>
      </w:r>
    </w:p>
    <w:p w14:paraId="6660B23E" w14:textId="77777777" w:rsidR="00341772" w:rsidRPr="00341772" w:rsidRDefault="00341772" w:rsidP="009F47C1">
      <w:pPr>
        <w:spacing w:after="0" w:line="240" w:lineRule="auto"/>
        <w:jc w:val="both"/>
        <w:rPr>
          <w:rFonts w:cstheme="minorHAnsi"/>
          <w:sz w:val="20"/>
          <w:szCs w:val="20"/>
        </w:rPr>
      </w:pPr>
    </w:p>
    <w:p w14:paraId="26A2F15B" w14:textId="77777777" w:rsidR="00341772" w:rsidRPr="00341772" w:rsidRDefault="00341772" w:rsidP="009F47C1">
      <w:pPr>
        <w:spacing w:after="0" w:line="240" w:lineRule="auto"/>
        <w:jc w:val="both"/>
        <w:rPr>
          <w:rFonts w:cstheme="minorHAnsi"/>
          <w:sz w:val="20"/>
          <w:szCs w:val="20"/>
        </w:rPr>
      </w:pPr>
      <w:r w:rsidRPr="00341772">
        <w:rPr>
          <w:rFonts w:cstheme="minorHAnsi"/>
          <w:sz w:val="20"/>
          <w:szCs w:val="20"/>
        </w:rPr>
        <w:t>GenBI Lead Responsibilities:</w:t>
      </w:r>
    </w:p>
    <w:p w14:paraId="5411FB10" w14:textId="77777777" w:rsidR="00341772" w:rsidRPr="00341772" w:rsidRDefault="00341772" w:rsidP="009F47C1">
      <w:pPr>
        <w:spacing w:after="0" w:line="240" w:lineRule="auto"/>
        <w:jc w:val="both"/>
        <w:rPr>
          <w:rFonts w:cstheme="minorHAnsi"/>
          <w:sz w:val="20"/>
          <w:szCs w:val="20"/>
        </w:rPr>
      </w:pPr>
    </w:p>
    <w:p w14:paraId="50D967D5" w14:textId="77777777" w:rsidR="00341772" w:rsidRPr="00341772" w:rsidRDefault="00341772" w:rsidP="009F47C1">
      <w:pPr>
        <w:spacing w:after="0" w:line="240" w:lineRule="auto"/>
        <w:ind w:left="360"/>
        <w:jc w:val="both"/>
        <w:rPr>
          <w:rFonts w:cstheme="minorHAnsi"/>
          <w:sz w:val="20"/>
          <w:szCs w:val="20"/>
        </w:rPr>
      </w:pPr>
      <w:r w:rsidRPr="00341772">
        <w:rPr>
          <w:rFonts w:cstheme="minorHAnsi"/>
          <w:sz w:val="20"/>
          <w:szCs w:val="20"/>
        </w:rPr>
        <w:t>The GenBI Lead for each Business Process / Topic shall be accountable for:</w:t>
      </w:r>
    </w:p>
    <w:p w14:paraId="3F713A1C" w14:textId="77777777" w:rsidR="00341772" w:rsidRPr="00341772" w:rsidRDefault="00341772" w:rsidP="009F47C1">
      <w:pPr>
        <w:spacing w:after="0" w:line="240" w:lineRule="auto"/>
        <w:ind w:left="360"/>
        <w:jc w:val="both"/>
        <w:rPr>
          <w:rFonts w:cstheme="minorHAnsi"/>
          <w:sz w:val="20"/>
          <w:szCs w:val="20"/>
        </w:rPr>
      </w:pPr>
    </w:p>
    <w:p w14:paraId="75CF14F1" w14:textId="77777777" w:rsidR="00341772" w:rsidRPr="00341772" w:rsidRDefault="00341772" w:rsidP="009F47C1">
      <w:pPr>
        <w:spacing w:after="0" w:line="240" w:lineRule="auto"/>
        <w:ind w:left="720"/>
        <w:jc w:val="both"/>
        <w:rPr>
          <w:rFonts w:cstheme="minorHAnsi"/>
          <w:sz w:val="20"/>
          <w:szCs w:val="20"/>
        </w:rPr>
      </w:pPr>
      <w:r w:rsidRPr="00522EFC">
        <w:rPr>
          <w:rFonts w:cstheme="minorHAnsi"/>
          <w:b/>
          <w:bCs/>
          <w:sz w:val="20"/>
          <w:szCs w:val="20"/>
        </w:rPr>
        <w:t>(a) Eliciting, documenting, and refining GenBI requirements</w:t>
      </w:r>
      <w:r w:rsidRPr="00341772">
        <w:rPr>
          <w:rFonts w:cstheme="minorHAnsi"/>
          <w:sz w:val="20"/>
          <w:szCs w:val="20"/>
        </w:rPr>
        <w:t xml:space="preserve"> for the assigned topic, including persona identification, use case definition, natural-language interaction patterns, and business context knowledge assets (KPI definitions, glossary terms, synonyms, and search tags);</w:t>
      </w:r>
    </w:p>
    <w:p w14:paraId="24635A6A" w14:textId="77777777" w:rsidR="00341772" w:rsidRPr="00341772" w:rsidRDefault="00341772" w:rsidP="009F47C1">
      <w:pPr>
        <w:spacing w:after="0" w:line="240" w:lineRule="auto"/>
        <w:ind w:left="720"/>
        <w:jc w:val="both"/>
        <w:rPr>
          <w:rFonts w:cstheme="minorHAnsi"/>
          <w:sz w:val="20"/>
          <w:szCs w:val="20"/>
        </w:rPr>
      </w:pPr>
    </w:p>
    <w:p w14:paraId="12904789" w14:textId="77777777" w:rsidR="00341772" w:rsidRPr="00341772" w:rsidRDefault="00341772" w:rsidP="009F47C1">
      <w:pPr>
        <w:spacing w:after="0" w:line="240" w:lineRule="auto"/>
        <w:ind w:left="720"/>
        <w:jc w:val="both"/>
        <w:rPr>
          <w:rFonts w:cstheme="minorHAnsi"/>
          <w:sz w:val="20"/>
          <w:szCs w:val="20"/>
        </w:rPr>
      </w:pPr>
      <w:r w:rsidRPr="00522EFC">
        <w:rPr>
          <w:rFonts w:cstheme="minorHAnsi"/>
          <w:b/>
          <w:bCs/>
          <w:sz w:val="20"/>
          <w:szCs w:val="20"/>
        </w:rPr>
        <w:t>(b) Designing, building, and validating all consumption layer</w:t>
      </w:r>
      <w:r w:rsidRPr="00341772">
        <w:rPr>
          <w:rFonts w:cstheme="minorHAnsi"/>
          <w:sz w:val="20"/>
          <w:szCs w:val="20"/>
        </w:rPr>
        <w:t xml:space="preserve"> artifacts for the assigned topic, including AI/BI Dashboards, Genie Agent configurations, Knowledge Assistant content, and Supervisor Agent workflows, as applicable per the Block 8 scope;</w:t>
      </w:r>
    </w:p>
    <w:p w14:paraId="441520FF" w14:textId="77777777" w:rsidR="00341772" w:rsidRPr="00341772" w:rsidRDefault="00341772" w:rsidP="009F47C1">
      <w:pPr>
        <w:spacing w:after="0" w:line="240" w:lineRule="auto"/>
        <w:ind w:left="720"/>
        <w:jc w:val="both"/>
        <w:rPr>
          <w:rFonts w:cstheme="minorHAnsi"/>
          <w:sz w:val="20"/>
          <w:szCs w:val="20"/>
        </w:rPr>
      </w:pPr>
    </w:p>
    <w:p w14:paraId="799FA263" w14:textId="77777777" w:rsidR="00341772" w:rsidRPr="00341772" w:rsidRDefault="00341772" w:rsidP="009F47C1">
      <w:pPr>
        <w:spacing w:after="0" w:line="240" w:lineRule="auto"/>
        <w:ind w:left="720"/>
        <w:jc w:val="both"/>
        <w:rPr>
          <w:rFonts w:cstheme="minorHAnsi"/>
          <w:sz w:val="20"/>
          <w:szCs w:val="20"/>
        </w:rPr>
      </w:pPr>
      <w:r w:rsidRPr="00522EFC">
        <w:rPr>
          <w:rFonts w:cstheme="minorHAnsi"/>
          <w:b/>
          <w:bCs/>
          <w:sz w:val="20"/>
          <w:szCs w:val="20"/>
        </w:rPr>
        <w:t>(c) Ensuring metric views in the Semantic Layer (Block 7)</w:t>
      </w:r>
      <w:r w:rsidRPr="00341772">
        <w:rPr>
          <w:rFonts w:cstheme="minorHAnsi"/>
          <w:sz w:val="20"/>
          <w:szCs w:val="20"/>
        </w:rPr>
        <w:t xml:space="preserve"> for the assigned topic are complete, accurately documented, and registered with appropriate metadata and row-level security in Unity Catalog;</w:t>
      </w:r>
    </w:p>
    <w:p w14:paraId="7C25A24D" w14:textId="77777777" w:rsidR="00341772" w:rsidRPr="00341772" w:rsidRDefault="00341772" w:rsidP="009F47C1">
      <w:pPr>
        <w:spacing w:after="0" w:line="240" w:lineRule="auto"/>
        <w:ind w:left="720"/>
        <w:jc w:val="both"/>
        <w:rPr>
          <w:rFonts w:cstheme="minorHAnsi"/>
          <w:sz w:val="20"/>
          <w:szCs w:val="20"/>
        </w:rPr>
      </w:pPr>
    </w:p>
    <w:p w14:paraId="4AD06B5E" w14:textId="6C007A55" w:rsidR="00341772" w:rsidRPr="00341772" w:rsidRDefault="00341772" w:rsidP="009F47C1">
      <w:pPr>
        <w:spacing w:after="0" w:line="240" w:lineRule="auto"/>
        <w:ind w:left="720"/>
        <w:jc w:val="both"/>
        <w:rPr>
          <w:rFonts w:cstheme="minorHAnsi"/>
          <w:sz w:val="20"/>
          <w:szCs w:val="20"/>
        </w:rPr>
      </w:pPr>
      <w:r w:rsidRPr="002905DF">
        <w:rPr>
          <w:rFonts w:cstheme="minorHAnsi"/>
          <w:b/>
          <w:bCs/>
          <w:sz w:val="20"/>
          <w:szCs w:val="20"/>
        </w:rPr>
        <w:t>(d) Coordinating directly with the assigned MONDELEZ Business Analysts</w:t>
      </w:r>
      <w:r w:rsidRPr="00341772">
        <w:rPr>
          <w:rFonts w:cstheme="minorHAnsi"/>
          <w:sz w:val="20"/>
          <w:szCs w:val="20"/>
        </w:rPr>
        <w:t xml:space="preserve"> and business stakeholders per Business Unit to validate that GenBI outputs (dashboard content, Genie responses, assistant accuracy) meet business expectations and reflect the correct business context; and</w:t>
      </w:r>
    </w:p>
    <w:p w14:paraId="38B3D7AE" w14:textId="77777777" w:rsidR="00341772" w:rsidRPr="00341772" w:rsidRDefault="00341772" w:rsidP="009F47C1">
      <w:pPr>
        <w:spacing w:after="0" w:line="240" w:lineRule="auto"/>
        <w:ind w:left="720"/>
        <w:jc w:val="both"/>
        <w:rPr>
          <w:rFonts w:cstheme="minorHAnsi"/>
          <w:sz w:val="20"/>
          <w:szCs w:val="20"/>
        </w:rPr>
      </w:pPr>
    </w:p>
    <w:p w14:paraId="66660294" w14:textId="77777777" w:rsidR="00341772" w:rsidRPr="00341772" w:rsidRDefault="00341772" w:rsidP="009F47C1">
      <w:pPr>
        <w:spacing w:after="0" w:line="240" w:lineRule="auto"/>
        <w:ind w:left="720"/>
        <w:jc w:val="both"/>
        <w:rPr>
          <w:rFonts w:cstheme="minorHAnsi"/>
          <w:sz w:val="20"/>
          <w:szCs w:val="20"/>
        </w:rPr>
      </w:pPr>
      <w:r w:rsidRPr="002905DF">
        <w:rPr>
          <w:rFonts w:cstheme="minorHAnsi"/>
          <w:b/>
          <w:bCs/>
          <w:sz w:val="20"/>
          <w:szCs w:val="20"/>
        </w:rPr>
        <w:t>(e) Delivering a weekly status update</w:t>
      </w:r>
      <w:r w:rsidRPr="00341772">
        <w:rPr>
          <w:rFonts w:cstheme="minorHAnsi"/>
          <w:sz w:val="20"/>
          <w:szCs w:val="20"/>
        </w:rPr>
        <w:t xml:space="preserve"> </w:t>
      </w:r>
      <w:r w:rsidRPr="002905DF">
        <w:rPr>
          <w:rFonts w:cstheme="minorHAnsi"/>
          <w:b/>
          <w:bCs/>
          <w:sz w:val="20"/>
          <w:szCs w:val="20"/>
        </w:rPr>
        <w:t>for the assigned topic directly to the program team</w:t>
      </w:r>
      <w:r w:rsidRPr="00341772">
        <w:rPr>
          <w:rFonts w:cstheme="minorHAnsi"/>
          <w:sz w:val="20"/>
          <w:szCs w:val="20"/>
        </w:rPr>
        <w:t xml:space="preserve"> and relevant MONDELEZ business stakeholders, covering: consumption artifact build progress, user feedback and refinement cycles, business context asset completeness, Genie accuracy metrics, and any business-side decisions pending.</w:t>
      </w:r>
    </w:p>
    <w:p w14:paraId="727DD5D5" w14:textId="77777777" w:rsidR="00341772" w:rsidRPr="00341772" w:rsidRDefault="00341772" w:rsidP="009F47C1">
      <w:pPr>
        <w:spacing w:after="0" w:line="240" w:lineRule="auto"/>
        <w:jc w:val="both"/>
        <w:rPr>
          <w:rFonts w:cstheme="minorHAnsi"/>
          <w:sz w:val="20"/>
          <w:szCs w:val="20"/>
        </w:rPr>
      </w:pPr>
    </w:p>
    <w:p w14:paraId="60814610" w14:textId="77777777" w:rsidR="00341772" w:rsidRPr="00341772" w:rsidRDefault="00341772" w:rsidP="009F47C1">
      <w:pPr>
        <w:spacing w:after="0" w:line="240" w:lineRule="auto"/>
        <w:jc w:val="both"/>
        <w:rPr>
          <w:rFonts w:cstheme="minorHAnsi"/>
          <w:sz w:val="20"/>
          <w:szCs w:val="20"/>
        </w:rPr>
      </w:pPr>
      <w:r w:rsidRPr="00341772">
        <w:rPr>
          <w:rFonts w:cstheme="minorHAnsi"/>
          <w:sz w:val="20"/>
          <w:szCs w:val="20"/>
        </w:rPr>
        <w:t>Weekly Status Reporting:</w:t>
      </w:r>
    </w:p>
    <w:p w14:paraId="5A69AD0D" w14:textId="77777777" w:rsidR="00341772" w:rsidRPr="00341772" w:rsidRDefault="00341772" w:rsidP="009F47C1">
      <w:pPr>
        <w:spacing w:after="0" w:line="240" w:lineRule="auto"/>
        <w:jc w:val="both"/>
        <w:rPr>
          <w:rFonts w:cstheme="minorHAnsi"/>
          <w:sz w:val="20"/>
          <w:szCs w:val="20"/>
        </w:rPr>
      </w:pPr>
    </w:p>
    <w:p w14:paraId="2320B260" w14:textId="77777777" w:rsidR="00341772" w:rsidRPr="00341772" w:rsidRDefault="00341772" w:rsidP="009F47C1">
      <w:pPr>
        <w:spacing w:after="0" w:line="240" w:lineRule="auto"/>
        <w:ind w:left="360"/>
        <w:jc w:val="both"/>
        <w:rPr>
          <w:rFonts w:cstheme="minorHAnsi"/>
          <w:sz w:val="20"/>
          <w:szCs w:val="20"/>
        </w:rPr>
      </w:pPr>
      <w:commentRangeStart w:id="177"/>
      <w:r w:rsidRPr="00341772">
        <w:rPr>
          <w:rFonts w:cstheme="minorHAnsi"/>
          <w:sz w:val="20"/>
          <w:szCs w:val="20"/>
        </w:rPr>
        <w:t xml:space="preserve">The weekly status updates described in subsections (e) above shall be delivered by the Data Engineer Lead and GenBI Lead themselves, not by a project manager or delivery lead. </w:t>
      </w:r>
      <w:commentRangeEnd w:id="177"/>
      <w:r w:rsidR="00C63435" w:rsidRPr="00341772">
        <w:rPr>
          <w:rStyle w:val="CommentReference"/>
          <w:rFonts w:cstheme="minorHAnsi"/>
          <w:sz w:val="20"/>
          <w:szCs w:val="20"/>
        </w:rPr>
        <w:commentReference w:id="177"/>
      </w:r>
      <w:r w:rsidRPr="00341772">
        <w:rPr>
          <w:rFonts w:cstheme="minorHAnsi"/>
          <w:sz w:val="20"/>
          <w:szCs w:val="20"/>
        </w:rPr>
        <w:t>The purpose is to ensure that status communication comes from the individuals with the deepest technical and domain understanding of each topic, enabling business stakeholders to receive substantive, contextual updates and make informed decisions without intermediary interpretation. These topic-level status updates are complementary to, and do not replace, the consolidated 4-Box Status Report and other governance cadences defined in Section 6, which remain the responsibility of the Partner Delivery Lead. The topic-level updates shall feed into the consolidated reporting.</w:t>
      </w:r>
    </w:p>
    <w:p w14:paraId="3867E0DF" w14:textId="77777777" w:rsidR="00341772" w:rsidRPr="00341772" w:rsidRDefault="00341772" w:rsidP="009F47C1">
      <w:pPr>
        <w:spacing w:after="0" w:line="240" w:lineRule="auto"/>
        <w:jc w:val="both"/>
        <w:rPr>
          <w:rFonts w:cstheme="minorHAnsi"/>
          <w:sz w:val="20"/>
          <w:szCs w:val="20"/>
        </w:rPr>
      </w:pPr>
    </w:p>
    <w:p w14:paraId="042A963E" w14:textId="77777777" w:rsidR="00341772" w:rsidRPr="00341772" w:rsidRDefault="00341772" w:rsidP="009F47C1">
      <w:pPr>
        <w:spacing w:after="0" w:line="240" w:lineRule="auto"/>
        <w:jc w:val="both"/>
        <w:rPr>
          <w:rFonts w:cstheme="minorHAnsi"/>
          <w:sz w:val="20"/>
          <w:szCs w:val="20"/>
        </w:rPr>
      </w:pPr>
      <w:r w:rsidRPr="00341772">
        <w:rPr>
          <w:rFonts w:cstheme="minorHAnsi"/>
          <w:sz w:val="20"/>
          <w:szCs w:val="20"/>
        </w:rPr>
        <w:t>Format and Cadence:</w:t>
      </w:r>
    </w:p>
    <w:p w14:paraId="70D28A15" w14:textId="77777777" w:rsidR="00341772" w:rsidRPr="00341772" w:rsidRDefault="00341772" w:rsidP="009F47C1">
      <w:pPr>
        <w:spacing w:after="0" w:line="240" w:lineRule="auto"/>
        <w:jc w:val="both"/>
        <w:rPr>
          <w:rFonts w:cstheme="minorHAnsi"/>
          <w:sz w:val="20"/>
          <w:szCs w:val="20"/>
        </w:rPr>
      </w:pPr>
    </w:p>
    <w:p w14:paraId="59660164" w14:textId="77777777" w:rsidR="00D00CDF" w:rsidRDefault="00341772" w:rsidP="009F47C1">
      <w:pPr>
        <w:spacing w:after="0" w:line="240" w:lineRule="auto"/>
        <w:ind w:left="360"/>
        <w:jc w:val="both"/>
        <w:rPr>
          <w:rFonts w:cstheme="minorHAnsi"/>
          <w:sz w:val="20"/>
          <w:szCs w:val="20"/>
        </w:rPr>
      </w:pPr>
      <w:r w:rsidRPr="00341772">
        <w:rPr>
          <w:rFonts w:cstheme="minorHAnsi"/>
          <w:sz w:val="20"/>
          <w:szCs w:val="20"/>
        </w:rPr>
        <w:t xml:space="preserve">The weekly topic-level status update shall follow a standardized format, covering at minimum: </w:t>
      </w:r>
    </w:p>
    <w:p w14:paraId="0C7F1499" w14:textId="77777777" w:rsidR="00D00CDF" w:rsidRDefault="00341772" w:rsidP="009F47C1">
      <w:pPr>
        <w:spacing w:after="0" w:line="240" w:lineRule="auto"/>
        <w:ind w:left="720"/>
        <w:jc w:val="both"/>
        <w:rPr>
          <w:rFonts w:cstheme="minorHAnsi"/>
          <w:sz w:val="20"/>
          <w:szCs w:val="20"/>
        </w:rPr>
      </w:pPr>
      <w:r w:rsidRPr="00341772">
        <w:rPr>
          <w:rFonts w:cstheme="minorHAnsi"/>
          <w:sz w:val="20"/>
          <w:szCs w:val="20"/>
        </w:rPr>
        <w:t xml:space="preserve">(a) work completed in the current sprint for the assigned topic; </w:t>
      </w:r>
    </w:p>
    <w:p w14:paraId="506B2B5C" w14:textId="77777777" w:rsidR="00D00CDF" w:rsidRDefault="00341772" w:rsidP="009F47C1">
      <w:pPr>
        <w:spacing w:after="0" w:line="240" w:lineRule="auto"/>
        <w:ind w:left="720"/>
        <w:jc w:val="both"/>
        <w:rPr>
          <w:rFonts w:cstheme="minorHAnsi"/>
          <w:sz w:val="20"/>
          <w:szCs w:val="20"/>
        </w:rPr>
      </w:pPr>
      <w:r w:rsidRPr="00341772">
        <w:rPr>
          <w:rFonts w:cstheme="minorHAnsi"/>
          <w:sz w:val="20"/>
          <w:szCs w:val="20"/>
        </w:rPr>
        <w:t xml:space="preserve">(b) work planned for the next sprint; </w:t>
      </w:r>
    </w:p>
    <w:p w14:paraId="4052A795" w14:textId="77777777" w:rsidR="00D00CDF" w:rsidRDefault="00341772" w:rsidP="009F47C1">
      <w:pPr>
        <w:spacing w:after="0" w:line="240" w:lineRule="auto"/>
        <w:ind w:left="720"/>
        <w:jc w:val="both"/>
        <w:rPr>
          <w:rFonts w:cstheme="minorHAnsi"/>
          <w:sz w:val="20"/>
          <w:szCs w:val="20"/>
        </w:rPr>
      </w:pPr>
      <w:r w:rsidRPr="00341772">
        <w:rPr>
          <w:rFonts w:cstheme="minorHAnsi"/>
          <w:sz w:val="20"/>
          <w:szCs w:val="20"/>
        </w:rPr>
        <w:t xml:space="preserve">(c) CDRB criteria progress (applicable sections, status per criterion); </w:t>
      </w:r>
    </w:p>
    <w:p w14:paraId="503903DC" w14:textId="77777777" w:rsidR="00D00CDF" w:rsidRDefault="00341772" w:rsidP="009F47C1">
      <w:pPr>
        <w:spacing w:after="0" w:line="240" w:lineRule="auto"/>
        <w:ind w:left="720"/>
        <w:jc w:val="both"/>
        <w:rPr>
          <w:rFonts w:cstheme="minorHAnsi"/>
          <w:sz w:val="20"/>
          <w:szCs w:val="20"/>
        </w:rPr>
      </w:pPr>
      <w:r w:rsidRPr="00341772">
        <w:rPr>
          <w:rFonts w:cstheme="minorHAnsi"/>
          <w:sz w:val="20"/>
          <w:szCs w:val="20"/>
        </w:rPr>
        <w:t xml:space="preserve">(d) data quality or reconciliation issues; </w:t>
      </w:r>
    </w:p>
    <w:p w14:paraId="1784C163" w14:textId="77777777" w:rsidR="00D00CDF" w:rsidRDefault="00341772" w:rsidP="009F47C1">
      <w:pPr>
        <w:spacing w:after="0" w:line="240" w:lineRule="auto"/>
        <w:ind w:left="720"/>
        <w:jc w:val="both"/>
        <w:rPr>
          <w:rFonts w:cstheme="minorHAnsi"/>
          <w:sz w:val="20"/>
          <w:szCs w:val="20"/>
        </w:rPr>
      </w:pPr>
      <w:r w:rsidRPr="00341772">
        <w:rPr>
          <w:rFonts w:cstheme="minorHAnsi"/>
          <w:sz w:val="20"/>
          <w:szCs w:val="20"/>
        </w:rPr>
        <w:t xml:space="preserve">(e) blockers and dependencies requiring business-side action; and </w:t>
      </w:r>
    </w:p>
    <w:p w14:paraId="23546D73" w14:textId="77777777" w:rsidR="00114882" w:rsidRDefault="00341772" w:rsidP="009F47C1">
      <w:pPr>
        <w:spacing w:after="0" w:line="240" w:lineRule="auto"/>
        <w:ind w:left="720"/>
        <w:jc w:val="both"/>
        <w:rPr>
          <w:rFonts w:cstheme="minorHAnsi"/>
          <w:sz w:val="20"/>
          <w:szCs w:val="20"/>
        </w:rPr>
      </w:pPr>
      <w:r w:rsidRPr="00341772">
        <w:rPr>
          <w:rFonts w:cstheme="minorHAnsi"/>
          <w:sz w:val="20"/>
          <w:szCs w:val="20"/>
        </w:rPr>
        <w:t xml:space="preserve">(f) a confidence assessment (on track / at risk / blocked) for the next phase gate milestone. </w:t>
      </w:r>
    </w:p>
    <w:p w14:paraId="26104D17" w14:textId="77777777" w:rsidR="00114882" w:rsidRDefault="00114882" w:rsidP="009F47C1">
      <w:pPr>
        <w:spacing w:after="0" w:line="240" w:lineRule="auto"/>
        <w:ind w:left="360"/>
        <w:jc w:val="both"/>
        <w:rPr>
          <w:rFonts w:cstheme="minorHAnsi"/>
          <w:sz w:val="20"/>
          <w:szCs w:val="20"/>
        </w:rPr>
      </w:pPr>
    </w:p>
    <w:p w14:paraId="5808455C" w14:textId="64D6F8B6" w:rsidR="00341772" w:rsidRPr="00341772" w:rsidRDefault="00341772" w:rsidP="009F47C1">
      <w:pPr>
        <w:spacing w:after="0" w:line="240" w:lineRule="auto"/>
        <w:ind w:left="360"/>
        <w:jc w:val="both"/>
        <w:rPr>
          <w:rFonts w:cstheme="minorHAnsi"/>
          <w:sz w:val="20"/>
          <w:szCs w:val="20"/>
        </w:rPr>
      </w:pPr>
      <w:r w:rsidRPr="00341772">
        <w:rPr>
          <w:rFonts w:cstheme="minorHAnsi"/>
          <w:sz w:val="20"/>
          <w:szCs w:val="20"/>
        </w:rPr>
        <w:t>The updates shall be delivered in a 15-minute virtual session per Business Process / Topic, scheduled weekly, with written notes captured in Jira for traceability.</w:t>
      </w:r>
    </w:p>
    <w:p w14:paraId="5059AC78" w14:textId="77777777" w:rsidR="00341772" w:rsidRPr="00341772" w:rsidRDefault="00341772" w:rsidP="009F47C1">
      <w:pPr>
        <w:spacing w:after="0" w:line="240" w:lineRule="auto"/>
        <w:jc w:val="both"/>
        <w:rPr>
          <w:rFonts w:cstheme="minorHAnsi"/>
          <w:sz w:val="20"/>
          <w:szCs w:val="20"/>
        </w:rPr>
      </w:pPr>
    </w:p>
    <w:p w14:paraId="1B3A4D77" w14:textId="77777777" w:rsidR="00341772" w:rsidRPr="00341772" w:rsidRDefault="00341772" w:rsidP="009F47C1">
      <w:pPr>
        <w:spacing w:after="0" w:line="240" w:lineRule="auto"/>
        <w:jc w:val="both"/>
        <w:rPr>
          <w:rFonts w:cstheme="minorHAnsi"/>
          <w:sz w:val="20"/>
          <w:szCs w:val="20"/>
        </w:rPr>
      </w:pPr>
      <w:r w:rsidRPr="00341772">
        <w:rPr>
          <w:rFonts w:cstheme="minorHAnsi"/>
          <w:sz w:val="20"/>
          <w:szCs w:val="20"/>
        </w:rPr>
        <w:t>Continuity and Knowledge Depth:</w:t>
      </w:r>
    </w:p>
    <w:p w14:paraId="26BA87DA" w14:textId="77777777" w:rsidR="00341772" w:rsidRPr="00341772" w:rsidRDefault="00341772" w:rsidP="009F47C1">
      <w:pPr>
        <w:spacing w:after="0" w:line="240" w:lineRule="auto"/>
        <w:jc w:val="both"/>
        <w:rPr>
          <w:rFonts w:cstheme="minorHAnsi"/>
          <w:sz w:val="20"/>
          <w:szCs w:val="20"/>
        </w:rPr>
      </w:pPr>
    </w:p>
    <w:p w14:paraId="0963985C" w14:textId="2542484D" w:rsidR="00D54C53" w:rsidRPr="001067F3" w:rsidRDefault="0033786E" w:rsidP="009F47C1">
      <w:pPr>
        <w:spacing w:after="0" w:line="240" w:lineRule="auto"/>
        <w:ind w:left="360"/>
        <w:jc w:val="both"/>
        <w:rPr>
          <w:rFonts w:cstheme="minorHAnsi"/>
          <w:sz w:val="20"/>
          <w:szCs w:val="20"/>
        </w:rPr>
      </w:pPr>
      <w:ins w:id="178" w:author="Tim Kemp" w:date="2026-10-23T15:16:00Z" w16du:dateUtc="2026-10-23T19:16:00Z">
        <w:r>
          <w:rPr>
            <w:rFonts w:cstheme="minorHAnsi"/>
            <w:sz w:val="20"/>
            <w:szCs w:val="20"/>
          </w:rPr>
          <w:t>Supplier shall undertake commer</w:t>
        </w:r>
      </w:ins>
      <w:ins w:id="179" w:author="Tim Kemp" w:date="2026-10-23T15:17:00Z" w16du:dateUtc="2026-10-23T19:17:00Z">
        <w:r>
          <w:rPr>
            <w:rFonts w:cstheme="minorHAnsi"/>
            <w:sz w:val="20"/>
            <w:szCs w:val="20"/>
          </w:rPr>
          <w:t>cially reasonable efforts to ensure that t</w:t>
        </w:r>
      </w:ins>
      <w:commentRangeStart w:id="180"/>
      <w:del w:id="181" w:author="Tim Kemp" w:date="2026-10-23T15:17:00Z" w16du:dateUtc="2026-10-23T19:17:00Z">
        <w:r w:rsidR="00341772" w:rsidRPr="00341772" w:rsidDel="0033786E">
          <w:rPr>
            <w:rFonts w:cstheme="minorHAnsi"/>
            <w:sz w:val="20"/>
            <w:szCs w:val="20"/>
          </w:rPr>
          <w:delText>T</w:delText>
        </w:r>
      </w:del>
      <w:r w:rsidR="00341772" w:rsidRPr="00341772">
        <w:rPr>
          <w:rFonts w:cstheme="minorHAnsi"/>
          <w:sz w:val="20"/>
          <w:szCs w:val="20"/>
        </w:rPr>
        <w:t xml:space="preserve">he Data Engineer Lead and GenBI Lead assignments </w:t>
      </w:r>
      <w:del w:id="182" w:author="Tim Kemp" w:date="2026-10-23T15:17:00Z" w16du:dateUtc="2026-10-23T19:17:00Z">
        <w:r w:rsidR="00341772" w:rsidRPr="00341772" w:rsidDel="0033786E">
          <w:rPr>
            <w:rFonts w:cstheme="minorHAnsi"/>
            <w:sz w:val="20"/>
            <w:szCs w:val="20"/>
          </w:rPr>
          <w:delText xml:space="preserve">shall </w:delText>
        </w:r>
      </w:del>
      <w:r w:rsidR="00341772" w:rsidRPr="00341772">
        <w:rPr>
          <w:rFonts w:cstheme="minorHAnsi"/>
          <w:sz w:val="20"/>
          <w:szCs w:val="20"/>
        </w:rPr>
        <w:t>remain stable for the duration of the engagement</w:t>
      </w:r>
      <w:ins w:id="183" w:author="Tim Kemp" w:date="2026-10-23T15:51:00Z" w16du:dateUtc="2026-10-23T19:51:00Z">
        <w:r w:rsidR="00067F5C">
          <w:rPr>
            <w:rFonts w:cstheme="minorHAnsi"/>
            <w:sz w:val="20"/>
            <w:szCs w:val="20"/>
          </w:rPr>
          <w:t xml:space="preserve"> </w:t>
        </w:r>
      </w:ins>
      <w:ins w:id="184" w:author="Tim Kemp" w:date="2026-10-23T15:52:00Z" w16du:dateUtc="2026-10-23T19:52:00Z">
        <w:r w:rsidR="00173E74">
          <w:rPr>
            <w:rFonts w:cstheme="minorHAnsi"/>
            <w:sz w:val="20"/>
            <w:szCs w:val="20"/>
          </w:rPr>
          <w:t>as described in</w:t>
        </w:r>
      </w:ins>
      <w:ins w:id="185" w:author="Tim Kemp" w:date="2026-10-23T15:51:00Z" w16du:dateUtc="2026-10-23T19:51:00Z">
        <w:r w:rsidR="00067F5C">
          <w:rPr>
            <w:rFonts w:cstheme="minorHAnsi"/>
            <w:sz w:val="20"/>
            <w:szCs w:val="20"/>
          </w:rPr>
          <w:t xml:space="preserve"> the</w:t>
        </w:r>
        <w:r w:rsidR="00173E74">
          <w:rPr>
            <w:rFonts w:cstheme="minorHAnsi"/>
            <w:sz w:val="20"/>
            <w:szCs w:val="20"/>
          </w:rPr>
          <w:t xml:space="preserve"> relevant Assumptions in section 7 below. </w:t>
        </w:r>
      </w:ins>
      <w:del w:id="186" w:author="Tim Kemp" w:date="2026-10-23T15:17:00Z" w16du:dateUtc="2026-10-23T19:17:00Z">
        <w:r w:rsidR="00341772" w:rsidRPr="00341772" w:rsidDel="0033786E">
          <w:rPr>
            <w:rFonts w:cstheme="minorHAnsi"/>
            <w:sz w:val="20"/>
            <w:szCs w:val="20"/>
          </w:rPr>
          <w:delText xml:space="preserve"> unless a change is mutually agreed between the parties</w:delText>
        </w:r>
      </w:del>
      <w:r w:rsidR="00341772" w:rsidRPr="00341772">
        <w:rPr>
          <w:rFonts w:cstheme="minorHAnsi"/>
          <w:sz w:val="20"/>
          <w:szCs w:val="20"/>
        </w:rPr>
        <w:t xml:space="preserve">. This continuity is essential to accumulate the domain knowledge required for effective data modeling, KPI harmonization, and GenBI tuning within each Business Process / Topic. In the event that a lead must be replaced, </w:t>
      </w:r>
      <w:del w:id="187" w:author="Tim Kemp" w:date="2026-10-23T15:17:00Z" w16du:dateUtc="2026-10-23T19:17:00Z">
        <w:r w:rsidR="00341772" w:rsidRPr="00341772" w:rsidDel="00D774C6">
          <w:rPr>
            <w:rFonts w:cstheme="minorHAnsi"/>
            <w:sz w:val="20"/>
            <w:szCs w:val="20"/>
          </w:rPr>
          <w:delText xml:space="preserve">the </w:delText>
        </w:r>
      </w:del>
      <w:r w:rsidR="00341772" w:rsidRPr="00341772">
        <w:rPr>
          <w:rFonts w:cstheme="minorHAnsi"/>
          <w:sz w:val="20"/>
          <w:szCs w:val="20"/>
        </w:rPr>
        <w:t xml:space="preserve">Supplier shall </w:t>
      </w:r>
      <w:ins w:id="188" w:author="Tim Kemp" w:date="2026-10-23T15:17:00Z" w16du:dateUtc="2026-10-23T19:17:00Z">
        <w:r w:rsidR="00D774C6">
          <w:rPr>
            <w:rFonts w:cstheme="minorHAnsi"/>
            <w:sz w:val="20"/>
            <w:szCs w:val="20"/>
          </w:rPr>
          <w:t>ensure a complete handover to a replacement at its sole cost.</w:t>
        </w:r>
      </w:ins>
      <w:del w:id="189" w:author="Tim Kemp" w:date="2026-10-23T15:18:00Z" w16du:dateUtc="2026-10-23T19:18:00Z">
        <w:r w:rsidR="00341772" w:rsidRPr="00341772" w:rsidDel="00D774C6">
          <w:rPr>
            <w:rFonts w:cstheme="minorHAnsi"/>
            <w:sz w:val="20"/>
            <w:szCs w:val="20"/>
          </w:rPr>
          <w:delText>provide a minimum two-week overlap period during which the outgoing and incoming leads work in parallel to ensure complete knowledge transfer, with the transition documented and communicated to the MONDELEZ Product Lead.</w:delText>
        </w:r>
        <w:commentRangeEnd w:id="180"/>
        <w:r w:rsidR="00173E18" w:rsidRPr="001067F3" w:rsidDel="00D774C6">
          <w:rPr>
            <w:rStyle w:val="CommentReference"/>
            <w:rFonts w:cstheme="minorHAnsi"/>
            <w:sz w:val="20"/>
            <w:szCs w:val="20"/>
          </w:rPr>
          <w:commentReference w:id="180"/>
        </w:r>
      </w:del>
    </w:p>
    <w:p w14:paraId="0FF3A9D1" w14:textId="77777777" w:rsidR="00144B34" w:rsidRPr="001067F3" w:rsidRDefault="00144B34" w:rsidP="009F47C1">
      <w:pPr>
        <w:spacing w:after="0" w:line="240" w:lineRule="auto"/>
        <w:jc w:val="both"/>
        <w:rPr>
          <w:rFonts w:cstheme="minorHAnsi"/>
          <w:sz w:val="20"/>
          <w:szCs w:val="20"/>
        </w:rPr>
      </w:pPr>
    </w:p>
    <w:p w14:paraId="38F6B37F" w14:textId="77777777" w:rsidR="00543300" w:rsidRPr="001067F3" w:rsidRDefault="00543300" w:rsidP="009F47C1">
      <w:pPr>
        <w:spacing w:after="0" w:line="240" w:lineRule="auto"/>
        <w:jc w:val="both"/>
        <w:rPr>
          <w:rFonts w:cstheme="minorHAnsi"/>
          <w:sz w:val="20"/>
          <w:szCs w:val="20"/>
        </w:rPr>
      </w:pPr>
    </w:p>
    <w:p w14:paraId="521823E1" w14:textId="47D0933E" w:rsidR="00543300" w:rsidRPr="001067F3" w:rsidRDefault="00543300" w:rsidP="009F47C1">
      <w:pPr>
        <w:spacing w:after="0" w:line="240" w:lineRule="auto"/>
        <w:jc w:val="both"/>
        <w:rPr>
          <w:rFonts w:cstheme="minorHAnsi"/>
          <w:b/>
          <w:bCs/>
          <w:sz w:val="20"/>
          <w:szCs w:val="20"/>
        </w:rPr>
      </w:pPr>
      <w:r w:rsidRPr="001067F3">
        <w:rPr>
          <w:rFonts w:cstheme="minorHAnsi"/>
          <w:b/>
          <w:bCs/>
          <w:sz w:val="20"/>
          <w:szCs w:val="20"/>
        </w:rPr>
        <w:t>4.6 Snack</w:t>
      </w:r>
      <w:r w:rsidR="003F5E4A" w:rsidRPr="001067F3">
        <w:rPr>
          <w:rFonts w:cstheme="minorHAnsi"/>
          <w:b/>
          <w:bCs/>
          <w:sz w:val="20"/>
          <w:szCs w:val="20"/>
        </w:rPr>
        <w:t>s</w:t>
      </w:r>
      <w:r w:rsidRPr="001067F3">
        <w:rPr>
          <w:rFonts w:cstheme="minorHAnsi"/>
          <w:b/>
          <w:bCs/>
          <w:sz w:val="20"/>
          <w:szCs w:val="20"/>
        </w:rPr>
        <w:t>ync Integration Assessment</w:t>
      </w:r>
    </w:p>
    <w:p w14:paraId="03256282" w14:textId="77777777" w:rsidR="00543300" w:rsidRPr="001067F3" w:rsidRDefault="00543300" w:rsidP="009F47C1">
      <w:pPr>
        <w:spacing w:after="0" w:line="240" w:lineRule="auto"/>
        <w:jc w:val="both"/>
        <w:rPr>
          <w:rFonts w:cstheme="minorHAnsi"/>
          <w:sz w:val="20"/>
          <w:szCs w:val="20"/>
        </w:rPr>
      </w:pPr>
    </w:p>
    <w:p w14:paraId="4C40BAB1" w14:textId="656B8B13" w:rsidR="00543300" w:rsidRPr="001067F3" w:rsidRDefault="00543300" w:rsidP="009F47C1">
      <w:pPr>
        <w:spacing w:after="0" w:line="240" w:lineRule="auto"/>
        <w:jc w:val="both"/>
        <w:rPr>
          <w:rFonts w:cstheme="minorHAnsi"/>
          <w:sz w:val="20"/>
          <w:szCs w:val="20"/>
        </w:rPr>
      </w:pPr>
      <w:del w:id="190" w:author="Tim Kemp" w:date="2026-10-23T15:18:00Z" w16du:dateUtc="2026-10-23T19:18:00Z">
        <w:r w:rsidRPr="001067F3" w:rsidDel="008B6CC4">
          <w:rPr>
            <w:rFonts w:cstheme="minorHAnsi"/>
            <w:sz w:val="20"/>
            <w:szCs w:val="20"/>
          </w:rPr>
          <w:delText xml:space="preserve">The </w:delText>
        </w:r>
      </w:del>
      <w:r w:rsidRPr="001067F3">
        <w:rPr>
          <w:rFonts w:cstheme="minorHAnsi"/>
          <w:sz w:val="20"/>
          <w:szCs w:val="20"/>
        </w:rPr>
        <w:t>Supplier shall conduct a technical assessment of the existing Snack</w:t>
      </w:r>
      <w:r w:rsidR="003F5E4A" w:rsidRPr="001067F3">
        <w:rPr>
          <w:rFonts w:cstheme="minorHAnsi"/>
          <w:sz w:val="20"/>
          <w:szCs w:val="20"/>
        </w:rPr>
        <w:t>s</w:t>
      </w:r>
      <w:r w:rsidRPr="001067F3">
        <w:rPr>
          <w:rFonts w:cstheme="minorHAnsi"/>
          <w:sz w:val="20"/>
          <w:szCs w:val="20"/>
        </w:rPr>
        <w:t>ync solution to evaluate its compatibility and integration feasibility with the MATRIX AI platform and its business process data. This assessment shall be structured as follows:</w:t>
      </w:r>
    </w:p>
    <w:p w14:paraId="6A46EB3F" w14:textId="77777777" w:rsidR="00543300" w:rsidRPr="001067F3" w:rsidRDefault="00543300" w:rsidP="009F47C1">
      <w:pPr>
        <w:spacing w:after="0" w:line="240" w:lineRule="auto"/>
        <w:jc w:val="both"/>
        <w:rPr>
          <w:rFonts w:cstheme="minorHAnsi"/>
          <w:sz w:val="20"/>
          <w:szCs w:val="20"/>
        </w:rPr>
      </w:pPr>
    </w:p>
    <w:p w14:paraId="3DBBC3A7" w14:textId="37AD353A" w:rsidR="00543300" w:rsidRPr="001067F3" w:rsidRDefault="00543300" w:rsidP="009F47C1">
      <w:pPr>
        <w:spacing w:after="0" w:line="240" w:lineRule="auto"/>
        <w:ind w:left="720"/>
        <w:jc w:val="both"/>
        <w:rPr>
          <w:rFonts w:cstheme="minorHAnsi"/>
          <w:sz w:val="20"/>
          <w:szCs w:val="20"/>
        </w:rPr>
      </w:pPr>
      <w:commentRangeStart w:id="191"/>
      <w:r w:rsidRPr="001067F3">
        <w:rPr>
          <w:rFonts w:cstheme="minorHAnsi"/>
          <w:b/>
          <w:bCs/>
          <w:sz w:val="20"/>
          <w:szCs w:val="20"/>
        </w:rPr>
        <w:t>(a) Technical Assessment Phase (November 2026 – January 2027</w:t>
      </w:r>
      <w:r w:rsidRPr="001067F3">
        <w:rPr>
          <w:rFonts w:cstheme="minorHAnsi"/>
          <w:sz w:val="20"/>
          <w:szCs w:val="20"/>
        </w:rPr>
        <w:t>)</w:t>
      </w:r>
      <w:commentRangeEnd w:id="191"/>
      <w:r w:rsidR="008B6CC4" w:rsidRPr="001067F3">
        <w:rPr>
          <w:rStyle w:val="CommentReference"/>
          <w:rFonts w:cstheme="minorHAnsi"/>
          <w:sz w:val="20"/>
          <w:szCs w:val="20"/>
        </w:rPr>
        <w:commentReference w:id="191"/>
      </w:r>
      <w:r w:rsidRPr="001067F3">
        <w:rPr>
          <w:rFonts w:cstheme="minorHAnsi"/>
          <w:sz w:val="20"/>
          <w:szCs w:val="20"/>
        </w:rPr>
        <w:t>: The Supplier shall perform a comprehensive technical review of the current Snack</w:t>
      </w:r>
      <w:r w:rsidR="003F5E4A" w:rsidRPr="001067F3">
        <w:rPr>
          <w:rFonts w:cstheme="minorHAnsi"/>
          <w:sz w:val="20"/>
          <w:szCs w:val="20"/>
        </w:rPr>
        <w:t>s</w:t>
      </w:r>
      <w:r w:rsidRPr="001067F3">
        <w:rPr>
          <w:rFonts w:cstheme="minorHAnsi"/>
          <w:sz w:val="20"/>
          <w:szCs w:val="20"/>
        </w:rPr>
        <w:t>ync solution, including its data architecture, data models, interfaces, and integration points. As an output of this assessment, the Supplier shall deliver a formal Technical Requirements Document specifying the conditions, dependencies, and technical requirements necessary to integrate the Snack</w:t>
      </w:r>
      <w:r w:rsidR="003F5E4A" w:rsidRPr="001067F3">
        <w:rPr>
          <w:rFonts w:cstheme="minorHAnsi"/>
          <w:sz w:val="20"/>
          <w:szCs w:val="20"/>
        </w:rPr>
        <w:t>s</w:t>
      </w:r>
      <w:r w:rsidRPr="001067F3">
        <w:rPr>
          <w:rFonts w:cstheme="minorHAnsi"/>
          <w:sz w:val="20"/>
          <w:szCs w:val="20"/>
        </w:rPr>
        <w:t>ync solution with MATRIX AI business processes data.</w:t>
      </w:r>
    </w:p>
    <w:p w14:paraId="674DA97E" w14:textId="77777777" w:rsidR="00543300" w:rsidRPr="001067F3" w:rsidRDefault="00543300" w:rsidP="009F47C1">
      <w:pPr>
        <w:spacing w:after="0" w:line="240" w:lineRule="auto"/>
        <w:ind w:left="720"/>
        <w:jc w:val="both"/>
        <w:rPr>
          <w:rFonts w:cstheme="minorHAnsi"/>
          <w:sz w:val="20"/>
          <w:szCs w:val="20"/>
        </w:rPr>
      </w:pPr>
    </w:p>
    <w:p w14:paraId="296C4016" w14:textId="77777777" w:rsidR="00543300" w:rsidRPr="001067F3" w:rsidRDefault="00543300" w:rsidP="009F47C1">
      <w:pPr>
        <w:spacing w:after="0" w:line="240" w:lineRule="auto"/>
        <w:ind w:left="720"/>
        <w:jc w:val="both"/>
        <w:rPr>
          <w:rFonts w:cstheme="minorHAnsi"/>
          <w:sz w:val="20"/>
          <w:szCs w:val="20"/>
        </w:rPr>
      </w:pPr>
      <w:r w:rsidRPr="001067F3">
        <w:rPr>
          <w:rFonts w:cstheme="minorHAnsi"/>
          <w:b/>
          <w:bCs/>
          <w:sz w:val="20"/>
          <w:szCs w:val="20"/>
        </w:rPr>
        <w:t>(b) Technical Recommendations (by January 2027</w:t>
      </w:r>
      <w:r w:rsidRPr="001067F3">
        <w:rPr>
          <w:rFonts w:cstheme="minorHAnsi"/>
          <w:sz w:val="20"/>
          <w:szCs w:val="20"/>
        </w:rPr>
        <w:t>): In the event that the technical assessment identifies impediments to integration, the Supplier shall provide detailed technical recommendations outlining the specific changes, remediations, or adaptations required to enable integration. These recommendations shall be delivered no later than January 2027.</w:t>
      </w:r>
    </w:p>
    <w:p w14:paraId="757DAA9C" w14:textId="4BF2A2D9" w:rsidR="00777AE4" w:rsidRDefault="00777AE4" w:rsidP="009F47C1">
      <w:pPr>
        <w:spacing w:after="0" w:line="240" w:lineRule="auto"/>
        <w:ind w:left="720"/>
        <w:jc w:val="both"/>
        <w:rPr>
          <w:rFonts w:cstheme="minorHAnsi"/>
          <w:sz w:val="20"/>
          <w:szCs w:val="20"/>
        </w:rPr>
      </w:pPr>
    </w:p>
    <w:p w14:paraId="156BC6DA" w14:textId="1AFCF632" w:rsidR="009B114E" w:rsidRPr="001067F3" w:rsidRDefault="009B114E" w:rsidP="009F47C1">
      <w:pPr>
        <w:spacing w:after="0" w:line="240" w:lineRule="auto"/>
        <w:ind w:left="720"/>
        <w:jc w:val="both"/>
        <w:rPr>
          <w:rFonts w:cstheme="minorHAnsi"/>
          <w:sz w:val="20"/>
          <w:szCs w:val="20"/>
        </w:rPr>
      </w:pPr>
      <w:r w:rsidRPr="001067F3">
        <w:rPr>
          <w:rFonts w:cstheme="minorHAnsi"/>
          <w:b/>
          <w:bCs/>
          <w:sz w:val="20"/>
          <w:szCs w:val="20"/>
        </w:rPr>
        <w:t>(c) Integration Feasibility Gate (April 2027)</w:t>
      </w:r>
      <w:r w:rsidRPr="001067F3">
        <w:rPr>
          <w:rFonts w:cstheme="minorHAnsi"/>
          <w:sz w:val="20"/>
          <w:szCs w:val="20"/>
        </w:rPr>
        <w:t>: If the technical issues identified in subsection (b) above are resolved and validated by April 2027, the Snacksync integration shall continue as part of the MATRIX AI program scope, and the Supplier shall incorporate the integration work into the subsequent delivery phases. If the identified technical issues are not resolved by April 2027, the Snacksync integration shall be deemed out of scope for this SOW. In such case, the Supplier shall nonetheless ensure that the MATRIX AI platform architecture and configuration layer remain ready for future Snacksync integration, meaning the necessary configuration setup, data model placeholders, and integration touchpoints shall be built and maintained within the platform so that Snacksync can be onboarded through configuration-only changes, without requiring re-architecture or code modifications, once the technical prerequisites are met. Any further development, testing, or deployment work related to the actual Snacksync integration beyond this configuration readiness shall require a separate Change Order executed by both parties.</w:t>
      </w:r>
    </w:p>
    <w:p w14:paraId="455F1BD4" w14:textId="77777777" w:rsidR="00543300" w:rsidRPr="001067F3" w:rsidRDefault="00543300" w:rsidP="009F47C1">
      <w:pPr>
        <w:spacing w:after="0" w:line="240" w:lineRule="auto"/>
        <w:ind w:left="720"/>
        <w:jc w:val="both"/>
        <w:rPr>
          <w:rFonts w:cstheme="minorHAnsi"/>
          <w:sz w:val="20"/>
          <w:szCs w:val="20"/>
        </w:rPr>
      </w:pPr>
    </w:p>
    <w:p w14:paraId="1ACCE792" w14:textId="36E41BA3" w:rsidR="00543300" w:rsidRPr="001067F3" w:rsidRDefault="00543300" w:rsidP="009F47C1">
      <w:pPr>
        <w:spacing w:after="0" w:line="240" w:lineRule="auto"/>
        <w:ind w:left="720"/>
        <w:jc w:val="both"/>
        <w:rPr>
          <w:rFonts w:cstheme="minorHAnsi"/>
          <w:sz w:val="20"/>
          <w:szCs w:val="20"/>
        </w:rPr>
      </w:pPr>
      <w:r w:rsidRPr="001067F3">
        <w:rPr>
          <w:rFonts w:cstheme="minorHAnsi"/>
          <w:b/>
          <w:bCs/>
          <w:sz w:val="20"/>
          <w:szCs w:val="20"/>
        </w:rPr>
        <w:t>(d) Clarifications</w:t>
      </w:r>
      <w:r w:rsidRPr="001067F3">
        <w:rPr>
          <w:rFonts w:cstheme="minorHAnsi"/>
          <w:sz w:val="20"/>
          <w:szCs w:val="20"/>
        </w:rPr>
        <w:t>: The Snack</w:t>
      </w:r>
      <w:r w:rsidR="00F72D12" w:rsidRPr="001067F3">
        <w:rPr>
          <w:rFonts w:cstheme="minorHAnsi"/>
          <w:sz w:val="20"/>
          <w:szCs w:val="20"/>
        </w:rPr>
        <w:t>s</w:t>
      </w:r>
      <w:r w:rsidRPr="001067F3">
        <w:rPr>
          <w:rFonts w:cstheme="minorHAnsi"/>
          <w:sz w:val="20"/>
          <w:szCs w:val="20"/>
        </w:rPr>
        <w:t>ync assessment and integration activities described in this subsection are limited to technical evaluation and requirements definition. Any development, remediation, or re-engineering work required on the Snack</w:t>
      </w:r>
      <w:r w:rsidR="00F72D12" w:rsidRPr="001067F3">
        <w:rPr>
          <w:rFonts w:cstheme="minorHAnsi"/>
          <w:sz w:val="20"/>
          <w:szCs w:val="20"/>
        </w:rPr>
        <w:t>s</w:t>
      </w:r>
      <w:r w:rsidRPr="001067F3">
        <w:rPr>
          <w:rFonts w:cstheme="minorHAnsi"/>
          <w:sz w:val="20"/>
          <w:szCs w:val="20"/>
        </w:rPr>
        <w:t>ync solution itself to meet the integration requirements shall be the responsibility of the Buyer or the Snack</w:t>
      </w:r>
      <w:r w:rsidR="00F72D12" w:rsidRPr="001067F3">
        <w:rPr>
          <w:rFonts w:cstheme="minorHAnsi"/>
          <w:sz w:val="20"/>
          <w:szCs w:val="20"/>
        </w:rPr>
        <w:t>s</w:t>
      </w:r>
      <w:r w:rsidRPr="001067F3">
        <w:rPr>
          <w:rFonts w:cstheme="minorHAnsi"/>
          <w:sz w:val="20"/>
          <w:szCs w:val="20"/>
        </w:rPr>
        <w:t>ync solution owner, unless otherwise agreed through a Change Order.</w:t>
      </w:r>
    </w:p>
    <w:p w14:paraId="46679658" w14:textId="77777777" w:rsidR="00543300" w:rsidRDefault="00543300" w:rsidP="009F47C1">
      <w:pPr>
        <w:spacing w:after="0" w:line="240" w:lineRule="auto"/>
        <w:jc w:val="both"/>
        <w:rPr>
          <w:rFonts w:cstheme="minorHAnsi"/>
          <w:sz w:val="20"/>
          <w:szCs w:val="20"/>
        </w:rPr>
      </w:pPr>
    </w:p>
    <w:p w14:paraId="64F62F0A" w14:textId="77777777" w:rsidR="00F54798" w:rsidRDefault="00F54798" w:rsidP="009F47C1">
      <w:pPr>
        <w:spacing w:after="0" w:line="240" w:lineRule="auto"/>
        <w:jc w:val="both"/>
        <w:rPr>
          <w:rFonts w:cstheme="minorHAnsi"/>
          <w:sz w:val="20"/>
          <w:szCs w:val="20"/>
        </w:rPr>
      </w:pPr>
    </w:p>
    <w:p w14:paraId="57569152" w14:textId="77777777" w:rsidR="00F54798" w:rsidRPr="00F54798" w:rsidRDefault="00F54798" w:rsidP="009F47C1">
      <w:pPr>
        <w:spacing w:after="0" w:line="240" w:lineRule="auto"/>
        <w:jc w:val="both"/>
        <w:rPr>
          <w:rFonts w:cstheme="minorHAnsi"/>
          <w:b/>
          <w:bCs/>
          <w:sz w:val="20"/>
          <w:szCs w:val="20"/>
        </w:rPr>
      </w:pPr>
      <w:commentRangeStart w:id="192"/>
      <w:r w:rsidRPr="00F54798">
        <w:rPr>
          <w:rFonts w:cstheme="minorHAnsi"/>
          <w:b/>
          <w:bCs/>
          <w:sz w:val="20"/>
          <w:szCs w:val="20"/>
        </w:rPr>
        <w:t>4.7 Temporary Genie Enablement for Latin America Markets</w:t>
      </w:r>
      <w:commentRangeEnd w:id="192"/>
      <w:r w:rsidR="009E0F91" w:rsidRPr="00F54798">
        <w:rPr>
          <w:rStyle w:val="CommentReference"/>
          <w:rFonts w:cstheme="minorHAnsi"/>
          <w:b/>
          <w:bCs/>
          <w:sz w:val="20"/>
          <w:szCs w:val="20"/>
        </w:rPr>
        <w:commentReference w:id="192"/>
      </w:r>
    </w:p>
    <w:p w14:paraId="2F11ECA7" w14:textId="77777777" w:rsidR="00F54798" w:rsidRPr="00F54798" w:rsidRDefault="00F54798" w:rsidP="009F47C1">
      <w:pPr>
        <w:spacing w:after="0" w:line="240" w:lineRule="auto"/>
        <w:jc w:val="both"/>
        <w:rPr>
          <w:rFonts w:cstheme="minorHAnsi"/>
          <w:sz w:val="20"/>
          <w:szCs w:val="20"/>
        </w:rPr>
      </w:pPr>
    </w:p>
    <w:p w14:paraId="5DB091CA" w14:textId="77777777" w:rsidR="00F54798" w:rsidRPr="00F54798" w:rsidRDefault="00F54798" w:rsidP="009F47C1">
      <w:pPr>
        <w:spacing w:after="0" w:line="240" w:lineRule="auto"/>
        <w:jc w:val="both"/>
        <w:rPr>
          <w:rFonts w:cstheme="minorHAnsi"/>
          <w:sz w:val="20"/>
          <w:szCs w:val="20"/>
        </w:rPr>
      </w:pPr>
      <w:r w:rsidRPr="00F54798">
        <w:rPr>
          <w:rFonts w:cstheme="minorHAnsi"/>
          <w:sz w:val="20"/>
          <w:szCs w:val="20"/>
        </w:rPr>
        <w:t>In parallel with the MATRIX AI build phases, the Supplier shall provision and enable temporary Genie Agents for the following Business Units: Mexico (including Mexico DSD), Wacam, Brazil, and Southern Cone. The purpose of this workstream is to provide Business People with early access to Generative BI capabilities, materializing the future-state experience and demonstrating the value of simplification, optimization, and governed business context as GenBI knowledge assets.</w:t>
      </w:r>
    </w:p>
    <w:p w14:paraId="59D5EB64" w14:textId="77777777" w:rsidR="00F54798" w:rsidRPr="00F54798" w:rsidRDefault="00F54798" w:rsidP="009F47C1">
      <w:pPr>
        <w:spacing w:after="0" w:line="240" w:lineRule="auto"/>
        <w:jc w:val="both"/>
        <w:rPr>
          <w:rFonts w:cstheme="minorHAnsi"/>
          <w:sz w:val="20"/>
          <w:szCs w:val="20"/>
        </w:rPr>
      </w:pPr>
    </w:p>
    <w:p w14:paraId="7EB44293" w14:textId="77777777" w:rsidR="00F54798" w:rsidRPr="00F54798" w:rsidRDefault="00F54798" w:rsidP="009F47C1">
      <w:pPr>
        <w:spacing w:after="0" w:line="240" w:lineRule="auto"/>
        <w:jc w:val="both"/>
        <w:rPr>
          <w:rFonts w:cstheme="minorHAnsi"/>
          <w:sz w:val="20"/>
          <w:szCs w:val="20"/>
        </w:rPr>
      </w:pPr>
      <w:r w:rsidRPr="00F54798">
        <w:rPr>
          <w:rFonts w:cstheme="minorHAnsi"/>
          <w:sz w:val="20"/>
          <w:szCs w:val="20"/>
        </w:rPr>
        <w:t>Scope and Approach:</w:t>
      </w:r>
    </w:p>
    <w:p w14:paraId="79E41523" w14:textId="77777777" w:rsidR="00F54798" w:rsidRPr="00F54798" w:rsidRDefault="00F54798" w:rsidP="009F47C1">
      <w:pPr>
        <w:spacing w:after="0" w:line="240" w:lineRule="auto"/>
        <w:ind w:left="720"/>
        <w:jc w:val="both"/>
        <w:rPr>
          <w:rFonts w:cstheme="minorHAnsi"/>
          <w:sz w:val="20"/>
          <w:szCs w:val="20"/>
        </w:rPr>
      </w:pPr>
      <w:r w:rsidRPr="00F903BD">
        <w:rPr>
          <w:rFonts w:cstheme="minorHAnsi"/>
          <w:b/>
          <w:bCs/>
          <w:sz w:val="20"/>
          <w:szCs w:val="20"/>
        </w:rPr>
        <w:t>(a) This workstream is limited to replicating existing data flows from the GCP Product Zone that currently feed the Power BI semantic layer</w:t>
      </w:r>
      <w:r w:rsidRPr="00F54798">
        <w:rPr>
          <w:rFonts w:cstheme="minorHAnsi"/>
          <w:sz w:val="20"/>
          <w:szCs w:val="20"/>
        </w:rPr>
        <w:t>. No new data engineering, transformation logic, or source onboarding is required. The Supplier shall copy the same datasets already available in the GCP Product Zone and surface them through Databricks.</w:t>
      </w:r>
    </w:p>
    <w:p w14:paraId="3E0BD19B" w14:textId="77777777" w:rsidR="00F54798" w:rsidRPr="00F54798" w:rsidRDefault="00F54798" w:rsidP="009F47C1">
      <w:pPr>
        <w:spacing w:after="0" w:line="240" w:lineRule="auto"/>
        <w:ind w:left="720"/>
        <w:jc w:val="both"/>
        <w:rPr>
          <w:rFonts w:cstheme="minorHAnsi"/>
          <w:sz w:val="20"/>
          <w:szCs w:val="20"/>
        </w:rPr>
      </w:pPr>
    </w:p>
    <w:p w14:paraId="667504BE" w14:textId="77777777" w:rsidR="00F54798" w:rsidRPr="00F54798" w:rsidRDefault="00F54798" w:rsidP="009F47C1">
      <w:pPr>
        <w:spacing w:after="0" w:line="240" w:lineRule="auto"/>
        <w:ind w:left="720"/>
        <w:jc w:val="both"/>
        <w:rPr>
          <w:rFonts w:cstheme="minorHAnsi"/>
          <w:sz w:val="20"/>
          <w:szCs w:val="20"/>
        </w:rPr>
      </w:pPr>
      <w:r w:rsidRPr="00F903BD">
        <w:rPr>
          <w:rFonts w:cstheme="minorHAnsi"/>
          <w:b/>
          <w:bCs/>
          <w:sz w:val="20"/>
          <w:szCs w:val="20"/>
        </w:rPr>
        <w:t>(b) For each Business Unit in scope (Mexico, Mexico DSD, Wacam, Brazil, and Southern Cone),</w:t>
      </w:r>
      <w:r w:rsidRPr="00F54798">
        <w:rPr>
          <w:rFonts w:cstheme="minorHAnsi"/>
          <w:sz w:val="20"/>
          <w:szCs w:val="20"/>
        </w:rPr>
        <w:t xml:space="preserve"> the Supplier shall enable metric views in Databricks Unity Catalog based on the replicated data, following the same foundational principles and patterns established during the Genie pilot.</w:t>
      </w:r>
    </w:p>
    <w:p w14:paraId="3243DA45" w14:textId="77777777" w:rsidR="00F54798" w:rsidRPr="00F54798" w:rsidRDefault="00F54798" w:rsidP="009F47C1">
      <w:pPr>
        <w:spacing w:after="0" w:line="240" w:lineRule="auto"/>
        <w:ind w:left="720"/>
        <w:jc w:val="both"/>
        <w:rPr>
          <w:rFonts w:cstheme="minorHAnsi"/>
          <w:sz w:val="20"/>
          <w:szCs w:val="20"/>
        </w:rPr>
      </w:pPr>
    </w:p>
    <w:p w14:paraId="70195C76" w14:textId="77777777" w:rsidR="00F54798" w:rsidRPr="00F54798" w:rsidRDefault="00F54798" w:rsidP="009F47C1">
      <w:pPr>
        <w:spacing w:after="0" w:line="240" w:lineRule="auto"/>
        <w:ind w:left="720"/>
        <w:jc w:val="both"/>
        <w:rPr>
          <w:rFonts w:cstheme="minorHAnsi"/>
          <w:sz w:val="20"/>
          <w:szCs w:val="20"/>
        </w:rPr>
      </w:pPr>
      <w:r w:rsidRPr="00F903BD">
        <w:rPr>
          <w:rFonts w:cstheme="minorHAnsi"/>
          <w:b/>
          <w:bCs/>
          <w:sz w:val="20"/>
          <w:szCs w:val="20"/>
        </w:rPr>
        <w:t>(c) The Supplier shall configure and deploy AI/BI Dashboards and Genie Agents for each Business Unit</w:t>
      </w:r>
      <w:r w:rsidRPr="00F54798">
        <w:rPr>
          <w:rFonts w:cstheme="minorHAnsi"/>
          <w:sz w:val="20"/>
          <w:szCs w:val="20"/>
        </w:rPr>
        <w:t>, providing persona-appropriate natural-language querying and data exploration capabilities aligned with the data available from the GCP Product Zone.</w:t>
      </w:r>
    </w:p>
    <w:p w14:paraId="17FCFB14" w14:textId="77777777" w:rsidR="00F54798" w:rsidRPr="00F54798" w:rsidRDefault="00F54798" w:rsidP="009F47C1">
      <w:pPr>
        <w:spacing w:after="0" w:line="240" w:lineRule="auto"/>
        <w:ind w:left="720"/>
        <w:jc w:val="both"/>
        <w:rPr>
          <w:rFonts w:cstheme="minorHAnsi"/>
          <w:sz w:val="20"/>
          <w:szCs w:val="20"/>
        </w:rPr>
      </w:pPr>
    </w:p>
    <w:p w14:paraId="4D4BF8E5" w14:textId="77777777" w:rsidR="00B97ECD" w:rsidRDefault="00F54798" w:rsidP="009F47C1">
      <w:pPr>
        <w:spacing w:after="0" w:line="240" w:lineRule="auto"/>
        <w:ind w:left="720"/>
        <w:jc w:val="both"/>
        <w:rPr>
          <w:rFonts w:cstheme="minorHAnsi"/>
          <w:sz w:val="20"/>
          <w:szCs w:val="20"/>
        </w:rPr>
      </w:pPr>
      <w:r w:rsidRPr="00B97ECD">
        <w:rPr>
          <w:rFonts w:cstheme="minorHAnsi"/>
          <w:b/>
          <w:bCs/>
          <w:sz w:val="20"/>
          <w:szCs w:val="20"/>
        </w:rPr>
        <w:t>(d) The temporary Genie Agents shall serve as transitional tools designed to</w:t>
      </w:r>
      <w:r w:rsidRPr="00F54798">
        <w:rPr>
          <w:rFonts w:cstheme="minorHAnsi"/>
          <w:sz w:val="20"/>
          <w:szCs w:val="20"/>
        </w:rPr>
        <w:t xml:space="preserve">: </w:t>
      </w:r>
    </w:p>
    <w:p w14:paraId="48FA4AF8" w14:textId="77777777" w:rsidR="00B97ECD" w:rsidRDefault="00F54798" w:rsidP="009F47C1">
      <w:pPr>
        <w:spacing w:after="0" w:line="240" w:lineRule="auto"/>
        <w:ind w:left="1440"/>
        <w:jc w:val="both"/>
        <w:rPr>
          <w:rFonts w:cstheme="minorHAnsi"/>
          <w:sz w:val="20"/>
          <w:szCs w:val="20"/>
        </w:rPr>
      </w:pPr>
      <w:r w:rsidRPr="00F54798">
        <w:rPr>
          <w:rFonts w:cstheme="minorHAnsi"/>
          <w:sz w:val="20"/>
          <w:szCs w:val="20"/>
        </w:rPr>
        <w:t xml:space="preserve">(i) deliver immediate analytical insights to Business People across the four Latin American markets while the full MATRIX AI platform is under development; </w:t>
      </w:r>
    </w:p>
    <w:p w14:paraId="32A66280" w14:textId="77777777" w:rsidR="00B97ECD" w:rsidRDefault="00F54798" w:rsidP="009F47C1">
      <w:pPr>
        <w:spacing w:after="0" w:line="240" w:lineRule="auto"/>
        <w:ind w:left="1440"/>
        <w:jc w:val="both"/>
        <w:rPr>
          <w:rFonts w:cstheme="minorHAnsi"/>
          <w:sz w:val="20"/>
          <w:szCs w:val="20"/>
        </w:rPr>
      </w:pPr>
      <w:r w:rsidRPr="00F54798">
        <w:rPr>
          <w:rFonts w:cstheme="minorHAnsi"/>
          <w:sz w:val="20"/>
          <w:szCs w:val="20"/>
        </w:rPr>
        <w:t xml:space="preserve">(ii) demonstrate the future-state GenBI experience, building organizational familiarity and adoption readiness; </w:t>
      </w:r>
    </w:p>
    <w:p w14:paraId="6CBF19BF" w14:textId="77777777" w:rsidR="00B97ECD" w:rsidRDefault="00F54798" w:rsidP="009F47C1">
      <w:pPr>
        <w:spacing w:after="0" w:line="240" w:lineRule="auto"/>
        <w:ind w:left="1440"/>
        <w:jc w:val="both"/>
        <w:rPr>
          <w:rFonts w:cstheme="minorHAnsi"/>
          <w:sz w:val="20"/>
          <w:szCs w:val="20"/>
        </w:rPr>
      </w:pPr>
      <w:r w:rsidRPr="00F54798">
        <w:rPr>
          <w:rFonts w:cstheme="minorHAnsi"/>
          <w:sz w:val="20"/>
          <w:szCs w:val="20"/>
        </w:rPr>
        <w:t xml:space="preserve">(iii) validate and refine business context, KPI interpretations, and natural-language interaction patterns that will inform the definitive Genie Agent design under Block 8 of the 8-block architecture; and </w:t>
      </w:r>
    </w:p>
    <w:p w14:paraId="5F38EA6E" w14:textId="341D8D36" w:rsidR="00F54798" w:rsidRPr="00F54798" w:rsidRDefault="00F54798" w:rsidP="009F47C1">
      <w:pPr>
        <w:spacing w:after="0" w:line="240" w:lineRule="auto"/>
        <w:ind w:left="1440"/>
        <w:jc w:val="both"/>
        <w:rPr>
          <w:rFonts w:cstheme="minorHAnsi"/>
          <w:sz w:val="20"/>
          <w:szCs w:val="20"/>
        </w:rPr>
      </w:pPr>
      <w:r w:rsidRPr="00F54798">
        <w:rPr>
          <w:rFonts w:cstheme="minorHAnsi"/>
          <w:sz w:val="20"/>
          <w:szCs w:val="20"/>
        </w:rPr>
        <w:t>(iv) reinforce the strategic value of governed knowledge assets, including KPI definitions, business glossaries, and semantic context, as foundational inputs for Generative BI accuracy and trustworthiness.</w:t>
      </w:r>
    </w:p>
    <w:p w14:paraId="11CBC384" w14:textId="77777777" w:rsidR="00672CD1" w:rsidRPr="00F54798" w:rsidRDefault="00672CD1" w:rsidP="009F47C1">
      <w:pPr>
        <w:spacing w:after="0" w:line="240" w:lineRule="auto"/>
        <w:jc w:val="both"/>
        <w:rPr>
          <w:rFonts w:cstheme="minorHAnsi"/>
          <w:sz w:val="20"/>
          <w:szCs w:val="20"/>
        </w:rPr>
      </w:pPr>
    </w:p>
    <w:p w14:paraId="32D10C5F" w14:textId="77777777" w:rsidR="00F54798" w:rsidRPr="00F54798" w:rsidRDefault="00F54798" w:rsidP="009F47C1">
      <w:pPr>
        <w:spacing w:after="0" w:line="240" w:lineRule="auto"/>
        <w:jc w:val="both"/>
        <w:rPr>
          <w:rFonts w:cstheme="minorHAnsi"/>
          <w:sz w:val="20"/>
          <w:szCs w:val="20"/>
        </w:rPr>
      </w:pPr>
      <w:r w:rsidRPr="00F54798">
        <w:rPr>
          <w:rFonts w:cstheme="minorHAnsi"/>
          <w:sz w:val="20"/>
          <w:szCs w:val="20"/>
        </w:rPr>
        <w:t>Data Readiness Dependency:</w:t>
      </w:r>
    </w:p>
    <w:p w14:paraId="2839A39F" w14:textId="77777777" w:rsidR="00F54798" w:rsidRPr="00F54798" w:rsidRDefault="00F54798" w:rsidP="009F47C1">
      <w:pPr>
        <w:spacing w:after="0" w:line="240" w:lineRule="auto"/>
        <w:ind w:left="720"/>
        <w:jc w:val="both"/>
        <w:rPr>
          <w:rFonts w:cstheme="minorHAnsi"/>
          <w:sz w:val="20"/>
          <w:szCs w:val="20"/>
        </w:rPr>
      </w:pPr>
      <w:r w:rsidRPr="00672CD1">
        <w:rPr>
          <w:rFonts w:cstheme="minorHAnsi"/>
          <w:b/>
          <w:bCs/>
          <w:sz w:val="20"/>
          <w:szCs w:val="20"/>
        </w:rPr>
        <w:t>(e) The enablement of temporary Genie Agents for each Business Unit is contingent upon the readiness and availability</w:t>
      </w:r>
      <w:r w:rsidRPr="00F54798">
        <w:rPr>
          <w:rFonts w:cstheme="minorHAnsi"/>
          <w:sz w:val="20"/>
          <w:szCs w:val="20"/>
        </w:rPr>
        <w:t xml:space="preserve"> of the corresponding data in the GCP Product Zone. The Supplier shall assess data readiness per market and Business Unit prior to provisioning. Where data is not yet available or is incomplete in GCP, the Supplier shall document the gap and defer enablement for the affected scope until the data becomes available. No additional data engineering or source remediation activities are included within this workstream.</w:t>
      </w:r>
    </w:p>
    <w:p w14:paraId="4646CB0D" w14:textId="77777777" w:rsidR="00F54798" w:rsidRDefault="00F54798" w:rsidP="009F47C1">
      <w:pPr>
        <w:spacing w:after="0" w:line="240" w:lineRule="auto"/>
        <w:jc w:val="both"/>
        <w:rPr>
          <w:rFonts w:cstheme="minorHAnsi"/>
          <w:sz w:val="20"/>
          <w:szCs w:val="20"/>
        </w:rPr>
      </w:pPr>
    </w:p>
    <w:p w14:paraId="2F413F10" w14:textId="77777777" w:rsidR="00672CD1" w:rsidRPr="00F54798" w:rsidRDefault="00672CD1" w:rsidP="009F47C1">
      <w:pPr>
        <w:spacing w:after="0" w:line="240" w:lineRule="auto"/>
        <w:jc w:val="both"/>
        <w:rPr>
          <w:rFonts w:cstheme="minorHAnsi"/>
          <w:sz w:val="20"/>
          <w:szCs w:val="20"/>
        </w:rPr>
      </w:pPr>
    </w:p>
    <w:p w14:paraId="24E885B8" w14:textId="77777777" w:rsidR="00F54798" w:rsidRPr="00F54798" w:rsidRDefault="00F54798" w:rsidP="009F47C1">
      <w:pPr>
        <w:spacing w:after="0" w:line="240" w:lineRule="auto"/>
        <w:jc w:val="both"/>
        <w:rPr>
          <w:rFonts w:cstheme="minorHAnsi"/>
          <w:sz w:val="20"/>
          <w:szCs w:val="20"/>
        </w:rPr>
      </w:pPr>
      <w:r w:rsidRPr="00F54798">
        <w:rPr>
          <w:rFonts w:cstheme="minorHAnsi"/>
          <w:sz w:val="20"/>
          <w:szCs w:val="20"/>
        </w:rPr>
        <w:t>Temporary Nature and Transition:</w:t>
      </w:r>
    </w:p>
    <w:p w14:paraId="566F2D77" w14:textId="77777777" w:rsidR="00F54798" w:rsidRPr="00F54798" w:rsidRDefault="00F54798" w:rsidP="009F47C1">
      <w:pPr>
        <w:spacing w:after="0" w:line="240" w:lineRule="auto"/>
        <w:ind w:left="720"/>
        <w:jc w:val="both"/>
        <w:rPr>
          <w:rFonts w:cstheme="minorHAnsi"/>
          <w:sz w:val="20"/>
          <w:szCs w:val="20"/>
        </w:rPr>
      </w:pPr>
      <w:r w:rsidRPr="00E16F76">
        <w:rPr>
          <w:rFonts w:cstheme="minorHAnsi"/>
          <w:b/>
          <w:bCs/>
          <w:sz w:val="20"/>
          <w:szCs w:val="20"/>
        </w:rPr>
        <w:t>(f) The temporary Genie Agents and associated AI/BI Dashboards</w:t>
      </w:r>
      <w:r w:rsidRPr="00F54798">
        <w:rPr>
          <w:rFonts w:cstheme="minorHAnsi"/>
          <w:sz w:val="20"/>
          <w:szCs w:val="20"/>
        </w:rPr>
        <w:t xml:space="preserve"> provisioned under this subsection are interim solutions. Upon successful deployment of the definitive MATRIX AI consumption layer (Block 8), the temporary agents shall be decommissioned and replaced by the production Genie Agents, Knowledge Assistants, and AI/BI Dashboards built on the full 8-block pipeline architecture. The Supplier shall plan and execute the transition from temporary to definitive agents as part of the Phase 5 Go-Live activities.</w:t>
      </w:r>
    </w:p>
    <w:p w14:paraId="0230059A" w14:textId="77777777" w:rsidR="00F54798" w:rsidRDefault="00F54798" w:rsidP="009F47C1">
      <w:pPr>
        <w:spacing w:after="0" w:line="240" w:lineRule="auto"/>
        <w:jc w:val="both"/>
        <w:rPr>
          <w:rFonts w:cstheme="minorHAnsi"/>
          <w:sz w:val="20"/>
          <w:szCs w:val="20"/>
        </w:rPr>
      </w:pPr>
    </w:p>
    <w:p w14:paraId="0753907C" w14:textId="77777777" w:rsidR="00F54798" w:rsidRPr="00F54798" w:rsidRDefault="00F54798" w:rsidP="009F47C1">
      <w:pPr>
        <w:spacing w:after="0" w:line="240" w:lineRule="auto"/>
        <w:ind w:left="720"/>
        <w:jc w:val="both"/>
        <w:rPr>
          <w:rFonts w:cstheme="minorHAnsi"/>
          <w:sz w:val="20"/>
          <w:szCs w:val="20"/>
        </w:rPr>
      </w:pPr>
      <w:r w:rsidRPr="00E16F76">
        <w:rPr>
          <w:rFonts w:cstheme="minorHAnsi"/>
          <w:b/>
          <w:bCs/>
          <w:sz w:val="20"/>
          <w:szCs w:val="20"/>
        </w:rPr>
        <w:t>(g) Business context, knowledge assets, prompt patterns, and user feedback captured during the operation</w:t>
      </w:r>
      <w:r w:rsidRPr="00F54798">
        <w:rPr>
          <w:rFonts w:cstheme="minorHAnsi"/>
          <w:sz w:val="20"/>
          <w:szCs w:val="20"/>
        </w:rPr>
        <w:t xml:space="preserve"> of the temporary Genie Agents shall be documented and transferred as inputs to the definitive Block 8 consumption layer design, ensuring continuity of organizational learning and minimizing rework.</w:t>
      </w:r>
    </w:p>
    <w:p w14:paraId="2BDA869E" w14:textId="77777777" w:rsidR="00F54798" w:rsidRDefault="00F54798" w:rsidP="009F47C1">
      <w:pPr>
        <w:spacing w:after="0" w:line="240" w:lineRule="auto"/>
        <w:jc w:val="both"/>
        <w:rPr>
          <w:rFonts w:cstheme="minorHAnsi"/>
          <w:sz w:val="20"/>
          <w:szCs w:val="20"/>
        </w:rPr>
      </w:pPr>
    </w:p>
    <w:p w14:paraId="796B3440" w14:textId="77777777" w:rsidR="00F54798" w:rsidRPr="00F54798" w:rsidRDefault="00F54798" w:rsidP="009F47C1">
      <w:pPr>
        <w:spacing w:after="0" w:line="240" w:lineRule="auto"/>
        <w:jc w:val="both"/>
        <w:rPr>
          <w:rFonts w:cstheme="minorHAnsi"/>
          <w:sz w:val="20"/>
          <w:szCs w:val="20"/>
        </w:rPr>
      </w:pPr>
      <w:r w:rsidRPr="00F54798">
        <w:rPr>
          <w:rFonts w:cstheme="minorHAnsi"/>
          <w:sz w:val="20"/>
          <w:szCs w:val="20"/>
        </w:rPr>
        <w:t>Clarifications:</w:t>
      </w:r>
    </w:p>
    <w:p w14:paraId="137690FA" w14:textId="77777777" w:rsidR="00F54798" w:rsidRPr="00F54798" w:rsidRDefault="00F54798" w:rsidP="009F47C1">
      <w:pPr>
        <w:spacing w:after="0" w:line="240" w:lineRule="auto"/>
        <w:ind w:left="720"/>
        <w:jc w:val="both"/>
        <w:rPr>
          <w:rFonts w:cstheme="minorHAnsi"/>
          <w:sz w:val="20"/>
          <w:szCs w:val="20"/>
        </w:rPr>
      </w:pPr>
      <w:r w:rsidRPr="00E16F76">
        <w:rPr>
          <w:rFonts w:cstheme="minorHAnsi"/>
          <w:b/>
          <w:bCs/>
          <w:sz w:val="20"/>
          <w:szCs w:val="20"/>
        </w:rPr>
        <w:t>(h) The temporary Genie enablement activities described in this subsection are included within the fixed-price scope</w:t>
      </w:r>
      <w:r w:rsidRPr="00F54798">
        <w:rPr>
          <w:rFonts w:cstheme="minorHAnsi"/>
          <w:sz w:val="20"/>
          <w:szCs w:val="20"/>
        </w:rPr>
        <w:t xml:space="preserve"> of this SOW and do not constitute a separate commercial engagement. The Supplier's effort for this workstream is estimated based on the limited technical scope (data replication from GCP Product Zone plus metric view and agent configuration) and does not include any activities related to new data onboarding, transformation development, or KPI calculation engine work, which remain exclusively within the MATRIX AI 8-block build scope.</w:t>
      </w:r>
    </w:p>
    <w:p w14:paraId="46A48E4D" w14:textId="77777777" w:rsidR="00F54798" w:rsidRPr="00F54798" w:rsidRDefault="00F54798" w:rsidP="009F47C1">
      <w:pPr>
        <w:spacing w:after="0" w:line="240" w:lineRule="auto"/>
        <w:ind w:left="720"/>
        <w:jc w:val="both"/>
        <w:rPr>
          <w:rFonts w:cstheme="minorHAnsi"/>
          <w:sz w:val="20"/>
          <w:szCs w:val="20"/>
        </w:rPr>
      </w:pPr>
    </w:p>
    <w:p w14:paraId="3BE1962B" w14:textId="66EA54F4" w:rsidR="00461811" w:rsidRDefault="00F54798" w:rsidP="009F47C1">
      <w:pPr>
        <w:spacing w:after="0" w:line="240" w:lineRule="auto"/>
        <w:ind w:left="720"/>
        <w:jc w:val="both"/>
        <w:rPr>
          <w:rFonts w:cstheme="minorHAnsi"/>
          <w:sz w:val="20"/>
          <w:szCs w:val="20"/>
        </w:rPr>
      </w:pPr>
      <w:r w:rsidRPr="00CD3761">
        <w:rPr>
          <w:rFonts w:cstheme="minorHAnsi"/>
          <w:b/>
          <w:bCs/>
          <w:sz w:val="20"/>
          <w:szCs w:val="20"/>
        </w:rPr>
        <w:t>(i) OSA (</w:t>
      </w:r>
      <w:r w:rsidR="00CD3761" w:rsidRPr="00CD3761">
        <w:rPr>
          <w:rFonts w:cstheme="minorHAnsi"/>
          <w:b/>
          <w:bCs/>
          <w:sz w:val="20"/>
          <w:szCs w:val="20"/>
        </w:rPr>
        <w:t>Operational Sales Analytics</w:t>
      </w:r>
      <w:r w:rsidRPr="00CD3761">
        <w:rPr>
          <w:rFonts w:cstheme="minorHAnsi"/>
          <w:b/>
          <w:bCs/>
          <w:sz w:val="20"/>
          <w:szCs w:val="20"/>
        </w:rPr>
        <w:t>) data for each market shall be included in the temporary Genie enablement</w:t>
      </w:r>
      <w:r w:rsidRPr="00F54798">
        <w:rPr>
          <w:rFonts w:cstheme="minorHAnsi"/>
          <w:sz w:val="20"/>
          <w:szCs w:val="20"/>
        </w:rPr>
        <w:t xml:space="preserve"> to the extent that OSA data is available and accessible in the GCP Product Zone at the time of provisioning.</w:t>
      </w:r>
    </w:p>
    <w:p w14:paraId="6E77D7AE" w14:textId="77777777" w:rsidR="00461811" w:rsidRDefault="00461811" w:rsidP="009F47C1">
      <w:pPr>
        <w:spacing w:after="0" w:line="240" w:lineRule="auto"/>
        <w:jc w:val="both"/>
        <w:rPr>
          <w:rFonts w:cstheme="minorHAnsi"/>
          <w:sz w:val="20"/>
          <w:szCs w:val="20"/>
        </w:rPr>
      </w:pPr>
    </w:p>
    <w:p w14:paraId="7630F6D9" w14:textId="0D0F4EF3" w:rsidR="00D75CAA" w:rsidRPr="001067F3" w:rsidRDefault="08981F3D" w:rsidP="003D4B65">
      <w:pPr>
        <w:pStyle w:val="ListParagraph"/>
        <w:numPr>
          <w:ilvl w:val="0"/>
          <w:numId w:val="11"/>
        </w:numPr>
        <w:spacing w:after="0" w:line="240" w:lineRule="auto"/>
        <w:jc w:val="both"/>
        <w:rPr>
          <w:rFonts w:cstheme="minorHAnsi"/>
          <w:bCs/>
          <w:color w:val="000000"/>
          <w:sz w:val="20"/>
          <w:szCs w:val="20"/>
        </w:rPr>
      </w:pPr>
      <w:commentRangeStart w:id="193"/>
      <w:r w:rsidRPr="001067F3">
        <w:rPr>
          <w:rFonts w:eastAsia="Times New Roman" w:cstheme="minorHAnsi"/>
          <w:b/>
          <w:bCs/>
          <w:sz w:val="20"/>
          <w:szCs w:val="20"/>
        </w:rPr>
        <w:t>Deliverables</w:t>
      </w:r>
      <w:r w:rsidR="005F15F5" w:rsidRPr="00663937">
        <w:rPr>
          <w:rFonts w:eastAsia="Times New Roman" w:cstheme="minorHAnsi"/>
          <w:b/>
          <w:bCs/>
          <w:sz w:val="20"/>
          <w:szCs w:val="20"/>
        </w:rPr>
        <w:t xml:space="preserve"> </w:t>
      </w:r>
      <w:commentRangeEnd w:id="193"/>
      <w:r w:rsidR="002320B6" w:rsidRPr="00663937">
        <w:rPr>
          <w:rStyle w:val="CommentReference"/>
          <w:rFonts w:eastAsia="Times New Roman" w:cstheme="minorHAnsi"/>
          <w:b/>
          <w:bCs/>
          <w:sz w:val="20"/>
          <w:szCs w:val="20"/>
        </w:rPr>
        <w:commentReference w:id="193"/>
      </w:r>
      <w:r w:rsidR="005F15F5" w:rsidRPr="00663937">
        <w:rPr>
          <w:rFonts w:eastAsia="Times New Roman" w:cstheme="minorHAnsi"/>
          <w:b/>
          <w:bCs/>
          <w:sz w:val="20"/>
          <w:szCs w:val="20"/>
        </w:rPr>
        <w:t>/ Acceptance Criteria</w:t>
      </w:r>
      <w:r w:rsidR="787D97BD" w:rsidRPr="00663937">
        <w:rPr>
          <w:rFonts w:eastAsia="Times New Roman" w:cstheme="minorHAnsi"/>
          <w:b/>
          <w:bCs/>
          <w:sz w:val="20"/>
          <w:szCs w:val="20"/>
        </w:rPr>
        <w:t>.</w:t>
      </w:r>
      <w:r w:rsidR="787D97BD" w:rsidRPr="001067F3">
        <w:rPr>
          <w:rFonts w:eastAsia="Times New Roman" w:cstheme="minorHAnsi"/>
          <w:b/>
          <w:bCs/>
          <w:sz w:val="20"/>
          <w:szCs w:val="20"/>
        </w:rPr>
        <w:t xml:space="preserve"> </w:t>
      </w:r>
      <w:commentRangeStart w:id="194"/>
      <w:del w:id="195" w:author="Tim Kemp" w:date="2026-10-23T15:20:00Z" w16du:dateUtc="2026-10-23T19:20:00Z">
        <w:r w:rsidR="787D97BD" w:rsidRPr="001067F3" w:rsidDel="00BE4324">
          <w:rPr>
            <w:rFonts w:eastAsia="Times New Roman" w:cstheme="minorHAnsi"/>
            <w:sz w:val="20"/>
            <w:szCs w:val="20"/>
          </w:rPr>
          <w:delText xml:space="preserve">The following deliverables (“Deliverables”) will be produced </w:delText>
        </w:r>
        <w:bookmarkStart w:id="196" w:name="_Int_JoYT78Rq"/>
        <w:r w:rsidR="787D97BD" w:rsidRPr="001067F3" w:rsidDel="00BE4324">
          <w:rPr>
            <w:rFonts w:eastAsia="Times New Roman" w:cstheme="minorHAnsi"/>
            <w:sz w:val="20"/>
            <w:szCs w:val="20"/>
          </w:rPr>
          <w:delText>during the course of</w:delText>
        </w:r>
        <w:bookmarkEnd w:id="196"/>
        <w:r w:rsidR="787D97BD" w:rsidRPr="001067F3" w:rsidDel="00BE4324">
          <w:rPr>
            <w:rFonts w:eastAsia="Times New Roman" w:cstheme="minorHAnsi"/>
            <w:sz w:val="20"/>
            <w:szCs w:val="20"/>
          </w:rPr>
          <w:delText xml:space="preserve"> this </w:delText>
        </w:r>
        <w:r w:rsidR="0AC6B0B1" w:rsidRPr="001067F3" w:rsidDel="00BE4324">
          <w:rPr>
            <w:rFonts w:eastAsia="Times New Roman" w:cstheme="minorHAnsi"/>
            <w:sz w:val="20"/>
            <w:szCs w:val="20"/>
          </w:rPr>
          <w:delText>SOW</w:delText>
        </w:r>
        <w:r w:rsidR="787D97BD" w:rsidRPr="001067F3" w:rsidDel="00BE4324">
          <w:rPr>
            <w:rFonts w:eastAsia="Times New Roman" w:cstheme="minorHAnsi"/>
            <w:sz w:val="20"/>
            <w:szCs w:val="20"/>
          </w:rPr>
          <w:delText>:</w:delText>
        </w:r>
      </w:del>
      <w:commentRangeEnd w:id="194"/>
      <w:r w:rsidR="00BE4324" w:rsidRPr="00663937">
        <w:rPr>
          <w:rStyle w:val="CommentReference"/>
          <w:rFonts w:eastAsia="Times New Roman" w:cstheme="minorHAnsi"/>
          <w:sz w:val="20"/>
          <w:szCs w:val="20"/>
        </w:rPr>
        <w:commentReference w:id="194"/>
      </w:r>
      <w:del w:id="197" w:author="Tim Kemp" w:date="2026-10-23T15:20:00Z" w16du:dateUtc="2026-10-23T19:20:00Z">
        <w:r w:rsidR="00663937" w:rsidRPr="00663937" w:rsidDel="00BE4324">
          <w:rPr>
            <w:rFonts w:eastAsia="Times New Roman" w:cstheme="minorHAnsi"/>
            <w:sz w:val="20"/>
            <w:szCs w:val="20"/>
          </w:rPr>
          <w:delText xml:space="preserve"> </w:delText>
        </w:r>
      </w:del>
      <w:sdt>
        <w:sdtPr>
          <w:rPr>
            <w:rFonts w:cstheme="minorHAnsi"/>
            <w:bCs/>
            <w:color w:val="000000"/>
            <w:sz w:val="20"/>
            <w:szCs w:val="20"/>
          </w:rPr>
          <w:alias w:val="quick-assistant-del-description-label"/>
          <w:tag w:val="quick-assistant-del-description-label"/>
          <w:id w:val="789703833"/>
          <w:placeholder>
            <w:docPart w:val="DefaultPlaceholder_-1854013440"/>
          </w:placeholder>
          <w15:appearance w15:val="hidden"/>
        </w:sdtPr>
        <w:sdtEndPr/>
        <w:sdtContent>
          <w:r w:rsidR="00EE19D6" w:rsidRPr="001067F3">
            <w:rPr>
              <w:rFonts w:cstheme="minorHAnsi"/>
              <w:bCs/>
              <w:color w:val="000000"/>
              <w:sz w:val="20"/>
              <w:szCs w:val="20"/>
            </w:rPr>
            <w:t>The following deliverables shall be produced during the course of this SOW. Each deliverable includes measurable success criteria and CDRB quality gate references to ensure objective, evidence-based acceptance. Deliverables are organized by capability area to reflect the end-to-end product design: every deliverable must demonstrate global scalability (configuration-only market onboarding, zero code changes) and governed data quality as core acceptance conditions.</w:t>
          </w:r>
        </w:sdtContent>
      </w:sdt>
    </w:p>
    <w:sdt>
      <w:sdtPr>
        <w:alias w:val="quick-assistant-deliverables-table-1"/>
        <w:tag w:val="quick-assistant-deliverables-table-1"/>
        <w:id w:val="1962227467"/>
        <w:placeholder>
          <w:docPart w:val="DefaultPlaceholder_-1854013440"/>
        </w:placeholder>
        <w15:appearance w15:val="hidden"/>
      </w:sdtPr>
      <w:sdtEndPr>
        <w:rPr>
          <w:sz w:val="16"/>
          <w:szCs w:val="16"/>
        </w:rPr>
      </w:sdtEndPr>
      <w:sdtContent>
        <w:p w14:paraId="4177AB1C" w14:textId="61F07B9D" w:rsidR="00D75CAA" w:rsidRPr="001067F3" w:rsidRDefault="00D75CAA" w:rsidP="009F47C1">
          <w:pPr>
            <w:spacing w:after="0" w:line="240" w:lineRule="auto"/>
            <w:rPr>
              <w:rFonts w:cstheme="minorHAnsi"/>
            </w:rPr>
          </w:pPr>
        </w:p>
        <w:tbl>
          <w:tblPr>
            <w:tblStyle w:val="GridTable4-Accent1"/>
            <w:tblW w:w="0" w:type="auto"/>
            <w:tblInd w:w="355" w:type="dxa"/>
            <w:tblLook w:val="04A0" w:firstRow="1" w:lastRow="0" w:firstColumn="1" w:lastColumn="0" w:noHBand="0" w:noVBand="1"/>
          </w:tblPr>
          <w:tblGrid>
            <w:gridCol w:w="720"/>
            <w:gridCol w:w="1350"/>
            <w:gridCol w:w="3330"/>
            <w:gridCol w:w="4724"/>
          </w:tblGrid>
          <w:tr w:rsidR="00D75CAA" w:rsidRPr="001067F3" w14:paraId="1522E695" w14:textId="77777777" w:rsidTr="00DE29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039383F7" w14:textId="5AEA74BA" w:rsidR="00D75CAA" w:rsidRPr="001067F3" w:rsidRDefault="00D75CAA" w:rsidP="009F47C1">
                <w:pPr>
                  <w:rPr>
                    <w:rFonts w:cstheme="minorHAnsi"/>
                    <w:sz w:val="16"/>
                    <w:szCs w:val="16"/>
                  </w:rPr>
                </w:pPr>
                <w:r w:rsidRPr="001067F3">
                  <w:rPr>
                    <w:rFonts w:cstheme="minorHAnsi"/>
                    <w:sz w:val="16"/>
                    <w:szCs w:val="16"/>
                  </w:rPr>
                  <w:t>#</w:t>
                </w:r>
              </w:p>
            </w:tc>
            <w:tc>
              <w:tcPr>
                <w:tcW w:w="1350" w:type="dxa"/>
              </w:tcPr>
              <w:p w14:paraId="4D3A4CB5" w14:textId="6F8CE114" w:rsidR="00D75CAA" w:rsidRPr="001067F3" w:rsidRDefault="00D75CAA"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Deliverable</w:t>
                </w:r>
              </w:p>
            </w:tc>
            <w:tc>
              <w:tcPr>
                <w:tcW w:w="3330" w:type="dxa"/>
              </w:tcPr>
              <w:p w14:paraId="509D9B83" w14:textId="0AA3B07C" w:rsidR="00D75CAA" w:rsidRPr="001067F3" w:rsidRDefault="00D75CAA"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Description</w:t>
                </w:r>
              </w:p>
            </w:tc>
            <w:tc>
              <w:tcPr>
                <w:tcW w:w="4724" w:type="dxa"/>
              </w:tcPr>
              <w:p w14:paraId="4963CFAC" w14:textId="44B62E08" w:rsidR="00D75CAA" w:rsidRPr="001067F3" w:rsidRDefault="00D75CAA"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Measurable Success Criteria</w:t>
                </w:r>
              </w:p>
            </w:tc>
          </w:tr>
          <w:tr w:rsidR="00D75CAA" w:rsidRPr="001067F3" w14:paraId="426A8B95" w14:textId="77777777" w:rsidTr="00DE2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76F4A796" w14:textId="1C10D076" w:rsidR="00D75CAA" w:rsidRPr="001067F3" w:rsidRDefault="00D75CAA" w:rsidP="009F47C1">
                <w:pPr>
                  <w:rPr>
                    <w:rFonts w:cstheme="minorHAnsi"/>
                    <w:sz w:val="16"/>
                    <w:szCs w:val="16"/>
                  </w:rPr>
                </w:pPr>
                <w:r w:rsidRPr="001067F3">
                  <w:rPr>
                    <w:rFonts w:cstheme="minorHAnsi"/>
                    <w:sz w:val="16"/>
                    <w:szCs w:val="16"/>
                  </w:rPr>
                  <w:t>D1</w:t>
                </w:r>
              </w:p>
            </w:tc>
            <w:tc>
              <w:tcPr>
                <w:tcW w:w="1350" w:type="dxa"/>
              </w:tcPr>
              <w:p w14:paraId="22CE0DF2" w14:textId="4C19F364" w:rsidR="00D75CAA" w:rsidRPr="001067F3" w:rsidRDefault="00D75CAA"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8-Block Pipeline Architecture</w:t>
                </w:r>
              </w:p>
            </w:tc>
            <w:tc>
              <w:tcPr>
                <w:tcW w:w="3330" w:type="dxa"/>
              </w:tcPr>
              <w:p w14:paraId="55F9B87B" w14:textId="4DA09670" w:rsidR="00D75CAA" w:rsidRPr="001067F3" w:rsidRDefault="00D75CAA"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End-to-end data pipeline implementing all 8 blocks (Source Ingestion, Harmonization, Core Domain, Market Configuration, KPI Calculation, KPI Publication, Semantic Layer, Consumption) following the standard stored procedure template (Contract, Context, Config, Extract, Transform, Quality Gate, Load, Log).</w:t>
                </w:r>
              </w:p>
            </w:tc>
            <w:tc>
              <w:tcPr>
                <w:tcW w:w="4724" w:type="dxa"/>
              </w:tcPr>
              <w:p w14:paraId="68273008" w14:textId="162E2453" w:rsidR="00D75CAA" w:rsidRPr="001067F3" w:rsidRDefault="00D75CAA"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xml:space="preserve">100% of procedures follow the 8-block template (CDRB D01). Market is a parameter on every procedure with zero market-specific code branches (CDRB A03). Environment is a setting, not code (CDRB A04). All layers have a single orchestrator (CDRB A05). </w:t>
                </w:r>
                <w:r w:rsidR="00CA4AB9" w:rsidRPr="001067F3">
                  <w:rPr>
                    <w:rFonts w:cstheme="minorHAnsi"/>
                    <w:sz w:val="16"/>
                    <w:szCs w:val="16"/>
                  </w:rPr>
                  <w:t>Architecture design note approved before building (CDRB L01). Pipeline architecture design note reviewed by DP&amp;E to confirm alignment with global data product architecture standards, particularly for Blocks 2 (Harmonization) and 3 (Core Domain), and to confirm the delivery model (consume or build) for each core domain component.</w:t>
                </w:r>
              </w:p>
            </w:tc>
          </w:tr>
          <w:tr w:rsidR="00D75CAA" w:rsidRPr="001067F3" w14:paraId="5577754E" w14:textId="77777777" w:rsidTr="00DE290C">
            <w:tc>
              <w:tcPr>
                <w:cnfStyle w:val="001000000000" w:firstRow="0" w:lastRow="0" w:firstColumn="1" w:lastColumn="0" w:oddVBand="0" w:evenVBand="0" w:oddHBand="0" w:evenHBand="0" w:firstRowFirstColumn="0" w:firstRowLastColumn="0" w:lastRowFirstColumn="0" w:lastRowLastColumn="0"/>
                <w:tcW w:w="720" w:type="dxa"/>
              </w:tcPr>
              <w:p w14:paraId="0C79A375" w14:textId="64C19929" w:rsidR="00D75CAA" w:rsidRPr="001067F3" w:rsidRDefault="00D75CAA" w:rsidP="009F47C1">
                <w:pPr>
                  <w:rPr>
                    <w:rFonts w:cstheme="minorHAnsi"/>
                    <w:sz w:val="16"/>
                    <w:szCs w:val="16"/>
                  </w:rPr>
                </w:pPr>
                <w:r w:rsidRPr="001067F3">
                  <w:rPr>
                    <w:rFonts w:cstheme="minorHAnsi"/>
                    <w:sz w:val="16"/>
                    <w:szCs w:val="16"/>
                  </w:rPr>
                  <w:t>D2</w:t>
                </w:r>
              </w:p>
            </w:tc>
            <w:tc>
              <w:tcPr>
                <w:tcW w:w="1350" w:type="dxa"/>
              </w:tcPr>
              <w:p w14:paraId="31806831" w14:textId="1363407A" w:rsidR="00D75CAA" w:rsidRPr="001067F3" w:rsidRDefault="00D75CAA"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Core Domain </w:t>
                </w:r>
                <w:r w:rsidR="00943CB4">
                  <w:rPr>
                    <w:rFonts w:cstheme="minorHAnsi"/>
                    <w:sz w:val="16"/>
                    <w:szCs w:val="16"/>
                  </w:rPr>
                  <w:t xml:space="preserve">/ Data Products </w:t>
                </w:r>
                <w:r w:rsidRPr="001067F3">
                  <w:rPr>
                    <w:rFonts w:cstheme="minorHAnsi"/>
                    <w:sz w:val="16"/>
                    <w:szCs w:val="16"/>
                  </w:rPr>
                  <w:t>Model (Canonical Entities)</w:t>
                </w:r>
              </w:p>
            </w:tc>
            <w:tc>
              <w:tcPr>
                <w:tcW w:w="3330" w:type="dxa"/>
              </w:tcPr>
              <w:p w14:paraId="2629EB7B" w14:textId="1A95D40C" w:rsidR="00D75CAA" w:rsidRPr="001067F3" w:rsidRDefault="00413B08"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Source-agnostic, reusable core domain entities for all Business Domains and data in scope, aligned with DP&amp;E canonical core domain standards. The Supplier shall first conduct a fit/gap analysis under DP&amp;E guidance to determine the delivery model for each entity. Where DP&amp;E has built canonical entities, the Supplier shall consume and validate them for LA requirements. Where DP&amp;E determines the Supplier shall build, the Supplier shall do so under DP&amp;E technical direction, ensuring consistency with the global canonical design. Each entity with declared grain, business key, and standardized attributes (kg, local currency)</w:t>
                </w:r>
              </w:p>
            </w:tc>
            <w:tc>
              <w:tcPr>
                <w:tcW w:w="4724" w:type="dxa"/>
              </w:tcPr>
              <w:p w14:paraId="313B92B2" w14:textId="45CC3D1C" w:rsidR="00D75CAA" w:rsidRPr="001067F3" w:rsidRDefault="00D75CAA"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Every table has a declared identity with uniqueness enforced (CDRB B01). Market boundaries from configuration only </w:t>
                </w:r>
                <w:r w:rsidR="004F11FE">
                  <w:rPr>
                    <w:rFonts w:cstheme="minorHAnsi"/>
                    <w:sz w:val="16"/>
                    <w:szCs w:val="16"/>
                  </w:rPr>
                  <w:t>– mapping from-to parametrized</w:t>
                </w:r>
                <w:r w:rsidRPr="001067F3">
                  <w:rPr>
                    <w:rFonts w:cstheme="minorHAnsi"/>
                    <w:sz w:val="16"/>
                    <w:szCs w:val="16"/>
                  </w:rPr>
                  <w:t xml:space="preserve"> (CDRB B02). Business classifications from reference tables only (CDRB B03). Measurements standardized (CDRB B04). Core tables describe what happened, not KPI outcomes (CDRB B05). Every record traceable (CDRB B06). </w:t>
                </w:r>
                <w:r w:rsidR="009C61C7" w:rsidRPr="001067F3">
                  <w:rPr>
                    <w:rFonts w:cstheme="minorHAnsi"/>
                    <w:sz w:val="16"/>
                    <w:szCs w:val="16"/>
                  </w:rPr>
                  <w:t xml:space="preserve">No data silently lost (CDRB B07). Core domain fit/gap analysis completed and approved by DP&amp;E before core domain build or consumption commences, documenting the delivery model (consume or build) for each entity. All consumed DP&amp;E entities validated for LA requirements with documented results. </w:t>
                </w:r>
                <w:r w:rsidR="002478C3" w:rsidRPr="001067F3">
                  <w:rPr>
                    <w:rFonts w:cstheme="minorHAnsi"/>
                    <w:sz w:val="16"/>
                    <w:szCs w:val="16"/>
                  </w:rPr>
                  <w:t>The Supplier shall provide the Data Governance team with complete metadata descriptions (entity name, grain, business key, attribute definitions, source lineage, and data classification) for all core domain entities — whether consumed from DP&amp;E or Supplier-built — following the Data Governance team's process for Ataccama cataloguing</w:t>
                </w:r>
                <w:r w:rsidR="009C61C7" w:rsidRPr="001067F3">
                  <w:rPr>
                    <w:rFonts w:cstheme="minorHAnsi"/>
                    <w:sz w:val="16"/>
                    <w:szCs w:val="16"/>
                  </w:rPr>
                  <w:t>.</w:t>
                </w:r>
              </w:p>
            </w:tc>
          </w:tr>
          <w:tr w:rsidR="00D75CAA" w:rsidRPr="001067F3" w14:paraId="1AD89965" w14:textId="77777777" w:rsidTr="00DE2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62DC057B" w14:textId="195BF101" w:rsidR="00D75CAA" w:rsidRPr="001067F3" w:rsidRDefault="00D75CAA" w:rsidP="009F47C1">
                <w:pPr>
                  <w:rPr>
                    <w:rFonts w:cstheme="minorHAnsi"/>
                    <w:sz w:val="16"/>
                    <w:szCs w:val="16"/>
                  </w:rPr>
                </w:pPr>
                <w:r w:rsidRPr="001067F3">
                  <w:rPr>
                    <w:rFonts w:cstheme="minorHAnsi"/>
                    <w:sz w:val="16"/>
                    <w:szCs w:val="16"/>
                  </w:rPr>
                  <w:t>D3</w:t>
                </w:r>
              </w:p>
            </w:tc>
            <w:tc>
              <w:tcPr>
                <w:tcW w:w="1350" w:type="dxa"/>
              </w:tcPr>
              <w:p w14:paraId="2DCB18DA" w14:textId="1A3908C3" w:rsidR="00D75CAA" w:rsidRPr="001067F3" w:rsidRDefault="00D75CAA"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Market Configuration Layer (Configuration Tables + Shared Functions)</w:t>
                </w:r>
              </w:p>
            </w:tc>
            <w:tc>
              <w:tcPr>
                <w:tcW w:w="3330" w:type="dxa"/>
              </w:tcPr>
              <w:p w14:paraId="63851C83" w14:textId="2DD6223D" w:rsidR="00D75CAA" w:rsidRPr="001067F3" w:rsidRDefault="005C116D"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V</w:t>
                </w:r>
                <w:r w:rsidR="00D75CAA" w:rsidRPr="001067F3">
                  <w:rPr>
                    <w:rFonts w:cstheme="minorHAnsi"/>
                    <w:sz w:val="16"/>
                    <w:szCs w:val="16"/>
                  </w:rPr>
                  <w:t xml:space="preserve">ersioned, market-keyed configuration tables externalizing all market-specific business rules from code: market scope, document types, reason codes, item categories, cut-off rules, open order buckets, FX policies, </w:t>
                </w:r>
                <w:r w:rsidR="00F82EF4" w:rsidRPr="001067F3">
                  <w:rPr>
                    <w:rFonts w:cstheme="minorHAnsi"/>
                    <w:sz w:val="16"/>
                    <w:szCs w:val="16"/>
                  </w:rPr>
                  <w:t>Business</w:t>
                </w:r>
                <w:r w:rsidR="00D75CAA" w:rsidRPr="001067F3">
                  <w:rPr>
                    <w:rFonts w:cstheme="minorHAnsi"/>
                    <w:sz w:val="16"/>
                    <w:szCs w:val="16"/>
                  </w:rPr>
                  <w:t xml:space="preserve"> rules, KPI registry, and DQ thresholds. Plus a library of shared, unit-tested utility functions.</w:t>
                </w:r>
              </w:p>
            </w:tc>
            <w:tc>
              <w:tcPr>
                <w:tcW w:w="4724" w:type="dxa"/>
              </w:tcPr>
              <w:p w14:paraId="04A3CC13" w14:textId="6665CB4A" w:rsidR="00D75CAA" w:rsidRPr="001067F3" w:rsidRDefault="00D75CAA"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xml:space="preserve">All business rules stored as configuration rows, not code (CDRB C01). No hidden numbers or dates in procedures (CDRB C02). No copy-paste procedures; similar logic parameterized (CDRB C03). Single source per reference dataset (CDRB C04). Configuration changes governed with version history (CDRB C05). </w:t>
                </w:r>
                <w:commentRangeStart w:id="198"/>
                <w:r w:rsidRPr="001067F3">
                  <w:rPr>
                    <w:rFonts w:cstheme="minorHAnsi"/>
                    <w:sz w:val="16"/>
                    <w:szCs w:val="16"/>
                  </w:rPr>
                  <w:t>Adding a new market requires only configuration rows, zero code changes</w:t>
                </w:r>
                <w:ins w:id="199" w:author="Tim Kemp" w:date="2026-10-23T15:22:00Z" w16du:dateUtc="2026-10-23T19:22:00Z">
                  <w:r w:rsidR="005B35AB">
                    <w:rPr>
                      <w:rFonts w:cstheme="minorHAnsi"/>
                      <w:sz w:val="16"/>
                      <w:szCs w:val="16"/>
                    </w:rPr>
                    <w:t xml:space="preserve"> </w:t>
                  </w:r>
                  <w:r w:rsidR="005158B5">
                    <w:rPr>
                      <w:rFonts w:cstheme="minorHAnsi"/>
                      <w:sz w:val="16"/>
                      <w:szCs w:val="16"/>
                    </w:rPr>
                    <w:t xml:space="preserve">unless </w:t>
                  </w:r>
                  <w:r w:rsidR="005B35AB">
                    <w:rPr>
                      <w:rFonts w:cstheme="minorHAnsi"/>
                      <w:sz w:val="16"/>
                      <w:szCs w:val="16"/>
                    </w:rPr>
                    <w:t xml:space="preserve">the Parties by mutual </w:t>
                  </w:r>
                </w:ins>
                <w:ins w:id="200" w:author="Tim Kemp" w:date="2026-10-23T15:23:00Z" w16du:dateUtc="2026-10-23T19:23:00Z">
                  <w:r w:rsidR="005158B5">
                    <w:rPr>
                      <w:rFonts w:cstheme="minorHAnsi"/>
                      <w:sz w:val="16"/>
                      <w:szCs w:val="16"/>
                    </w:rPr>
                    <w:t xml:space="preserve">written </w:t>
                  </w:r>
                </w:ins>
                <w:ins w:id="201" w:author="Tim Kemp" w:date="2026-10-23T15:22:00Z" w16du:dateUtc="2026-10-23T19:22:00Z">
                  <w:r w:rsidR="005B35AB">
                    <w:rPr>
                      <w:rFonts w:cstheme="minorHAnsi"/>
                      <w:sz w:val="16"/>
                      <w:szCs w:val="16"/>
                    </w:rPr>
                    <w:t xml:space="preserve">agreement relax this restriction due to currently unknown information discovered during </w:t>
                  </w:r>
                  <w:r w:rsidR="005158B5">
                    <w:rPr>
                      <w:rFonts w:cstheme="minorHAnsi"/>
                      <w:sz w:val="16"/>
                      <w:szCs w:val="16"/>
                    </w:rPr>
                    <w:t>the Term</w:t>
                  </w:r>
                </w:ins>
                <w:r w:rsidRPr="001067F3">
                  <w:rPr>
                    <w:rFonts w:cstheme="minorHAnsi"/>
                    <w:sz w:val="16"/>
                    <w:szCs w:val="16"/>
                  </w:rPr>
                  <w:t>.</w:t>
                </w:r>
                <w:commentRangeEnd w:id="198"/>
                <w:r w:rsidR="00F53B87" w:rsidRPr="001067F3">
                  <w:rPr>
                    <w:rStyle w:val="CommentReference"/>
                    <w:rFonts w:cstheme="minorHAnsi"/>
                  </w:rPr>
                  <w:commentReference w:id="198"/>
                </w:r>
              </w:p>
            </w:tc>
          </w:tr>
          <w:tr w:rsidR="00DE5DCB" w:rsidRPr="001067F3" w14:paraId="346136AE" w14:textId="77777777" w:rsidTr="00DE290C">
            <w:tc>
              <w:tcPr>
                <w:cnfStyle w:val="001000000000" w:firstRow="0" w:lastRow="0" w:firstColumn="1" w:lastColumn="0" w:oddVBand="0" w:evenVBand="0" w:oddHBand="0" w:evenHBand="0" w:firstRowFirstColumn="0" w:firstRowLastColumn="0" w:lastRowFirstColumn="0" w:lastRowLastColumn="0"/>
                <w:tcW w:w="720" w:type="dxa"/>
              </w:tcPr>
              <w:p w14:paraId="7445A5FA" w14:textId="6031067F" w:rsidR="00DE5DCB" w:rsidRPr="001067F3" w:rsidRDefault="00DE5DCB" w:rsidP="009F47C1">
                <w:pPr>
                  <w:rPr>
                    <w:rFonts w:cstheme="minorHAnsi"/>
                    <w:sz w:val="16"/>
                    <w:szCs w:val="16"/>
                  </w:rPr>
                </w:pPr>
                <w:r w:rsidRPr="001067F3">
                  <w:rPr>
                    <w:rFonts w:cstheme="minorHAnsi"/>
                    <w:sz w:val="16"/>
                    <w:szCs w:val="16"/>
                  </w:rPr>
                  <w:t>D4</w:t>
                </w:r>
              </w:p>
            </w:tc>
            <w:tc>
              <w:tcPr>
                <w:tcW w:w="1350" w:type="dxa"/>
              </w:tcPr>
              <w:p w14:paraId="2EFD59A3" w14:textId="53D315F8" w:rsidR="00DE5DCB" w:rsidRPr="001067F3" w:rsidRDefault="00DE5DCB"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KPI Calculation Engine &amp; Registry as configurable asset</w:t>
                </w:r>
              </w:p>
            </w:tc>
            <w:tc>
              <w:tcPr>
                <w:tcW w:w="3330" w:type="dxa"/>
              </w:tcPr>
              <w:p w14:paraId="486498C2" w14:textId="63FEB125" w:rsidR="00DE5DCB" w:rsidRPr="001067F3" w:rsidRDefault="00DE5DCB"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Parameterized KPI engine reading from Core Domains and Market Configuration only. KPI registry as the single source of truth for every formula, filter, aggregation rule, unit-of-measure expansion, currency conversion, and business definition. Output in narrow format. Generic 6-step publish layer.</w:t>
                </w:r>
              </w:p>
            </w:tc>
            <w:tc>
              <w:tcPr>
                <w:tcW w:w="4724" w:type="dxa"/>
              </w:tcPr>
              <w:p w14:paraId="56451C72" w14:textId="2294D038" w:rsidR="00DE5DCB" w:rsidRPr="001067F3" w:rsidRDefault="00DE5DCB"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All KPIs calculated in base units only (CDRB F01). Mutually exclusive population rules (CDRB F02). Composite KPIs from registry (CDRB F03). FX and adjustment policies declared (CDRB F04). Additivity declared per KPI (CDRB F05). Long/narrow model throughout (CDRB F06). Every KPI has a registered owner (CDRB F07). Dictionary generated from code, not manually maintained (CDRB F08). Business rules data-driven (CDRB F09). Calendar aggregation from daily grain (CDRB F10). </w:t>
                </w:r>
                <w:r w:rsidR="006C469E" w:rsidRPr="001067F3">
                  <w:rPr>
                    <w:rFonts w:cstheme="minorHAnsi"/>
                    <w:sz w:val="16"/>
                    <w:szCs w:val="16"/>
                  </w:rPr>
                  <w:t>The Supplier shall provide the Data Governance team with all KPI registry metadata (KPI code, formula, filters, aggregation rules, unit-of-measure, currency, calendars, owner, version, and business definition) in the format and cadence required by the Data Governance team for Ataccama registration. The KPI registry metadata shall be kept current as KPIs are added or modified throughout the engagement.</w:t>
                </w:r>
                <w:r w:rsidRPr="001067F3">
                  <w:rPr>
                    <w:rFonts w:cstheme="minorHAnsi"/>
                    <w:sz w:val="16"/>
                    <w:szCs w:val="16"/>
                  </w:rPr>
                  <w:t>.</w:t>
                </w:r>
              </w:p>
            </w:tc>
          </w:tr>
          <w:tr w:rsidR="00DE5DCB" w:rsidRPr="001067F3" w14:paraId="35BE0ED4" w14:textId="77777777" w:rsidTr="00DE2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4A2168C8" w14:textId="48AEEBB4" w:rsidR="00DE5DCB" w:rsidRPr="001067F3" w:rsidRDefault="00DE5DCB" w:rsidP="009F47C1">
                <w:pPr>
                  <w:rPr>
                    <w:rFonts w:cstheme="minorHAnsi"/>
                    <w:sz w:val="16"/>
                    <w:szCs w:val="16"/>
                  </w:rPr>
                </w:pPr>
                <w:r w:rsidRPr="001067F3">
                  <w:rPr>
                    <w:rFonts w:cstheme="minorHAnsi"/>
                    <w:sz w:val="16"/>
                    <w:szCs w:val="16"/>
                  </w:rPr>
                  <w:t>D5</w:t>
                </w:r>
              </w:p>
            </w:tc>
            <w:tc>
              <w:tcPr>
                <w:tcW w:w="1350" w:type="dxa"/>
              </w:tcPr>
              <w:p w14:paraId="7EBDAEB9" w14:textId="79953D51" w:rsidR="00DE5DCB" w:rsidRPr="001067F3" w:rsidRDefault="00DE5DCB"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Semantic Layer &amp; Consumption (Metric Views, Dashboards, Genie, AI Agents)</w:t>
                </w:r>
              </w:p>
            </w:tc>
            <w:tc>
              <w:tcPr>
                <w:tcW w:w="3330" w:type="dxa"/>
              </w:tcPr>
              <w:p w14:paraId="4DE4E8E4" w14:textId="45652F59" w:rsidR="00DE5DCB" w:rsidRPr="001067F3" w:rsidRDefault="00DE5DCB"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Unity Catalog metric views with row-level security. AI/BI dashboards connected to metric views. Genie spaces per business persona. Knowledge Assistants and Supervisor Agents</w:t>
                </w:r>
                <w:r w:rsidR="00210AF1">
                  <w:rPr>
                    <w:rFonts w:cstheme="minorHAnsi"/>
                    <w:sz w:val="16"/>
                    <w:szCs w:val="16"/>
                  </w:rPr>
                  <w:t xml:space="preserve"> (or new feature)</w:t>
                </w:r>
                <w:r w:rsidRPr="001067F3">
                  <w:rPr>
                    <w:rFonts w:cstheme="minorHAnsi"/>
                    <w:sz w:val="16"/>
                    <w:szCs w:val="16"/>
                  </w:rPr>
                  <w:t>. No consumer accesses raw pipeline tables directly. Metric view creation automated, including new KPIs.</w:t>
                </w:r>
              </w:p>
            </w:tc>
            <w:tc>
              <w:tcPr>
                <w:tcW w:w="4724" w:type="dxa"/>
              </w:tcPr>
              <w:p w14:paraId="61C74C11" w14:textId="6BE5C2C3" w:rsidR="00DE5DCB" w:rsidRPr="001067F3" w:rsidRDefault="00DE5DCB"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xml:space="preserve">All metric views in Unity Catalog with RLS. Genie benchmark: ≥ 50 business questions answered correctly. Existing dashboards migrated with side-by-side validation. No consumer accesses raw tables. Additionally: (a) Genie self-service rate: ≥ 30% of </w:t>
                </w:r>
                <w:commentRangeStart w:id="202"/>
                <w:r w:rsidRPr="001067F3">
                  <w:rPr>
                    <w:rFonts w:cstheme="minorHAnsi"/>
                    <w:sz w:val="16"/>
                    <w:szCs w:val="16"/>
                  </w:rPr>
                  <w:t xml:space="preserve">standard </w:t>
                </w:r>
                <w:commentRangeEnd w:id="202"/>
                <w:r w:rsidR="007D6E4A" w:rsidRPr="001067F3">
                  <w:rPr>
                    <w:rStyle w:val="CommentReference"/>
                    <w:rFonts w:cstheme="minorHAnsi"/>
                  </w:rPr>
                  <w:commentReference w:id="202"/>
                </w:r>
                <w:r w:rsidRPr="001067F3">
                  <w:rPr>
                    <w:rFonts w:cstheme="minorHAnsi"/>
                    <w:sz w:val="16"/>
                    <w:szCs w:val="16"/>
                  </w:rPr>
                  <w:t xml:space="preserve">analytical queries resolved via Genie without analyst intervention; (b) HEART Engagement baseline: </w:t>
                </w:r>
                <w:commentRangeStart w:id="203"/>
                <w:r w:rsidRPr="001067F3">
                  <w:rPr>
                    <w:rFonts w:cstheme="minorHAnsi"/>
                    <w:sz w:val="16"/>
                    <w:szCs w:val="16"/>
                  </w:rPr>
                  <w:t xml:space="preserve">usage analytics instrumentation deployed </w:t>
                </w:r>
                <w:commentRangeEnd w:id="203"/>
                <w:r w:rsidR="007D6E4A" w:rsidRPr="001067F3">
                  <w:rPr>
                    <w:rStyle w:val="CommentReference"/>
                    <w:rFonts w:cstheme="minorHAnsi"/>
                  </w:rPr>
                  <w:commentReference w:id="203"/>
                </w:r>
                <w:r w:rsidRPr="001067F3">
                  <w:rPr>
                    <w:rFonts w:cstheme="minorHAnsi"/>
                    <w:sz w:val="16"/>
                    <w:szCs w:val="16"/>
                  </w:rPr>
                  <w:t xml:space="preserve">and tracking weekly active users, session length, and feature interaction depth across AI/BI Dashboards and Genie Spaces. Sensitive data classified and protected (CDRB I03). </w:t>
                </w:r>
                <w:commentRangeStart w:id="204"/>
                <w:r w:rsidRPr="001067F3">
                  <w:rPr>
                    <w:rFonts w:cstheme="minorHAnsi"/>
                    <w:sz w:val="16"/>
                    <w:szCs w:val="16"/>
                  </w:rPr>
                  <w:t>Full audit trail</w:t>
                </w:r>
                <w:commentRangeEnd w:id="204"/>
                <w:r w:rsidR="007D6E4A" w:rsidRPr="001067F3">
                  <w:rPr>
                    <w:rStyle w:val="CommentReference"/>
                    <w:rFonts w:cstheme="minorHAnsi"/>
                  </w:rPr>
                  <w:commentReference w:id="204"/>
                </w:r>
                <w:r w:rsidRPr="001067F3">
                  <w:rPr>
                    <w:rFonts w:cstheme="minorHAnsi"/>
                    <w:sz w:val="16"/>
                    <w:szCs w:val="16"/>
                  </w:rPr>
                  <w:t xml:space="preserve"> (CDRB I04). </w:t>
                </w:r>
                <w:commentRangeStart w:id="205"/>
                <w:r w:rsidRPr="001067F3">
                  <w:rPr>
                    <w:rFonts w:cstheme="minorHAnsi"/>
                    <w:sz w:val="16"/>
                    <w:szCs w:val="16"/>
                  </w:rPr>
                  <w:t>Least-privilege access confirmed (CDRB I01).</w:t>
                </w:r>
                <w:commentRangeEnd w:id="205"/>
                <w:r w:rsidR="007D6E4A">
                  <w:rPr>
                    <w:rStyle w:val="CommentReference"/>
                  </w:rPr>
                  <w:commentReference w:id="205"/>
                </w:r>
              </w:p>
            </w:tc>
          </w:tr>
        </w:tbl>
      </w:sdtContent>
    </w:sdt>
    <w:p w14:paraId="3B7F5B17" w14:textId="4A76C55A" w:rsidR="4A4974CE" w:rsidRPr="001067F3" w:rsidRDefault="4A4974CE" w:rsidP="009F47C1">
      <w:pPr>
        <w:pStyle w:val="ListParagraph"/>
        <w:spacing w:after="0" w:line="240" w:lineRule="auto"/>
        <w:jc w:val="both"/>
        <w:rPr>
          <w:rFonts w:eastAsia="Calibri" w:cstheme="minorHAnsi"/>
          <w:b/>
          <w:bCs/>
          <w:sz w:val="20"/>
          <w:szCs w:val="20"/>
          <w:u w:val="single"/>
        </w:rPr>
      </w:pPr>
    </w:p>
    <w:p w14:paraId="7B877B23" w14:textId="77777777" w:rsidR="00461811" w:rsidRPr="001067F3" w:rsidRDefault="00461811" w:rsidP="009F47C1">
      <w:pPr>
        <w:spacing w:after="0" w:line="240" w:lineRule="auto"/>
        <w:rPr>
          <w:rFonts w:cstheme="minorHAnsi"/>
        </w:rPr>
      </w:pPr>
    </w:p>
    <w:tbl>
      <w:tblPr>
        <w:tblStyle w:val="GridTable4-Accent1"/>
        <w:tblW w:w="0" w:type="auto"/>
        <w:tblInd w:w="355" w:type="dxa"/>
        <w:tblLook w:val="04A0" w:firstRow="1" w:lastRow="0" w:firstColumn="1" w:lastColumn="0" w:noHBand="0" w:noVBand="1"/>
      </w:tblPr>
      <w:tblGrid>
        <w:gridCol w:w="480"/>
        <w:gridCol w:w="1180"/>
        <w:gridCol w:w="3110"/>
        <w:gridCol w:w="5354"/>
      </w:tblGrid>
      <w:tr w:rsidR="007F6505" w:rsidRPr="001067F3" w14:paraId="7CD7C564" w14:textId="77777777" w:rsidTr="00414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209F951A" w14:textId="77777777" w:rsidR="007F6505" w:rsidRPr="001067F3" w:rsidRDefault="007F6505" w:rsidP="009F47C1">
            <w:pPr>
              <w:rPr>
                <w:rFonts w:cstheme="minorHAnsi"/>
                <w:sz w:val="16"/>
                <w:szCs w:val="16"/>
              </w:rPr>
            </w:pPr>
            <w:r w:rsidRPr="001067F3">
              <w:rPr>
                <w:rFonts w:cstheme="minorHAnsi"/>
                <w:sz w:val="16"/>
                <w:szCs w:val="16"/>
              </w:rPr>
              <w:t>#</w:t>
            </w:r>
          </w:p>
        </w:tc>
        <w:tc>
          <w:tcPr>
            <w:tcW w:w="1180" w:type="dxa"/>
          </w:tcPr>
          <w:p w14:paraId="2527D499" w14:textId="77777777" w:rsidR="007F6505" w:rsidRPr="001067F3" w:rsidRDefault="007F6505"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Deliverable</w:t>
            </w:r>
          </w:p>
        </w:tc>
        <w:tc>
          <w:tcPr>
            <w:tcW w:w="3110" w:type="dxa"/>
          </w:tcPr>
          <w:p w14:paraId="0413B65F" w14:textId="77777777" w:rsidR="007F6505" w:rsidRPr="001067F3" w:rsidRDefault="007F6505"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Description</w:t>
            </w:r>
          </w:p>
        </w:tc>
        <w:tc>
          <w:tcPr>
            <w:tcW w:w="5354" w:type="dxa"/>
          </w:tcPr>
          <w:p w14:paraId="03480440" w14:textId="77777777" w:rsidR="007F6505" w:rsidRPr="001067F3" w:rsidRDefault="007F6505"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Measurable Success Criteria</w:t>
            </w:r>
          </w:p>
        </w:tc>
      </w:tr>
      <w:tr w:rsidR="007F6505" w:rsidRPr="001067F3" w14:paraId="3519C35A" w14:textId="77777777" w:rsidTr="004143FB">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4C9D0328" w14:textId="77777777" w:rsidR="007F6505" w:rsidRPr="001067F3" w:rsidRDefault="007F6505" w:rsidP="009F47C1">
            <w:pPr>
              <w:rPr>
                <w:rFonts w:cstheme="minorHAnsi"/>
                <w:sz w:val="16"/>
                <w:szCs w:val="16"/>
              </w:rPr>
            </w:pPr>
            <w:r w:rsidRPr="001067F3">
              <w:rPr>
                <w:rFonts w:cstheme="minorHAnsi"/>
                <w:sz w:val="16"/>
                <w:szCs w:val="16"/>
              </w:rPr>
              <w:t>D6</w:t>
            </w:r>
          </w:p>
        </w:tc>
        <w:tc>
          <w:tcPr>
            <w:tcW w:w="1180" w:type="dxa"/>
          </w:tcPr>
          <w:p w14:paraId="3E8F022D" w14:textId="77777777"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KPI Harmonization &amp; Sign-Off</w:t>
            </w:r>
          </w:p>
        </w:tc>
        <w:tc>
          <w:tcPr>
            <w:tcW w:w="3110" w:type="dxa"/>
          </w:tcPr>
          <w:p w14:paraId="0F5360BA" w14:textId="77777777"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Complete Latin American KPI inventory harmonized across all four BUs: code, kind, formula, filters, adjustments, unit list, currency list, calendars, additivity, owner, and version. Formal sign-off from business owners in all four markets.</w:t>
            </w:r>
          </w:p>
        </w:tc>
        <w:tc>
          <w:tcPr>
            <w:tcW w:w="5354" w:type="dxa"/>
          </w:tcPr>
          <w:p w14:paraId="179CC972" w14:textId="77777777"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commentRangeStart w:id="206"/>
            <w:r w:rsidRPr="001067F3">
              <w:rPr>
                <w:rFonts w:cstheme="minorHAnsi"/>
                <w:sz w:val="16"/>
                <w:szCs w:val="16"/>
              </w:rPr>
              <w:t>100% of KPIs in scope</w:t>
            </w:r>
            <w:commentRangeEnd w:id="206"/>
            <w:r w:rsidR="00B7716C" w:rsidRPr="001067F3">
              <w:rPr>
                <w:rStyle w:val="CommentReference"/>
                <w:rFonts w:cstheme="minorHAnsi"/>
              </w:rPr>
              <w:commentReference w:id="206"/>
            </w:r>
            <w:r w:rsidRPr="001067F3">
              <w:rPr>
                <w:rFonts w:cstheme="minorHAnsi"/>
                <w:sz w:val="16"/>
                <w:szCs w:val="16"/>
              </w:rPr>
              <w:t xml:space="preserve"> have a registered definition in the KPI registry with owner, formula, and version. Zero KPI definition conflicts remain unresolved. Parallel-run reconciliation confirms new pipeline KPI outputs match legacy GCP within agreed tolerance, KPI-by-KPI, market-by-market, month-by-month (CDRB J03). Legacy defects tracked and resolved (CDRB J04).</w:t>
            </w:r>
          </w:p>
          <w:p w14:paraId="0CB27406" w14:textId="222A2F81" w:rsidR="004143FB" w:rsidRPr="001067F3" w:rsidRDefault="00892DF7"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For every KPI in scope, the Supplier shall populate a KPI Dictionary entry containing, at minimum, the following 25 fields per KPI per market (based on the MONDELEZ KPI Dictionary template):</w:t>
            </w:r>
            <w:r w:rsidR="001E539E" w:rsidRPr="001067F3">
              <w:rPr>
                <w:rFonts w:cstheme="minorHAnsi"/>
                <w:sz w:val="16"/>
                <w:szCs w:val="16"/>
              </w:rPr>
              <w:t xml:space="preserve"> </w:t>
            </w:r>
            <w:r w:rsidRPr="001067F3">
              <w:rPr>
                <w:rFonts w:cstheme="minorHAnsi"/>
                <w:sz w:val="16"/>
                <w:szCs w:val="16"/>
              </w:rPr>
              <w:t>(1) Global KPI ID — unique identifier for the KPI across all markets; (2) Global KPI Business Name — the standard KPI name used globally; (3) Market KPI ID — unique identifier for the market-specific instance of the KPI; (4) Market KPI Business Name — the KPI name as used locally in each market; (5) Local Language Synonyms and Search Tags — alternative names, abbreviations, and local-language terms to enable conversational search and cross-market alignment (minimum 3 per KPI per market); (6) Region — MONDELEZ region (e.g. Latin America); (7) Business Unit — MONDELEZ Business Unit (e.g. Mexico, Brazil); (8) Cluster — market cluster grouping; (9) Market — commercial market; (10) Data Steward — named individual accountable for the KPI definition and quality; (11) Technical KPI Name — the identifier used in the data platform code; (12) Unit of Measure — the base unit in which the KPI is expressed (e.g. local currency, kilograms, cases); (13) Source Data Fields — the specific data fields and tables that feed the KPI; (14) Source Data Lineage Description — narrative explaining the end-to-end data flow from source system to KPI output; (15) Technical Calculation Definition — the complete calculation logic including filters, formula, and adjustments; (16) Global Alignment Confirmation — statement confirming whether the market calculation aligns with the global KPI definition, with explanation of any discrepancies; (17) Filter Description — plain-language explanation of which records are included or excluded and why; (18) Formula Description — plain-language explanation of how the KPI value is calculated; (19) Adjustment Description — plain-language explanation of any post-calculation corrections or data quality adjustments applied; (20) Calendar Grain — the lowest time granularity at which the KPI is calculated (e.g. day, week, month); (21) Customer Grain — the lowest customer hierarchy level at which the KPI is calculated (e.g. store, ship-to, sold-to); (22) Product Grain — the lowest product hierarchy level at which the KPI is calculated (e.g. SKU, brand); (23) Aggregation Method — how the KPI is combined across dimensions (e.g. sum, average, count distinct) and whether it is additive, semi-additive, or non-additive; (24) Pipeline Procedure Name — the name of the data pipeline job that produces the KPI; (25) Output Table — the target table where the calculated KPI result is stored</w:t>
            </w:r>
          </w:p>
        </w:tc>
      </w:tr>
      <w:tr w:rsidR="007F6505" w:rsidRPr="001067F3" w14:paraId="7C03C66C" w14:textId="77777777" w:rsidTr="004143FB">
        <w:tblPrEx>
          <w:tblLook w:val="0480" w:firstRow="0"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480" w:type="dxa"/>
          </w:tcPr>
          <w:p w14:paraId="38681DE0" w14:textId="77777777" w:rsidR="007F6505" w:rsidRPr="001067F3" w:rsidRDefault="007F6505" w:rsidP="009F47C1">
            <w:pPr>
              <w:rPr>
                <w:rFonts w:cstheme="minorHAnsi"/>
                <w:sz w:val="16"/>
                <w:szCs w:val="16"/>
              </w:rPr>
            </w:pPr>
            <w:r w:rsidRPr="001067F3">
              <w:rPr>
                <w:rFonts w:cstheme="minorHAnsi"/>
                <w:sz w:val="16"/>
                <w:szCs w:val="16"/>
              </w:rPr>
              <w:t>D7</w:t>
            </w:r>
          </w:p>
        </w:tc>
        <w:tc>
          <w:tcPr>
            <w:tcW w:w="1180" w:type="dxa"/>
          </w:tcPr>
          <w:p w14:paraId="0D4EED79" w14:textId="77777777" w:rsidR="007F6505" w:rsidRPr="001067F3" w:rsidRDefault="007F6505"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Data Quality Framework</w:t>
            </w:r>
          </w:p>
        </w:tc>
        <w:tc>
          <w:tcPr>
            <w:tcW w:w="3110" w:type="dxa"/>
          </w:tcPr>
          <w:p w14:paraId="27F8FF4B" w14:textId="17FA79C2" w:rsidR="007F6505" w:rsidRPr="001067F3" w:rsidRDefault="00464A3C"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End-to-end automated data quality monitoring covering every pipeline stage. DQ expectation rules at every quality gate. Automated alerts on threshold breaches. Reconciliation dashboard tracking DQ pass/fail rates by domain, market, and layer. The Supplier shall provide the Data Governance team with all DQ rule definitions, threshold configurations, and quality gate specifications implemented in the Databricks pipeline, following the Data Governance team's process for Ataccama DQ rule registration. The Supplier is not required to operate Ataccama directly — the Data Governance team is responsible for Ataccama registration using the information provided by the Supplier.</w:t>
            </w:r>
          </w:p>
        </w:tc>
        <w:tc>
          <w:tcPr>
            <w:tcW w:w="5354" w:type="dxa"/>
          </w:tcPr>
          <w:p w14:paraId="1666ACE7" w14:textId="21DDE8D0" w:rsidR="007F6505" w:rsidRPr="001067F3" w:rsidRDefault="007F6505"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Quality check before every load (CDRB E03). </w:t>
            </w:r>
            <w:r w:rsidRPr="001067F3">
              <w:rPr>
                <w:rFonts w:cstheme="minorHAnsi"/>
                <w:sz w:val="16"/>
                <w:szCs w:val="16"/>
                <w:lang w:val="pt-BR"/>
              </w:rPr>
              <w:t xml:space="preserve">Deterministic de-duplication (CDRB E04). </w:t>
            </w:r>
            <w:r w:rsidRPr="001067F3">
              <w:rPr>
                <w:rFonts w:cstheme="minorHAnsi"/>
                <w:sz w:val="16"/>
                <w:szCs w:val="16"/>
              </w:rPr>
              <w:t xml:space="preserve">Re-run safety confirmed via automated tests (CDRB E05). Incremental processing by default with shared watermark (CDRB E01). Loads are all-or-nothing (CDRB E02). DQ dashboard deployed showing pass/fail rates by domain, market, and pipeline layer with drill-down capability. </w:t>
            </w:r>
            <w:r w:rsidR="00B913C7" w:rsidRPr="001067F3">
              <w:rPr>
                <w:rFonts w:cstheme="minorHAnsi"/>
                <w:sz w:val="16"/>
                <w:szCs w:val="16"/>
              </w:rPr>
              <w:t>All DQ rule definitions, thresholds, and quality gate specifications documented and provided to the Data Governance team in the format required for Ataccama registration. Data Governance team confirms receipt and completeness of the DQ information package</w:t>
            </w:r>
            <w:r w:rsidRPr="001067F3">
              <w:rPr>
                <w:rFonts w:cstheme="minorHAnsi"/>
                <w:sz w:val="16"/>
                <w:szCs w:val="16"/>
              </w:rPr>
              <w:t>.</w:t>
            </w:r>
          </w:p>
        </w:tc>
      </w:tr>
    </w:tbl>
    <w:p w14:paraId="2B0D30B6" w14:textId="77777777" w:rsidR="00E07480" w:rsidRPr="001067F3" w:rsidRDefault="00E07480" w:rsidP="009F47C1">
      <w:pPr>
        <w:spacing w:after="0" w:line="240" w:lineRule="auto"/>
        <w:rPr>
          <w:b/>
          <w:bCs/>
        </w:rPr>
      </w:pPr>
    </w:p>
    <w:p w14:paraId="477FB7CC" w14:textId="77777777" w:rsidR="00E07480" w:rsidRPr="001067F3" w:rsidRDefault="00E07480" w:rsidP="009F47C1">
      <w:pPr>
        <w:spacing w:after="0" w:line="240" w:lineRule="auto"/>
        <w:rPr>
          <w:b/>
          <w:bCs/>
        </w:rPr>
      </w:pPr>
    </w:p>
    <w:p w14:paraId="60E1D977" w14:textId="77777777" w:rsidR="00E07480" w:rsidRPr="001067F3" w:rsidRDefault="00E07480" w:rsidP="009F47C1">
      <w:pPr>
        <w:spacing w:after="0" w:line="240" w:lineRule="auto"/>
        <w:rPr>
          <w:b/>
          <w:bCs/>
        </w:rPr>
      </w:pPr>
    </w:p>
    <w:p w14:paraId="3DC4FE04" w14:textId="7B99E502" w:rsidR="00E07480" w:rsidRPr="001067F3" w:rsidRDefault="00335925">
      <w:pPr>
        <w:rPr>
          <w:b/>
          <w:bCs/>
        </w:rPr>
      </w:pPr>
      <w:r>
        <w:rPr>
          <w:b/>
          <w:bCs/>
        </w:rPr>
        <w:br w:type="page"/>
      </w:r>
    </w:p>
    <w:p w14:paraId="59F36BF2" w14:textId="77777777" w:rsidR="00E07480" w:rsidRPr="001067F3" w:rsidRDefault="00E07480" w:rsidP="009F47C1">
      <w:pPr>
        <w:spacing w:after="0" w:line="240" w:lineRule="auto"/>
        <w:rPr>
          <w:b/>
          <w:bCs/>
        </w:rPr>
      </w:pPr>
    </w:p>
    <w:tbl>
      <w:tblPr>
        <w:tblStyle w:val="GridTable4-Accent1"/>
        <w:tblW w:w="0" w:type="auto"/>
        <w:tblInd w:w="355" w:type="dxa"/>
        <w:tblLook w:val="04A0" w:firstRow="1" w:lastRow="0" w:firstColumn="1" w:lastColumn="0" w:noHBand="0" w:noVBand="1"/>
      </w:tblPr>
      <w:tblGrid>
        <w:gridCol w:w="480"/>
        <w:gridCol w:w="1230"/>
        <w:gridCol w:w="3870"/>
        <w:gridCol w:w="4544"/>
      </w:tblGrid>
      <w:tr w:rsidR="00E07480" w:rsidRPr="001067F3" w14:paraId="0B625383" w14:textId="77777777" w:rsidTr="009206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4951ABCE" w14:textId="77777777" w:rsidR="00E07480" w:rsidRPr="001067F3" w:rsidRDefault="00E07480" w:rsidP="009F47C1">
            <w:pPr>
              <w:rPr>
                <w:rFonts w:cstheme="minorHAnsi"/>
                <w:sz w:val="16"/>
                <w:szCs w:val="16"/>
              </w:rPr>
            </w:pPr>
            <w:r w:rsidRPr="001067F3">
              <w:rPr>
                <w:rFonts w:cstheme="minorHAnsi"/>
                <w:sz w:val="16"/>
                <w:szCs w:val="16"/>
              </w:rPr>
              <w:t>#</w:t>
            </w:r>
          </w:p>
        </w:tc>
        <w:tc>
          <w:tcPr>
            <w:tcW w:w="1230" w:type="dxa"/>
          </w:tcPr>
          <w:p w14:paraId="5D38DB32" w14:textId="77777777" w:rsidR="00E07480" w:rsidRPr="001067F3" w:rsidRDefault="00E07480"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Deliverable</w:t>
            </w:r>
          </w:p>
        </w:tc>
        <w:tc>
          <w:tcPr>
            <w:tcW w:w="3870" w:type="dxa"/>
          </w:tcPr>
          <w:p w14:paraId="693DF370" w14:textId="77777777" w:rsidR="00E07480" w:rsidRPr="001067F3" w:rsidRDefault="00E07480"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Description</w:t>
            </w:r>
          </w:p>
        </w:tc>
        <w:tc>
          <w:tcPr>
            <w:tcW w:w="4544" w:type="dxa"/>
          </w:tcPr>
          <w:p w14:paraId="08B10D92" w14:textId="77777777" w:rsidR="00E07480" w:rsidRPr="001067F3" w:rsidRDefault="00E07480"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Measurable Success Criteria</w:t>
            </w:r>
          </w:p>
        </w:tc>
      </w:tr>
      <w:tr w:rsidR="007F6505" w:rsidRPr="001067F3" w14:paraId="6D834969" w14:textId="77777777" w:rsidTr="009206B4">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37E01964" w14:textId="4E8128B4" w:rsidR="007F6505" w:rsidRPr="001067F3" w:rsidRDefault="007F6505" w:rsidP="009F47C1">
            <w:pPr>
              <w:rPr>
                <w:rFonts w:cstheme="minorHAnsi"/>
                <w:sz w:val="16"/>
                <w:szCs w:val="16"/>
              </w:rPr>
            </w:pPr>
            <w:r w:rsidRPr="001067F3">
              <w:rPr>
                <w:rFonts w:cstheme="minorHAnsi"/>
                <w:sz w:val="16"/>
                <w:szCs w:val="16"/>
              </w:rPr>
              <w:t>D8</w:t>
            </w:r>
          </w:p>
        </w:tc>
        <w:tc>
          <w:tcPr>
            <w:tcW w:w="1230" w:type="dxa"/>
          </w:tcPr>
          <w:p w14:paraId="2B3AEA6B" w14:textId="072B59EB"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Jobs Monitoring</w:t>
            </w:r>
            <w:r w:rsidR="00573200">
              <w:rPr>
                <w:rFonts w:cstheme="minorHAnsi"/>
                <w:sz w:val="16"/>
                <w:szCs w:val="16"/>
              </w:rPr>
              <w:t xml:space="preserve"> (DataDog)</w:t>
            </w:r>
            <w:r w:rsidRPr="001067F3">
              <w:rPr>
                <w:rFonts w:cstheme="minorHAnsi"/>
                <w:sz w:val="16"/>
                <w:szCs w:val="16"/>
              </w:rPr>
              <w:t>, Alerts &amp; Operational Dashboards</w:t>
            </w:r>
          </w:p>
        </w:tc>
        <w:tc>
          <w:tcPr>
            <w:tcW w:w="3870" w:type="dxa"/>
          </w:tcPr>
          <w:p w14:paraId="0E3FE397" w14:textId="77777777"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Comprehensive pipeline observability: run logs per procedure, automated failure and SLA-breach alerts, runtime tracking, and operational dashboards for real-time and historical pipeline status.</w:t>
            </w:r>
          </w:p>
        </w:tc>
        <w:tc>
          <w:tcPr>
            <w:tcW w:w="4544" w:type="dxa"/>
          </w:tcPr>
          <w:p w14:paraId="440ACDBB" w14:textId="519D31C0"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xml:space="preserve">Complete run logs recording status, rows read/written, watermark position, duration, and quality gate results for every procedure (CDRB K01). Alerts configured for all failure and warning conditions with zero reliance on user-reported discovery (CDRB K02). Jobs Monitoring Dashboard deployed showing real-time execution status, runtime per procedure, watermark positions, and SLA compliance. Runtime budgets </w:t>
            </w:r>
            <w:r w:rsidR="00B11591">
              <w:rPr>
                <w:rFonts w:cstheme="minorHAnsi"/>
                <w:sz w:val="16"/>
                <w:szCs w:val="16"/>
              </w:rPr>
              <w:t xml:space="preserve">verified. </w:t>
            </w:r>
            <w:commentRangeStart w:id="207"/>
            <w:r w:rsidR="00065F32" w:rsidRPr="00065F32">
              <w:rPr>
                <w:rFonts w:cstheme="minorHAnsi"/>
                <w:sz w:val="16"/>
                <w:szCs w:val="16"/>
              </w:rPr>
              <w:t xml:space="preserve">DataDog </w:t>
            </w:r>
            <w:commentRangeEnd w:id="207"/>
            <w:r w:rsidR="00114790" w:rsidRPr="00065F32">
              <w:rPr>
                <w:rStyle w:val="CommentReference"/>
                <w:rFonts w:cstheme="minorHAnsi"/>
              </w:rPr>
              <w:commentReference w:id="207"/>
            </w:r>
            <w:r w:rsidR="00065F32" w:rsidRPr="00065F32">
              <w:rPr>
                <w:rFonts w:cstheme="minorHAnsi"/>
                <w:sz w:val="16"/>
                <w:szCs w:val="16"/>
              </w:rPr>
              <w:t>agents deployed and operational across all pipeline layers (Blocks 1 through 8) with unified dashboards correlating run logs, error traces, compute cost tags, and data quality signals in a single observability view.</w:t>
            </w:r>
          </w:p>
        </w:tc>
      </w:tr>
      <w:tr w:rsidR="007F6505" w:rsidRPr="001067F3" w14:paraId="5B2348B1" w14:textId="77777777" w:rsidTr="009206B4">
        <w:tblPrEx>
          <w:tblLook w:val="0480" w:firstRow="0"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480" w:type="dxa"/>
          </w:tcPr>
          <w:p w14:paraId="60A4301D" w14:textId="77777777" w:rsidR="007F6505" w:rsidRPr="001067F3" w:rsidRDefault="007F6505" w:rsidP="009F47C1">
            <w:pPr>
              <w:rPr>
                <w:rFonts w:cstheme="minorHAnsi"/>
                <w:sz w:val="16"/>
                <w:szCs w:val="16"/>
              </w:rPr>
            </w:pPr>
            <w:r w:rsidRPr="001067F3">
              <w:rPr>
                <w:rFonts w:cstheme="minorHAnsi"/>
                <w:sz w:val="16"/>
                <w:szCs w:val="16"/>
              </w:rPr>
              <w:t>D9</w:t>
            </w:r>
          </w:p>
        </w:tc>
        <w:tc>
          <w:tcPr>
            <w:tcW w:w="1230" w:type="dxa"/>
          </w:tcPr>
          <w:p w14:paraId="15D6A2D4" w14:textId="77777777" w:rsidR="007F6505" w:rsidRPr="001067F3" w:rsidRDefault="007F6505"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Cost Monitoring &amp; Budget Tracking</w:t>
            </w:r>
          </w:p>
        </w:tc>
        <w:tc>
          <w:tcPr>
            <w:tcW w:w="3870" w:type="dxa"/>
          </w:tcPr>
          <w:p w14:paraId="66314DC5" w14:textId="40F99891" w:rsidR="008557DE" w:rsidRPr="001067F3" w:rsidRDefault="007F6505"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Compute cost tracking tagged by layer, market, and procedure. Cost monitoring dashboards and Genie-queryable cost views. Budget adherence reporting and cost anomaly detection.</w:t>
            </w:r>
            <w:r w:rsidR="00C5532C" w:rsidRPr="001067F3">
              <w:rPr>
                <w:rFonts w:cstheme="minorHAnsi"/>
                <w:sz w:val="16"/>
                <w:szCs w:val="16"/>
              </w:rPr>
              <w:t xml:space="preserve"> </w:t>
            </w:r>
            <w:r w:rsidR="008557DE" w:rsidRPr="001067F3">
              <w:rPr>
                <w:rFonts w:cstheme="minorHAnsi"/>
                <w:sz w:val="16"/>
                <w:szCs w:val="16"/>
              </w:rPr>
              <w:t>Unified cost-tracking dashboard covering Databricks compute, storage, Jobs API calls, and per-pipeline resource consumption. Baseline established in Phase 2, tracked monthly with trend analysis. The cost baseline shall additionally include:</w:t>
            </w:r>
            <w:r w:rsidR="00C5532C" w:rsidRPr="001067F3">
              <w:rPr>
                <w:rFonts w:cstheme="minorHAnsi"/>
                <w:sz w:val="16"/>
                <w:szCs w:val="16"/>
              </w:rPr>
              <w:t xml:space="preserve"> (a) TCO structure: Costs categorised into Run (operational/support) vs Change (enhancement/evolution) to enable ongoing Run vs Change ratio tracking per POET financial governance; (b) Platform cost apportionment: D&amp;A platform costs apportioned to MATRIX AI documented using controllability and consumption metrics, providing the foundation for ongoing shared-cost allocation; (c) Product TCO formula: Direct Costs (MDLZ Loaded Costs + Service Provider + License Costs) + Apportioned Platform Costs, baselined at Go-Live to serve as the financial anchor for POET Product Council reporting.</w:t>
            </w:r>
          </w:p>
        </w:tc>
        <w:tc>
          <w:tcPr>
            <w:tcW w:w="4544" w:type="dxa"/>
          </w:tcPr>
          <w:p w14:paraId="0C816599" w14:textId="29A43B05" w:rsidR="007F6505" w:rsidRPr="001067F3" w:rsidRDefault="007F6505"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C</w:t>
            </w:r>
            <w:commentRangeStart w:id="208"/>
            <w:r w:rsidRPr="001067F3">
              <w:rPr>
                <w:rFonts w:cstheme="minorHAnsi"/>
                <w:sz w:val="16"/>
                <w:szCs w:val="16"/>
              </w:rPr>
              <w:t>ost tags applied to all pipeline jobs by layer, market, and procedure (CDRB G07). Cost Monitoring Dashboard deployed showing cost per run, daily/weekly/monthly trends, budget utilization, and anomaly detection. Genie-queryable cost views operational. Processing proportional to change confirmed (CDRB G03). No slow patterns in critical paths (CDRB G05). Storage maintenance automated (CDRB G06). Final cost baseline report delivered: cost per market/month, per layer, and projected annual run cost.</w:t>
            </w:r>
            <w:r w:rsidR="00065F32">
              <w:rPr>
                <w:rFonts w:cstheme="minorHAnsi"/>
                <w:sz w:val="16"/>
                <w:szCs w:val="16"/>
              </w:rPr>
              <w:t xml:space="preserve"> </w:t>
            </w:r>
            <w:commentRangeEnd w:id="208"/>
            <w:r w:rsidR="00114790" w:rsidRPr="001067F3">
              <w:rPr>
                <w:rStyle w:val="CommentReference"/>
                <w:rFonts w:cstheme="minorHAnsi"/>
              </w:rPr>
              <w:commentReference w:id="208"/>
            </w:r>
          </w:p>
        </w:tc>
      </w:tr>
      <w:tr w:rsidR="00DE5DCB" w:rsidRPr="001067F3" w14:paraId="404B5EF9" w14:textId="77777777" w:rsidTr="009206B4">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706D002C" w14:textId="7A64F62C" w:rsidR="00DE5DCB" w:rsidRPr="001067F3" w:rsidRDefault="00DE5DCB" w:rsidP="009F47C1">
            <w:pPr>
              <w:rPr>
                <w:rFonts w:cstheme="minorHAnsi"/>
                <w:sz w:val="16"/>
                <w:szCs w:val="16"/>
              </w:rPr>
            </w:pPr>
            <w:r w:rsidRPr="001067F3">
              <w:rPr>
                <w:rFonts w:cstheme="minorHAnsi"/>
                <w:sz w:val="16"/>
                <w:szCs w:val="16"/>
              </w:rPr>
              <w:t>D10</w:t>
            </w:r>
          </w:p>
        </w:tc>
        <w:tc>
          <w:tcPr>
            <w:tcW w:w="1230" w:type="dxa"/>
          </w:tcPr>
          <w:p w14:paraId="20AC8ED3" w14:textId="0E44E661" w:rsidR="00DE5DCB" w:rsidRPr="001067F3" w:rsidRDefault="00DE5DCB"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Operational Runbook &amp; Re-Run Playbook</w:t>
            </w:r>
          </w:p>
        </w:tc>
        <w:tc>
          <w:tcPr>
            <w:tcW w:w="3870" w:type="dxa"/>
          </w:tcPr>
          <w:p w14:paraId="16EFEB6E" w14:textId="0446DC67" w:rsidR="00DE5DCB" w:rsidRPr="001067F3" w:rsidRDefault="00DE5DCB"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Documented runbook for every job and failure scenario: single-market re-run, parameter-driven backfill, load rollback, known-issue handling, and escalation procedures. Re-run playbook for market-scoped reprocessing.</w:t>
            </w:r>
          </w:p>
        </w:tc>
        <w:tc>
          <w:tcPr>
            <w:tcW w:w="4544" w:type="dxa"/>
          </w:tcPr>
          <w:p w14:paraId="0D2785F9" w14:textId="2D8201A2" w:rsidR="00DE5DCB" w:rsidRPr="001067F3" w:rsidRDefault="00DE5DCB"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commentRangeStart w:id="209"/>
            <w:r w:rsidRPr="001067F3">
              <w:rPr>
                <w:rFonts w:cstheme="minorHAnsi"/>
                <w:sz w:val="16"/>
                <w:szCs w:val="16"/>
              </w:rPr>
              <w:t xml:space="preserve">Operational runbook published and reviewed by at least one team member not involved in writing it </w:t>
            </w:r>
            <w:commentRangeEnd w:id="209"/>
            <w:r w:rsidR="00114790" w:rsidRPr="001067F3">
              <w:rPr>
                <w:rStyle w:val="CommentReference"/>
                <w:rFonts w:cstheme="minorHAnsi"/>
              </w:rPr>
              <w:commentReference w:id="209"/>
            </w:r>
            <w:r w:rsidRPr="001067F3">
              <w:rPr>
                <w:rFonts w:cstheme="minorHAnsi"/>
                <w:sz w:val="16"/>
                <w:szCs w:val="16"/>
              </w:rPr>
              <w:t>(CDRB K03). Single-market re-run validated in production: failed market re-executed in isolation without affecting other markets, with compute cost proportional only to the failed market. Parameter-driven backfill validated. Load rollback validated. Data lineage visible end-to-end in Unity Catalog (CDRB K04).</w:t>
            </w:r>
          </w:p>
        </w:tc>
      </w:tr>
      <w:tr w:rsidR="00DE5DCB" w:rsidRPr="001067F3" w14:paraId="22E6BD15" w14:textId="77777777" w:rsidTr="009206B4">
        <w:tblPrEx>
          <w:tblLook w:val="0480" w:firstRow="0"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480" w:type="dxa"/>
          </w:tcPr>
          <w:p w14:paraId="04721FBC" w14:textId="6F856FC0" w:rsidR="00DE5DCB" w:rsidRPr="001067F3" w:rsidRDefault="00DE5DCB" w:rsidP="009F47C1">
            <w:pPr>
              <w:rPr>
                <w:rFonts w:cstheme="minorHAnsi"/>
                <w:sz w:val="16"/>
                <w:szCs w:val="16"/>
              </w:rPr>
            </w:pPr>
            <w:r w:rsidRPr="001067F3">
              <w:rPr>
                <w:rFonts w:cstheme="minorHAnsi"/>
                <w:sz w:val="16"/>
                <w:szCs w:val="16"/>
              </w:rPr>
              <w:t>D11</w:t>
            </w:r>
          </w:p>
        </w:tc>
        <w:tc>
          <w:tcPr>
            <w:tcW w:w="1230" w:type="dxa"/>
          </w:tcPr>
          <w:p w14:paraId="29381849" w14:textId="6D1D1906" w:rsidR="00DE5DCB" w:rsidRPr="001067F3" w:rsidRDefault="00DE5DCB"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Global Scalability Proof</w:t>
            </w:r>
          </w:p>
        </w:tc>
        <w:tc>
          <w:tcPr>
            <w:tcW w:w="3870" w:type="dxa"/>
          </w:tcPr>
          <w:p w14:paraId="680869B4" w14:textId="1055FA30" w:rsidR="00DE5DCB" w:rsidRPr="001067F3" w:rsidRDefault="00DE5DCB"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Configuration-only onboarding ofsynthetic market test (CDRB H01) with fictional market "ZZ" (Canada or USA) demonstrating end-to-end configuration-only onboarding.</w:t>
            </w:r>
          </w:p>
        </w:tc>
        <w:tc>
          <w:tcPr>
            <w:tcW w:w="4544" w:type="dxa"/>
          </w:tcPr>
          <w:p w14:paraId="25CC1FA5" w14:textId="4D6BB26B" w:rsidR="00DE5DCB" w:rsidRPr="001067F3" w:rsidRDefault="00DE5DCB"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commentRangeStart w:id="210"/>
            <w:r w:rsidRPr="001067F3">
              <w:rPr>
                <w:rFonts w:cstheme="minorHAnsi"/>
                <w:sz w:val="16"/>
                <w:szCs w:val="16"/>
              </w:rPr>
              <w:t xml:space="preserve">Synthetic market "ZZ" </w:t>
            </w:r>
            <w:commentRangeEnd w:id="210"/>
            <w:r w:rsidR="00114790" w:rsidRPr="001067F3">
              <w:rPr>
                <w:rStyle w:val="CommentReference"/>
                <w:rFonts w:cstheme="minorHAnsi"/>
              </w:rPr>
              <w:commentReference w:id="210"/>
            </w:r>
            <w:r w:rsidRPr="001067F3">
              <w:rPr>
                <w:rFonts w:cstheme="minorHAnsi"/>
                <w:sz w:val="16"/>
                <w:szCs w:val="16"/>
              </w:rPr>
              <w:t xml:space="preserve">onboarded via configuration rows only, passes all 8 pipeline blocks end-to-end with zero code changes, confirmed by automated code diff (CDRB H01). </w:t>
            </w:r>
            <w:commentRangeStart w:id="211"/>
            <w:r w:rsidRPr="001067F3">
              <w:rPr>
                <w:rFonts w:cstheme="minorHAnsi"/>
                <w:sz w:val="16"/>
                <w:szCs w:val="16"/>
              </w:rPr>
              <w:t>Volume scalability: 3x data volume within 1.5x runtime (CDRB H02).</w:t>
            </w:r>
            <w:commentRangeEnd w:id="211"/>
            <w:r w:rsidR="00D850F0" w:rsidRPr="001067F3">
              <w:rPr>
                <w:rStyle w:val="CommentReference"/>
                <w:rFonts w:cstheme="minorHAnsi"/>
              </w:rPr>
              <w:commentReference w:id="211"/>
            </w:r>
            <w:r w:rsidRPr="001067F3">
              <w:rPr>
                <w:rFonts w:cstheme="minorHAnsi"/>
                <w:sz w:val="16"/>
                <w:szCs w:val="16"/>
              </w:rPr>
              <w:t xml:space="preserve"> Market isolation confirmed: concurrent multi-market runs with no shared temporary objects (CDRB H03). Flexible reprocessing confirmed for any date range via parameters (CDRB H04). New market through configuration only with parallel-run reconciliation within tolerance.</w:t>
            </w:r>
          </w:p>
        </w:tc>
      </w:tr>
      <w:tr w:rsidR="007F6505" w:rsidRPr="001067F3" w14:paraId="37CB3E26" w14:textId="77777777" w:rsidTr="009206B4">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7FFABFB6" w14:textId="77777777" w:rsidR="007F6505" w:rsidRPr="001067F3" w:rsidRDefault="007F6505" w:rsidP="009F47C1">
            <w:pPr>
              <w:rPr>
                <w:rFonts w:cstheme="minorHAnsi"/>
                <w:sz w:val="16"/>
                <w:szCs w:val="16"/>
              </w:rPr>
            </w:pPr>
            <w:r w:rsidRPr="001067F3">
              <w:rPr>
                <w:rFonts w:cstheme="minorHAnsi"/>
                <w:sz w:val="16"/>
                <w:szCs w:val="16"/>
              </w:rPr>
              <w:t>D12</w:t>
            </w:r>
          </w:p>
        </w:tc>
        <w:tc>
          <w:tcPr>
            <w:tcW w:w="1230" w:type="dxa"/>
          </w:tcPr>
          <w:p w14:paraId="51999D8E" w14:textId="77777777"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Global Scalability Playbook</w:t>
            </w:r>
          </w:p>
        </w:tc>
        <w:tc>
          <w:tcPr>
            <w:tcW w:w="3870" w:type="dxa"/>
          </w:tcPr>
          <w:p w14:paraId="0D3E34EB" w14:textId="77777777"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Mandatory deliverable per Appendix C: architecture overview, configuration-only onboarding checklist, synthetic market test evidence, real market onboarding evidence, handling unique KPIs, effort estimates, governance, and 20 validated onboarding examples.</w:t>
            </w:r>
          </w:p>
        </w:tc>
        <w:tc>
          <w:tcPr>
            <w:tcW w:w="4544" w:type="dxa"/>
          </w:tcPr>
          <w:p w14:paraId="2680D72A" w14:textId="7A7EB8BC"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All Playbook sections complete and CDRB-reviewed (per Appendix C). 20 validated configuration-only onboarding examples documented with automated code-diff evidence. Effort estimation model endorsed by MONDELEZ project leadership. Governance model approved by MONDELEZ D&amp;A leadership and Global D&amp;A Product team. Playbook published and accessible to all stakeholders.</w:t>
            </w:r>
          </w:p>
        </w:tc>
      </w:tr>
    </w:tbl>
    <w:p w14:paraId="79D4AE41" w14:textId="77777777" w:rsidR="00E07480" w:rsidRPr="001067F3" w:rsidRDefault="00E07480" w:rsidP="009F47C1">
      <w:pPr>
        <w:spacing w:after="0" w:line="240" w:lineRule="auto"/>
        <w:rPr>
          <w:b/>
          <w:bCs/>
        </w:rPr>
      </w:pPr>
    </w:p>
    <w:p w14:paraId="5A04F294" w14:textId="77777777" w:rsidR="00E07480" w:rsidRPr="001067F3" w:rsidRDefault="00E07480" w:rsidP="009F47C1">
      <w:pPr>
        <w:spacing w:after="0" w:line="240" w:lineRule="auto"/>
        <w:rPr>
          <w:b/>
          <w:bCs/>
        </w:rPr>
      </w:pPr>
    </w:p>
    <w:p w14:paraId="0EA13FE5" w14:textId="5B1CED5C" w:rsidR="00E07480" w:rsidRPr="001067F3" w:rsidRDefault="00E07480" w:rsidP="009F47C1">
      <w:pPr>
        <w:spacing w:after="0" w:line="240" w:lineRule="auto"/>
        <w:rPr>
          <w:b/>
          <w:bCs/>
        </w:rPr>
      </w:pPr>
      <w:r w:rsidRPr="001067F3">
        <w:rPr>
          <w:b/>
          <w:bCs/>
        </w:rPr>
        <w:br w:type="page"/>
      </w:r>
    </w:p>
    <w:p w14:paraId="7FCAD2F6" w14:textId="77777777" w:rsidR="00E07480" w:rsidRPr="001067F3" w:rsidRDefault="00E07480" w:rsidP="009F47C1">
      <w:pPr>
        <w:spacing w:after="0" w:line="240" w:lineRule="auto"/>
        <w:rPr>
          <w:b/>
          <w:bCs/>
        </w:rPr>
      </w:pPr>
    </w:p>
    <w:tbl>
      <w:tblPr>
        <w:tblStyle w:val="GridTable4-Accent1"/>
        <w:tblW w:w="0" w:type="auto"/>
        <w:tblInd w:w="355" w:type="dxa"/>
        <w:tblLook w:val="04A0" w:firstRow="1" w:lastRow="0" w:firstColumn="1" w:lastColumn="0" w:noHBand="0" w:noVBand="1"/>
      </w:tblPr>
      <w:tblGrid>
        <w:gridCol w:w="718"/>
        <w:gridCol w:w="1231"/>
        <w:gridCol w:w="3844"/>
        <w:gridCol w:w="4331"/>
      </w:tblGrid>
      <w:tr w:rsidR="00E07480" w:rsidRPr="001067F3" w14:paraId="6DA929AD" w14:textId="77777777" w:rsidTr="00C92F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8" w:type="dxa"/>
          </w:tcPr>
          <w:p w14:paraId="6F2DF9F5" w14:textId="77777777" w:rsidR="00E07480" w:rsidRPr="001067F3" w:rsidRDefault="00E07480" w:rsidP="009F47C1">
            <w:pPr>
              <w:rPr>
                <w:rFonts w:cstheme="minorHAnsi"/>
                <w:sz w:val="16"/>
                <w:szCs w:val="16"/>
              </w:rPr>
            </w:pPr>
            <w:r w:rsidRPr="001067F3">
              <w:rPr>
                <w:rFonts w:cstheme="minorHAnsi"/>
                <w:sz w:val="16"/>
                <w:szCs w:val="16"/>
              </w:rPr>
              <w:t>#</w:t>
            </w:r>
          </w:p>
        </w:tc>
        <w:tc>
          <w:tcPr>
            <w:tcW w:w="1231" w:type="dxa"/>
          </w:tcPr>
          <w:p w14:paraId="51DB2011" w14:textId="77777777" w:rsidR="00E07480" w:rsidRPr="001067F3" w:rsidRDefault="00E07480"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Deliverable</w:t>
            </w:r>
          </w:p>
        </w:tc>
        <w:tc>
          <w:tcPr>
            <w:tcW w:w="3844" w:type="dxa"/>
          </w:tcPr>
          <w:p w14:paraId="5E6A13F3" w14:textId="77777777" w:rsidR="00E07480" w:rsidRPr="001067F3" w:rsidRDefault="00E07480"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Description</w:t>
            </w:r>
          </w:p>
        </w:tc>
        <w:tc>
          <w:tcPr>
            <w:tcW w:w="4331" w:type="dxa"/>
          </w:tcPr>
          <w:p w14:paraId="268C4112" w14:textId="77777777" w:rsidR="00E07480" w:rsidRPr="001067F3" w:rsidRDefault="00E07480"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Measurable Success Criteria</w:t>
            </w:r>
          </w:p>
        </w:tc>
      </w:tr>
      <w:tr w:rsidR="007F6505" w:rsidRPr="001067F3" w14:paraId="5733DC95" w14:textId="77777777" w:rsidTr="00DE5DCB">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8" w:type="dxa"/>
          </w:tcPr>
          <w:p w14:paraId="0B1C141F" w14:textId="5D8900FB" w:rsidR="007F6505" w:rsidRPr="001067F3" w:rsidRDefault="007F6505" w:rsidP="009F47C1">
            <w:pPr>
              <w:rPr>
                <w:rFonts w:cstheme="minorHAnsi"/>
                <w:sz w:val="16"/>
                <w:szCs w:val="16"/>
              </w:rPr>
            </w:pPr>
            <w:r w:rsidRPr="001067F3">
              <w:rPr>
                <w:rFonts w:cstheme="minorHAnsi"/>
                <w:sz w:val="16"/>
                <w:szCs w:val="16"/>
              </w:rPr>
              <w:t>D13</w:t>
            </w:r>
          </w:p>
        </w:tc>
        <w:tc>
          <w:tcPr>
            <w:tcW w:w="1231" w:type="dxa"/>
          </w:tcPr>
          <w:p w14:paraId="4F3C9458" w14:textId="77777777"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Testing &amp; Reconciliation Evidence</w:t>
            </w:r>
          </w:p>
        </w:tc>
        <w:tc>
          <w:tcPr>
            <w:tcW w:w="3844" w:type="dxa"/>
          </w:tcPr>
          <w:p w14:paraId="6213DED1" w14:textId="7B2E70E6"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Comprehensive testing package: unit tests for all shared functions, golden-data tests per procedure, parallel-run reconciliation against legacy GCP, and legacy defect resolution.</w:t>
            </w:r>
            <w:r w:rsidR="008E093B">
              <w:rPr>
                <w:rFonts w:cstheme="minorHAnsi"/>
                <w:sz w:val="16"/>
                <w:szCs w:val="16"/>
              </w:rPr>
              <w:t xml:space="preserve"> </w:t>
            </w:r>
            <w:r w:rsidR="00117742">
              <w:rPr>
                <w:rFonts w:cstheme="minorHAnsi"/>
                <w:sz w:val="16"/>
                <w:szCs w:val="16"/>
              </w:rPr>
              <w:t>Technical reconci</w:t>
            </w:r>
            <w:r w:rsidR="008117E8">
              <w:rPr>
                <w:rFonts w:cstheme="minorHAnsi"/>
                <w:sz w:val="16"/>
                <w:szCs w:val="16"/>
              </w:rPr>
              <w:t xml:space="preserve">liation framework for 1:1 </w:t>
            </w:r>
            <w:r w:rsidR="00BE0053">
              <w:rPr>
                <w:rFonts w:cstheme="minorHAnsi"/>
                <w:sz w:val="16"/>
                <w:szCs w:val="16"/>
              </w:rPr>
              <w:t>table</w:t>
            </w:r>
            <w:r w:rsidR="008117E8">
              <w:rPr>
                <w:rFonts w:cstheme="minorHAnsi"/>
                <w:sz w:val="16"/>
                <w:szCs w:val="16"/>
              </w:rPr>
              <w:t>.</w:t>
            </w:r>
            <w:r w:rsidR="0037566D">
              <w:rPr>
                <w:rFonts w:cstheme="minorHAnsi"/>
                <w:sz w:val="16"/>
                <w:szCs w:val="16"/>
              </w:rPr>
              <w:t xml:space="preserve"> </w:t>
            </w:r>
            <w:r w:rsidR="00725748">
              <w:rPr>
                <w:rFonts w:cstheme="minorHAnsi"/>
                <w:sz w:val="16"/>
                <w:szCs w:val="16"/>
              </w:rPr>
              <w:t xml:space="preserve">End-to-end Data Quality </w:t>
            </w:r>
            <w:r w:rsidR="0037566D">
              <w:rPr>
                <w:rFonts w:cstheme="minorHAnsi"/>
                <w:sz w:val="16"/>
                <w:szCs w:val="16"/>
              </w:rPr>
              <w:t>reporting.</w:t>
            </w:r>
          </w:p>
        </w:tc>
        <w:tc>
          <w:tcPr>
            <w:tcW w:w="4331" w:type="dxa"/>
          </w:tcPr>
          <w:p w14:paraId="2F57D284" w14:textId="77777777"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Unit test suite for every shared function (CDRB J01). Golden-data test per procedure with known inputs and verified outputs (CDRB J02). Parallel-run reconciliation passing for all KPIs, all markets, all months within agreed tolerance (CDRB J03). All identified legacy defects tracked with resolution status (CDRB J04). Automated re-run test passing in CI pipeline (CDRB E05).</w:t>
            </w:r>
          </w:p>
        </w:tc>
      </w:tr>
      <w:tr w:rsidR="007F6505" w:rsidRPr="001067F3" w14:paraId="7C0619B5" w14:textId="77777777" w:rsidTr="00DE5DCB">
        <w:tblPrEx>
          <w:tblLook w:val="0480" w:firstRow="0"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718" w:type="dxa"/>
          </w:tcPr>
          <w:p w14:paraId="7BA216AB" w14:textId="77777777" w:rsidR="007F6505" w:rsidRPr="001067F3" w:rsidRDefault="007F6505" w:rsidP="009F47C1">
            <w:pPr>
              <w:rPr>
                <w:rFonts w:cstheme="minorHAnsi"/>
                <w:sz w:val="16"/>
                <w:szCs w:val="16"/>
              </w:rPr>
            </w:pPr>
            <w:r w:rsidRPr="001067F3">
              <w:rPr>
                <w:rFonts w:cstheme="minorHAnsi"/>
                <w:sz w:val="16"/>
                <w:szCs w:val="16"/>
              </w:rPr>
              <w:t>D14</w:t>
            </w:r>
          </w:p>
        </w:tc>
        <w:tc>
          <w:tcPr>
            <w:tcW w:w="1231" w:type="dxa"/>
          </w:tcPr>
          <w:p w14:paraId="144C9675" w14:textId="77777777" w:rsidR="007F6505" w:rsidRPr="001067F3" w:rsidRDefault="007F6505"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Documentation &amp; Governance Artifacts</w:t>
            </w:r>
          </w:p>
        </w:tc>
        <w:tc>
          <w:tcPr>
            <w:tcW w:w="3844" w:type="dxa"/>
          </w:tcPr>
          <w:p w14:paraId="5934D58D" w14:textId="359B01AA" w:rsidR="007F6505" w:rsidRPr="001067F3" w:rsidRDefault="009E6909"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Complete technical and business documentation: design notes, waiver register, KPI registry/dictionary in sync, legacy procedure mapping, and data lineage documentation. The Supplier shall additionally provide the Data Governance team with a complete metadata package covering all MATRIX AI datasets, tables, KPI definitions, data lineage maps, data classification tags, and DQ rule inventories, in the format required by the Data Governance team for Ataccama registration. This metadata package is a Supplier deliverable obligation; Ataccama registration is the responsibility of the Data Governance team</w:t>
            </w:r>
            <w:r w:rsidR="007F6505" w:rsidRPr="001067F3">
              <w:rPr>
                <w:rFonts w:cstheme="minorHAnsi"/>
                <w:sz w:val="16"/>
                <w:szCs w:val="16"/>
              </w:rPr>
              <w:t>.</w:t>
            </w:r>
          </w:p>
        </w:tc>
        <w:tc>
          <w:tcPr>
            <w:tcW w:w="4331" w:type="dxa"/>
          </w:tcPr>
          <w:p w14:paraId="5AF17443" w14:textId="320BB9D0" w:rsidR="007F6505" w:rsidRPr="001067F3" w:rsidRDefault="007F6505"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Design note approved before build for every Tier 1 component (CDRB L01). All waivers explicit and time-bound (CDRB L02). Registry and dictionary in sync with automated drift check (CDRB L03). Every legacy procedure mapped to its replacement with decommission schedule (CDRB L04). </w:t>
            </w:r>
            <w:r w:rsidR="00785A3C" w:rsidRPr="001067F3">
              <w:rPr>
                <w:rFonts w:cstheme="minorHAnsi"/>
                <w:sz w:val="16"/>
                <w:szCs w:val="16"/>
              </w:rPr>
              <w:t>Complete metadata package provided to the Data Governance team covering: (a) all dataset and table metadata descriptions; (b) data lineage from source to KPI output; (c) data classification and sensitivity tags; (d) all DQ rule definitions and thresholds; and (e) KPI registry export. Data Governance team confirms receipt and completeness of the metadata package for Ataccama registration</w:t>
            </w:r>
            <w:r w:rsidRPr="001067F3">
              <w:rPr>
                <w:rFonts w:cstheme="minorHAnsi"/>
                <w:sz w:val="16"/>
                <w:szCs w:val="16"/>
              </w:rPr>
              <w:t>.</w:t>
            </w:r>
          </w:p>
        </w:tc>
      </w:tr>
      <w:tr w:rsidR="007F6505" w:rsidRPr="001067F3" w14:paraId="07B63771" w14:textId="77777777" w:rsidTr="00DE5DCB">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8" w:type="dxa"/>
          </w:tcPr>
          <w:p w14:paraId="11154020" w14:textId="77777777" w:rsidR="007F6505" w:rsidRPr="001067F3" w:rsidRDefault="007F6505" w:rsidP="009F47C1">
            <w:pPr>
              <w:rPr>
                <w:rFonts w:cstheme="minorHAnsi"/>
                <w:sz w:val="16"/>
                <w:szCs w:val="16"/>
              </w:rPr>
            </w:pPr>
            <w:r w:rsidRPr="001067F3">
              <w:rPr>
                <w:rFonts w:cstheme="minorHAnsi"/>
                <w:sz w:val="16"/>
                <w:szCs w:val="16"/>
              </w:rPr>
              <w:t>D15</w:t>
            </w:r>
          </w:p>
        </w:tc>
        <w:tc>
          <w:tcPr>
            <w:tcW w:w="1231" w:type="dxa"/>
          </w:tcPr>
          <w:p w14:paraId="7749B967" w14:textId="77777777"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Training Materials &amp; Enablement Program</w:t>
            </w:r>
          </w:p>
        </w:tc>
        <w:tc>
          <w:tcPr>
            <w:tcW w:w="3844" w:type="dxa"/>
          </w:tcPr>
          <w:p w14:paraId="625AA3F2" w14:textId="77777777"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Complete training package: Training Needs Assessment, custom MONDELEZ training modules, Databricks Academy and Pluralsight learning paths, hands-on lab environments, user guides, quick-reference cards, video walkthroughs, and training portal. Train-the-Trainer certification program and end-user training delivery support.</w:t>
            </w:r>
          </w:p>
        </w:tc>
        <w:tc>
          <w:tcPr>
            <w:tcW w:w="4331" w:type="dxa"/>
          </w:tcPr>
          <w:p w14:paraId="4A505ABF" w14:textId="0DBD2344"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Training materials cover all user personas (</w:t>
            </w:r>
            <w:r w:rsidR="00105959" w:rsidRPr="001067F3">
              <w:rPr>
                <w:rFonts w:cstheme="minorHAnsi"/>
                <w:sz w:val="16"/>
                <w:szCs w:val="16"/>
              </w:rPr>
              <w:t>technical and business</w:t>
            </w:r>
            <w:r w:rsidRPr="001067F3">
              <w:rPr>
                <w:rFonts w:cstheme="minorHAnsi"/>
                <w:sz w:val="16"/>
                <w:szCs w:val="16"/>
              </w:rPr>
              <w:t>). Train-the-Trainer program</w:t>
            </w:r>
            <w:r w:rsidR="0024439C" w:rsidRPr="001067F3">
              <w:rPr>
                <w:rFonts w:cstheme="minorHAnsi"/>
                <w:sz w:val="16"/>
                <w:szCs w:val="16"/>
              </w:rPr>
              <w:t>, hands-on lab environments, and end-user training delivery for all four BUs</w:t>
            </w:r>
            <w:r w:rsidRPr="001067F3">
              <w:rPr>
                <w:rFonts w:cstheme="minorHAnsi"/>
                <w:sz w:val="16"/>
                <w:szCs w:val="16"/>
              </w:rPr>
              <w:t xml:space="preserve"> completed: designated MONDELEZ trainers certified and capable of delivering training independently.</w:t>
            </w:r>
            <w:r w:rsidR="00541C96" w:rsidRPr="001067F3">
              <w:rPr>
                <w:rFonts w:cstheme="minorHAnsi"/>
                <w:sz w:val="16"/>
                <w:szCs w:val="16"/>
              </w:rPr>
              <w:t xml:space="preserve"> </w:t>
            </w:r>
            <w:r w:rsidR="004D7194" w:rsidRPr="001067F3">
              <w:rPr>
                <w:rFonts w:cstheme="minorHAnsi"/>
                <w:sz w:val="16"/>
                <w:szCs w:val="16"/>
              </w:rPr>
              <w:t xml:space="preserve">Success criteria additionally include: (a) Training satisfaction: </w:t>
            </w:r>
            <w:commentRangeStart w:id="212"/>
            <w:r w:rsidR="004D7194" w:rsidRPr="001067F3">
              <w:rPr>
                <w:rFonts w:cstheme="minorHAnsi"/>
                <w:sz w:val="16"/>
                <w:szCs w:val="16"/>
              </w:rPr>
              <w:t>≥ 4.0/5.0</w:t>
            </w:r>
            <w:commentRangeEnd w:id="212"/>
            <w:r w:rsidR="00153191" w:rsidRPr="001067F3">
              <w:rPr>
                <w:rStyle w:val="CommentReference"/>
                <w:rFonts w:cstheme="minorHAnsi"/>
              </w:rPr>
              <w:commentReference w:id="212"/>
            </w:r>
            <w:r w:rsidR="004D7194" w:rsidRPr="001067F3">
              <w:rPr>
                <w:rFonts w:cstheme="minorHAnsi"/>
                <w:sz w:val="16"/>
                <w:szCs w:val="16"/>
              </w:rPr>
              <w:t xml:space="preserve"> average rating from post-training surveys across all BUs; </w:t>
            </w:r>
            <w:commentRangeStart w:id="213"/>
            <w:del w:id="214" w:author="Tim Kemp" w:date="2026-10-23T15:27:00Z" w16du:dateUtc="2026-10-23T19:27:00Z">
              <w:r w:rsidR="004D7194" w:rsidRPr="001067F3" w:rsidDel="00153191">
                <w:rPr>
                  <w:rFonts w:cstheme="minorHAnsi"/>
                  <w:sz w:val="16"/>
                  <w:szCs w:val="16"/>
                </w:rPr>
                <w:delText>(b) Adoption readiness: ≥ 80% of identified target users have completed onboarding training before Go-Live; (c) Self-sufficiency: ≥ 60% of trained users demonstrate ability to independently navigate AI/BI Dashboards and formulate Genie queries during hands-on assessment</w:delText>
              </w:r>
              <w:r w:rsidRPr="001067F3" w:rsidDel="00153191">
                <w:rPr>
                  <w:rFonts w:cstheme="minorHAnsi"/>
                  <w:sz w:val="16"/>
                  <w:szCs w:val="16"/>
                </w:rPr>
                <w:delText xml:space="preserve">. </w:delText>
              </w:r>
            </w:del>
            <w:commentRangeEnd w:id="213"/>
            <w:r w:rsidR="00153191" w:rsidRPr="001067F3">
              <w:rPr>
                <w:rStyle w:val="CommentReference"/>
                <w:rFonts w:cstheme="minorHAnsi"/>
              </w:rPr>
              <w:commentReference w:id="213"/>
            </w:r>
            <w:commentRangeStart w:id="215"/>
            <w:r w:rsidRPr="001067F3">
              <w:rPr>
                <w:rFonts w:cstheme="minorHAnsi"/>
                <w:sz w:val="16"/>
                <w:szCs w:val="16"/>
              </w:rPr>
              <w:t>Training portal published with Databricks Academy paths, Pluralsight courses, and all custom materials.</w:t>
            </w:r>
            <w:commentRangeEnd w:id="215"/>
            <w:r w:rsidR="00153191" w:rsidRPr="001067F3">
              <w:rPr>
                <w:rStyle w:val="CommentReference"/>
                <w:rFonts w:cstheme="minorHAnsi"/>
              </w:rPr>
              <w:commentReference w:id="215"/>
            </w:r>
            <w:r w:rsidRPr="001067F3">
              <w:rPr>
                <w:rFonts w:cstheme="minorHAnsi"/>
                <w:sz w:val="16"/>
                <w:szCs w:val="16"/>
              </w:rPr>
              <w:t xml:space="preserve"> Training effectiveness feedback collected and gaps addressed before go-live.</w:t>
            </w:r>
          </w:p>
        </w:tc>
      </w:tr>
      <w:tr w:rsidR="007F6505" w:rsidRPr="001067F3" w14:paraId="7D4C0B51" w14:textId="77777777" w:rsidTr="00DE5DCB">
        <w:tblPrEx>
          <w:tblLook w:val="0480" w:firstRow="0" w:lastRow="0" w:firstColumn="1" w:lastColumn="0" w:noHBand="0" w:noVBand="1"/>
        </w:tblPrEx>
        <w:trPr>
          <w:trHeight w:val="379"/>
        </w:trPr>
        <w:tc>
          <w:tcPr>
            <w:cnfStyle w:val="001000000000" w:firstRow="0" w:lastRow="0" w:firstColumn="1" w:lastColumn="0" w:oddVBand="0" w:evenVBand="0" w:oddHBand="0" w:evenHBand="0" w:firstRowFirstColumn="0" w:firstRowLastColumn="0" w:lastRowFirstColumn="0" w:lastRowLastColumn="0"/>
            <w:tcW w:w="718" w:type="dxa"/>
          </w:tcPr>
          <w:p w14:paraId="7479ACA9" w14:textId="77777777" w:rsidR="007F6505" w:rsidRPr="001067F3" w:rsidRDefault="007F6505" w:rsidP="009F47C1">
            <w:pPr>
              <w:rPr>
                <w:rFonts w:cstheme="minorHAnsi"/>
                <w:sz w:val="16"/>
                <w:szCs w:val="16"/>
              </w:rPr>
            </w:pPr>
            <w:r w:rsidRPr="001067F3">
              <w:rPr>
                <w:rFonts w:cstheme="minorHAnsi"/>
                <w:sz w:val="16"/>
                <w:szCs w:val="16"/>
              </w:rPr>
              <w:t>D16</w:t>
            </w:r>
          </w:p>
        </w:tc>
        <w:tc>
          <w:tcPr>
            <w:tcW w:w="1231" w:type="dxa"/>
          </w:tcPr>
          <w:p w14:paraId="7AE1BB96" w14:textId="12079B29" w:rsidR="007F6505" w:rsidRPr="001067F3" w:rsidRDefault="00C54BD8"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Delivery</w:t>
            </w:r>
            <w:r w:rsidR="007F6505" w:rsidRPr="001067F3">
              <w:rPr>
                <w:rFonts w:cstheme="minorHAnsi"/>
                <w:sz w:val="16"/>
                <w:szCs w:val="16"/>
              </w:rPr>
              <w:t xml:space="preserve"> Management Services</w:t>
            </w:r>
          </w:p>
        </w:tc>
        <w:tc>
          <w:tcPr>
            <w:tcW w:w="3844" w:type="dxa"/>
          </w:tcPr>
          <w:p w14:paraId="40E674C9" w14:textId="261D5B6C" w:rsidR="007F6505" w:rsidRPr="001067F3" w:rsidRDefault="002C01FC"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Consolidated delivery management across both workstreams: planning, scheduling, risk and opportunity management, status reporting per the governance model (Daily Scrum, Weekly 4-Box, Monthly Leadership Update), and post-phase retrospective and lessons learned.</w:t>
            </w:r>
          </w:p>
        </w:tc>
        <w:tc>
          <w:tcPr>
            <w:tcW w:w="4331" w:type="dxa"/>
          </w:tcPr>
          <w:p w14:paraId="641B1045" w14:textId="4DC26728" w:rsidR="007F6505" w:rsidRPr="001067F3" w:rsidRDefault="007F6505"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Biweekly consolidated status reports delivered on schedule. RAID log maintained and current. </w:t>
            </w:r>
            <w:r w:rsidR="00874BE9" w:rsidRPr="001067F3">
              <w:rPr>
                <w:rFonts w:cstheme="minorHAnsi"/>
                <w:sz w:val="16"/>
                <w:szCs w:val="16"/>
              </w:rPr>
              <w:t>All milestone dates met or formally re-baselined via change control. Post-phase retrospective conducted and improvement actions documented for product continuity.</w:t>
            </w:r>
          </w:p>
        </w:tc>
      </w:tr>
      <w:tr w:rsidR="00BF0688" w:rsidRPr="001067F3" w14:paraId="28F6968A" w14:textId="77777777" w:rsidTr="00DE5DCB">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718" w:type="dxa"/>
          </w:tcPr>
          <w:p w14:paraId="00722A9E" w14:textId="73DE4347" w:rsidR="00BF0688" w:rsidRPr="001067F3" w:rsidRDefault="00BF0688" w:rsidP="009F47C1">
            <w:pPr>
              <w:rPr>
                <w:rFonts w:cstheme="minorHAnsi"/>
                <w:sz w:val="16"/>
                <w:szCs w:val="16"/>
              </w:rPr>
            </w:pPr>
            <w:r>
              <w:rPr>
                <w:rFonts w:cstheme="minorHAnsi"/>
                <w:sz w:val="16"/>
                <w:szCs w:val="16"/>
              </w:rPr>
              <w:t>D17</w:t>
            </w:r>
          </w:p>
        </w:tc>
        <w:tc>
          <w:tcPr>
            <w:tcW w:w="1231" w:type="dxa"/>
          </w:tcPr>
          <w:p w14:paraId="36D99144" w14:textId="0BD26E39" w:rsidR="00BF0688" w:rsidRPr="001067F3" w:rsidRDefault="00BF0688"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Pr>
                <w:rFonts w:cstheme="minorHAnsi"/>
                <w:sz w:val="16"/>
                <w:szCs w:val="16"/>
              </w:rPr>
              <w:t xml:space="preserve">Transition to Support and Product </w:t>
            </w:r>
            <w:commentRangeStart w:id="216"/>
            <w:r>
              <w:rPr>
                <w:rFonts w:cstheme="minorHAnsi"/>
                <w:sz w:val="16"/>
                <w:szCs w:val="16"/>
              </w:rPr>
              <w:t>Streams</w:t>
            </w:r>
            <w:commentRangeEnd w:id="216"/>
            <w:r w:rsidR="00153191" w:rsidRPr="001067F3">
              <w:rPr>
                <w:rStyle w:val="CommentReference"/>
                <w:rFonts w:cstheme="minorHAnsi"/>
              </w:rPr>
              <w:commentReference w:id="216"/>
            </w:r>
          </w:p>
        </w:tc>
        <w:tc>
          <w:tcPr>
            <w:tcW w:w="3844" w:type="dxa"/>
          </w:tcPr>
          <w:p w14:paraId="53A6BB70" w14:textId="77777777" w:rsidR="00BF0688" w:rsidRPr="001067F3" w:rsidRDefault="00BF0688"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p>
        </w:tc>
        <w:tc>
          <w:tcPr>
            <w:tcW w:w="4331" w:type="dxa"/>
          </w:tcPr>
          <w:p w14:paraId="3E71A5E8" w14:textId="77777777" w:rsidR="00BF0688" w:rsidRPr="001067F3" w:rsidRDefault="00BF0688"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p>
        </w:tc>
      </w:tr>
    </w:tbl>
    <w:p w14:paraId="7A91B37E" w14:textId="77777777" w:rsidR="00282BAC" w:rsidRPr="001067F3" w:rsidRDefault="00282BAC" w:rsidP="009F47C1">
      <w:pPr>
        <w:spacing w:after="0" w:line="240" w:lineRule="auto"/>
        <w:rPr>
          <w:rFonts w:cstheme="minorHAnsi"/>
        </w:rPr>
      </w:pPr>
    </w:p>
    <w:p w14:paraId="2FFE6A12" w14:textId="77777777" w:rsidR="00545E0E" w:rsidRPr="001067F3" w:rsidRDefault="00545E0E" w:rsidP="009F47C1">
      <w:pPr>
        <w:spacing w:after="0" w:line="240" w:lineRule="auto"/>
        <w:rPr>
          <w:rFonts w:cstheme="minorHAnsi"/>
        </w:rPr>
      </w:pPr>
    </w:p>
    <w:p w14:paraId="77BAAA8F" w14:textId="77777777" w:rsidR="0090693A" w:rsidRPr="001067F3" w:rsidRDefault="0090693A" w:rsidP="009F47C1">
      <w:pPr>
        <w:spacing w:after="0" w:line="240" w:lineRule="auto"/>
        <w:rPr>
          <w:rFonts w:cstheme="minorHAnsi"/>
        </w:rPr>
      </w:pPr>
    </w:p>
    <w:p w14:paraId="36B59F79" w14:textId="77777777" w:rsidR="0090693A" w:rsidRPr="001067F3" w:rsidRDefault="0090693A" w:rsidP="009F47C1">
      <w:pPr>
        <w:spacing w:after="0" w:line="240" w:lineRule="auto"/>
        <w:rPr>
          <w:rFonts w:cstheme="minorHAnsi"/>
          <w:b/>
          <w:bCs/>
        </w:rPr>
      </w:pPr>
      <w:r w:rsidRPr="001067F3">
        <w:rPr>
          <w:rFonts w:cstheme="minorHAnsi"/>
          <w:b/>
          <w:bCs/>
        </w:rPr>
        <w:br w:type="page"/>
      </w:r>
    </w:p>
    <w:p w14:paraId="648F0B88" w14:textId="4F2E1A59" w:rsidR="0090693A" w:rsidRPr="001067F3" w:rsidRDefault="0090693A" w:rsidP="009F47C1">
      <w:pPr>
        <w:spacing w:after="0" w:line="240" w:lineRule="auto"/>
        <w:rPr>
          <w:rFonts w:cstheme="minorHAnsi"/>
          <w:b/>
          <w:bCs/>
        </w:rPr>
      </w:pPr>
      <w:commentRangeStart w:id="217"/>
      <w:r w:rsidRPr="001067F3">
        <w:rPr>
          <w:rFonts w:cstheme="minorHAnsi"/>
          <w:b/>
          <w:bCs/>
        </w:rPr>
        <w:t>5.1 KPI Dictionary Completeness</w:t>
      </w:r>
      <w:commentRangeEnd w:id="217"/>
      <w:r w:rsidR="005B0701" w:rsidRPr="001067F3">
        <w:rPr>
          <w:rStyle w:val="CommentReference"/>
          <w:rFonts w:cstheme="minorHAnsi"/>
          <w:b/>
          <w:bCs/>
          <w:sz w:val="22"/>
          <w:szCs w:val="22"/>
        </w:rPr>
        <w:commentReference w:id="217"/>
      </w:r>
    </w:p>
    <w:p w14:paraId="52E66673" w14:textId="3E0CB947" w:rsidR="00545E0E" w:rsidRPr="001067F3" w:rsidRDefault="0090693A" w:rsidP="009F47C1">
      <w:pPr>
        <w:spacing w:after="0" w:line="240" w:lineRule="auto"/>
        <w:rPr>
          <w:rFonts w:cstheme="minorHAnsi"/>
        </w:rPr>
      </w:pPr>
      <w:r w:rsidRPr="001067F3">
        <w:rPr>
          <w:rFonts w:cstheme="minorHAnsi"/>
        </w:rPr>
        <w:t>For every KPI in scope, the Supplier shall populate a KPI Dictionary entry containing, at minimum, the following 25 fields per KPI per market, based on the MONDELEZ KPI Dictionary template</w:t>
      </w:r>
      <w:r w:rsidR="00A27351" w:rsidRPr="001067F3">
        <w:rPr>
          <w:rFonts w:cstheme="minorHAnsi"/>
        </w:rPr>
        <w:t>. Those are must</w:t>
      </w:r>
      <w:ins w:id="218" w:author="Tim Kemp" w:date="2026-10-23T15:29:00Z" w16du:dateUtc="2026-10-23T19:29:00Z">
        <w:r w:rsidR="004F2A20">
          <w:rPr>
            <w:rFonts w:cstheme="minorHAnsi"/>
          </w:rPr>
          <w:t>-</w:t>
        </w:r>
      </w:ins>
      <w:del w:id="219" w:author="Tim Kemp" w:date="2026-10-23T15:29:00Z" w16du:dateUtc="2026-10-23T19:29:00Z">
        <w:r w:rsidR="00A27351" w:rsidRPr="001067F3" w:rsidDel="004F2A20">
          <w:rPr>
            <w:rFonts w:cstheme="minorHAnsi"/>
          </w:rPr>
          <w:delText xml:space="preserve"> </w:delText>
        </w:r>
      </w:del>
      <w:r w:rsidR="00A27351" w:rsidRPr="001067F3">
        <w:rPr>
          <w:rFonts w:cstheme="minorHAnsi"/>
        </w:rPr>
        <w:t xml:space="preserve">have information, but should consider </w:t>
      </w:r>
      <w:commentRangeStart w:id="220"/>
      <w:r w:rsidR="00A27351" w:rsidRPr="001067F3">
        <w:rPr>
          <w:rFonts w:cstheme="minorHAnsi"/>
        </w:rPr>
        <w:t xml:space="preserve">potential increase of </w:t>
      </w:r>
      <w:r w:rsidR="00AE3D42">
        <w:rPr>
          <w:rFonts w:cstheme="minorHAnsi"/>
        </w:rPr>
        <w:t>4</w:t>
      </w:r>
      <w:r w:rsidR="005D08BE" w:rsidRPr="001067F3">
        <w:rPr>
          <w:rFonts w:cstheme="minorHAnsi"/>
        </w:rPr>
        <w:t xml:space="preserve">0% additional fields. </w:t>
      </w:r>
      <w:commentRangeEnd w:id="220"/>
      <w:r w:rsidR="004F2A20" w:rsidRPr="001067F3">
        <w:rPr>
          <w:rStyle w:val="CommentReference"/>
          <w:rFonts w:cstheme="minorHAnsi"/>
          <w:sz w:val="22"/>
          <w:szCs w:val="22"/>
        </w:rPr>
        <w:commentReference w:id="220"/>
      </w:r>
    </w:p>
    <w:p w14:paraId="3C18795B" w14:textId="77777777" w:rsidR="0090693A" w:rsidRPr="001067F3" w:rsidRDefault="0090693A" w:rsidP="009F47C1">
      <w:pPr>
        <w:spacing w:after="0" w:line="240" w:lineRule="auto"/>
        <w:rPr>
          <w:rFonts w:cstheme="minorHAnsi"/>
        </w:rPr>
      </w:pPr>
    </w:p>
    <w:tbl>
      <w:tblPr>
        <w:tblW w:w="5000" w:type="pct"/>
        <w:tblBorders>
          <w:top w:val="single" w:sz="4" w:space="0" w:color="7B4FA6"/>
          <w:left w:val="single" w:sz="4" w:space="0" w:color="7B4FA6"/>
          <w:bottom w:val="single" w:sz="4" w:space="0" w:color="7B4FA6"/>
          <w:right w:val="single" w:sz="4" w:space="0" w:color="7B4FA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
        <w:gridCol w:w="1281"/>
        <w:gridCol w:w="682"/>
        <w:gridCol w:w="2119"/>
        <w:gridCol w:w="2911"/>
        <w:gridCol w:w="3163"/>
      </w:tblGrid>
      <w:tr w:rsidR="00EB2284" w:rsidRPr="001067F3" w14:paraId="4D30B69C" w14:textId="77777777" w:rsidTr="00EB2284">
        <w:trPr>
          <w:tblHeader/>
        </w:trPr>
        <w:tc>
          <w:tcPr>
            <w:tcW w:w="0" w:type="auto"/>
            <w:tcBorders>
              <w:top w:val="single" w:sz="4" w:space="0" w:color="D1C4E9"/>
              <w:left w:val="single" w:sz="4" w:space="0" w:color="D1C4E9"/>
              <w:bottom w:val="single" w:sz="4" w:space="0" w:color="D1C4E9"/>
              <w:right w:val="single" w:sz="4" w:space="0" w:color="D1C4E9"/>
            </w:tcBorders>
            <w:shd w:val="clear" w:color="auto" w:fill="4F2170"/>
            <w:tcMar>
              <w:top w:w="60" w:type="dxa"/>
              <w:left w:w="80" w:type="dxa"/>
              <w:bottom w:w="60" w:type="dxa"/>
              <w:right w:w="80" w:type="dxa"/>
            </w:tcMar>
            <w:vAlign w:val="center"/>
          </w:tcPr>
          <w:p w14:paraId="73D33C29" w14:textId="77777777" w:rsidR="00EB2284" w:rsidRPr="001067F3" w:rsidRDefault="00EB2284" w:rsidP="009F47C1">
            <w:pPr>
              <w:spacing w:after="0" w:line="240" w:lineRule="auto"/>
              <w:jc w:val="center"/>
              <w:rPr>
                <w:rFonts w:cstheme="minorHAnsi"/>
                <w:sz w:val="16"/>
                <w:szCs w:val="16"/>
              </w:rPr>
            </w:pPr>
            <w:r w:rsidRPr="001067F3">
              <w:rPr>
                <w:rFonts w:eastAsia="Arial" w:cstheme="minorHAnsi"/>
                <w:b/>
                <w:bCs/>
                <w:color w:val="FFFFFF"/>
                <w:sz w:val="16"/>
                <w:szCs w:val="16"/>
              </w:rPr>
              <w:t>#</w:t>
            </w:r>
          </w:p>
        </w:tc>
        <w:tc>
          <w:tcPr>
            <w:tcW w:w="0" w:type="auto"/>
            <w:tcBorders>
              <w:top w:val="single" w:sz="4" w:space="0" w:color="D1C4E9"/>
              <w:left w:val="single" w:sz="4" w:space="0" w:color="D1C4E9"/>
              <w:bottom w:val="single" w:sz="4" w:space="0" w:color="D1C4E9"/>
              <w:right w:val="single" w:sz="4" w:space="0" w:color="D1C4E9"/>
            </w:tcBorders>
            <w:shd w:val="clear" w:color="auto" w:fill="4F2170"/>
            <w:tcMar>
              <w:top w:w="60" w:type="dxa"/>
              <w:left w:w="80" w:type="dxa"/>
              <w:bottom w:w="60" w:type="dxa"/>
              <w:right w:w="80" w:type="dxa"/>
            </w:tcMar>
            <w:vAlign w:val="center"/>
          </w:tcPr>
          <w:p w14:paraId="09B7DEE5" w14:textId="77777777" w:rsidR="00EB2284" w:rsidRPr="001067F3" w:rsidRDefault="00EB2284" w:rsidP="009F47C1">
            <w:pPr>
              <w:spacing w:after="0" w:line="240" w:lineRule="auto"/>
              <w:jc w:val="center"/>
              <w:rPr>
                <w:rFonts w:cstheme="minorHAnsi"/>
                <w:sz w:val="16"/>
                <w:szCs w:val="16"/>
              </w:rPr>
            </w:pPr>
            <w:r w:rsidRPr="001067F3">
              <w:rPr>
                <w:rFonts w:cstheme="minorHAnsi"/>
                <w:b/>
                <w:color w:val="FFFFFF"/>
                <w:sz w:val="16"/>
                <w:szCs w:val="16"/>
              </w:rPr>
              <w:t>Field</w:t>
            </w:r>
          </w:p>
        </w:tc>
        <w:tc>
          <w:tcPr>
            <w:tcW w:w="0" w:type="auto"/>
            <w:tcBorders>
              <w:top w:val="single" w:sz="4" w:space="0" w:color="D1C4E9"/>
              <w:left w:val="single" w:sz="4" w:space="0" w:color="D1C4E9"/>
              <w:bottom w:val="single" w:sz="4" w:space="0" w:color="D1C4E9"/>
              <w:right w:val="single" w:sz="4" w:space="0" w:color="D1C4E9"/>
            </w:tcBorders>
            <w:shd w:val="clear" w:color="auto" w:fill="4F2170"/>
            <w:tcMar>
              <w:top w:w="60" w:type="dxa"/>
              <w:left w:w="80" w:type="dxa"/>
              <w:bottom w:w="60" w:type="dxa"/>
              <w:right w:w="80" w:type="dxa"/>
            </w:tcMar>
            <w:vAlign w:val="center"/>
          </w:tcPr>
          <w:p w14:paraId="6DEE9D2D" w14:textId="77777777" w:rsidR="00EB2284" w:rsidRPr="001067F3" w:rsidRDefault="00EB2284" w:rsidP="009F47C1">
            <w:pPr>
              <w:spacing w:after="0" w:line="240" w:lineRule="auto"/>
              <w:jc w:val="center"/>
              <w:rPr>
                <w:rFonts w:cstheme="minorHAnsi"/>
                <w:sz w:val="16"/>
                <w:szCs w:val="16"/>
              </w:rPr>
            </w:pPr>
            <w:r w:rsidRPr="001067F3">
              <w:rPr>
                <w:rFonts w:eastAsia="Arial" w:cstheme="minorHAnsi"/>
                <w:b/>
                <w:bCs/>
                <w:color w:val="FFFFFF"/>
                <w:sz w:val="16"/>
                <w:szCs w:val="16"/>
              </w:rPr>
              <w:t>Scope</w:t>
            </w:r>
          </w:p>
        </w:tc>
        <w:tc>
          <w:tcPr>
            <w:tcW w:w="1011" w:type="pct"/>
            <w:tcBorders>
              <w:top w:val="single" w:sz="4" w:space="0" w:color="D1C4E9"/>
              <w:left w:val="single" w:sz="4" w:space="0" w:color="D1C4E9"/>
              <w:bottom w:val="single" w:sz="4" w:space="0" w:color="D1C4E9"/>
              <w:right w:val="single" w:sz="4" w:space="0" w:color="D1C4E9"/>
            </w:tcBorders>
            <w:shd w:val="clear" w:color="auto" w:fill="4F2170"/>
            <w:tcMar>
              <w:top w:w="60" w:type="dxa"/>
              <w:left w:w="80" w:type="dxa"/>
              <w:bottom w:w="60" w:type="dxa"/>
              <w:right w:w="80" w:type="dxa"/>
            </w:tcMar>
            <w:vAlign w:val="center"/>
          </w:tcPr>
          <w:p w14:paraId="7610CB12" w14:textId="77777777" w:rsidR="00EB2284" w:rsidRPr="001067F3" w:rsidRDefault="00EB2284" w:rsidP="009F47C1">
            <w:pPr>
              <w:spacing w:after="0" w:line="240" w:lineRule="auto"/>
              <w:jc w:val="center"/>
              <w:rPr>
                <w:rFonts w:cstheme="minorHAnsi"/>
                <w:sz w:val="16"/>
                <w:szCs w:val="16"/>
              </w:rPr>
            </w:pPr>
            <w:r w:rsidRPr="001067F3">
              <w:rPr>
                <w:rFonts w:eastAsia="Arial" w:cstheme="minorHAnsi"/>
                <w:b/>
                <w:bCs/>
                <w:color w:val="FFFFFF"/>
                <w:sz w:val="16"/>
                <w:szCs w:val="16"/>
              </w:rPr>
              <w:t>Description</w:t>
            </w:r>
          </w:p>
        </w:tc>
        <w:tc>
          <w:tcPr>
            <w:tcW w:w="1389" w:type="pct"/>
            <w:tcBorders>
              <w:top w:val="single" w:sz="4" w:space="0" w:color="D1C4E9"/>
              <w:left w:val="single" w:sz="4" w:space="0" w:color="D1C4E9"/>
              <w:bottom w:val="single" w:sz="4" w:space="0" w:color="D1C4E9"/>
              <w:right w:val="single" w:sz="4" w:space="0" w:color="D1C4E9"/>
            </w:tcBorders>
            <w:shd w:val="clear" w:color="auto" w:fill="4F2170"/>
            <w:tcMar>
              <w:top w:w="60" w:type="dxa"/>
              <w:left w:w="80" w:type="dxa"/>
              <w:bottom w:w="60" w:type="dxa"/>
              <w:right w:w="80" w:type="dxa"/>
            </w:tcMar>
            <w:vAlign w:val="center"/>
          </w:tcPr>
          <w:p w14:paraId="7D4B57F6" w14:textId="77777777" w:rsidR="00EB2284" w:rsidRPr="001067F3" w:rsidRDefault="00EB2284" w:rsidP="009F47C1">
            <w:pPr>
              <w:spacing w:after="0" w:line="240" w:lineRule="auto"/>
              <w:jc w:val="center"/>
              <w:rPr>
                <w:rFonts w:cstheme="minorHAnsi"/>
                <w:sz w:val="16"/>
                <w:szCs w:val="16"/>
              </w:rPr>
            </w:pPr>
            <w:r w:rsidRPr="001067F3">
              <w:rPr>
                <w:rFonts w:eastAsia="Arial" w:cstheme="minorHAnsi"/>
                <w:b/>
                <w:bCs/>
                <w:color w:val="FFFFFF"/>
                <w:sz w:val="16"/>
                <w:szCs w:val="16"/>
              </w:rPr>
              <w:t>Purpose</w:t>
            </w:r>
          </w:p>
        </w:tc>
        <w:tc>
          <w:tcPr>
            <w:tcW w:w="1509" w:type="pct"/>
            <w:tcBorders>
              <w:top w:val="single" w:sz="4" w:space="0" w:color="D1C4E9"/>
              <w:left w:val="single" w:sz="4" w:space="0" w:color="D1C4E9"/>
              <w:bottom w:val="single" w:sz="4" w:space="0" w:color="D1C4E9"/>
              <w:right w:val="single" w:sz="4" w:space="0" w:color="D1C4E9"/>
            </w:tcBorders>
            <w:shd w:val="clear" w:color="auto" w:fill="4F2170"/>
            <w:tcMar>
              <w:top w:w="60" w:type="dxa"/>
              <w:left w:w="80" w:type="dxa"/>
              <w:bottom w:w="60" w:type="dxa"/>
              <w:right w:w="80" w:type="dxa"/>
            </w:tcMar>
            <w:vAlign w:val="center"/>
          </w:tcPr>
          <w:p w14:paraId="4E7A8442" w14:textId="316EEB89" w:rsidR="00EB2284" w:rsidRPr="001067F3" w:rsidRDefault="00EB2284" w:rsidP="009F47C1">
            <w:pPr>
              <w:spacing w:after="0" w:line="240" w:lineRule="auto"/>
              <w:jc w:val="center"/>
              <w:rPr>
                <w:rFonts w:cstheme="minorHAnsi"/>
                <w:sz w:val="16"/>
                <w:szCs w:val="16"/>
              </w:rPr>
            </w:pPr>
            <w:r w:rsidRPr="001067F3">
              <w:rPr>
                <w:rFonts w:cstheme="minorHAnsi"/>
                <w:b/>
                <w:color w:val="FFFFFF"/>
                <w:sz w:val="16"/>
                <w:szCs w:val="16"/>
              </w:rPr>
              <w:t>Example</w:t>
            </w:r>
          </w:p>
        </w:tc>
      </w:tr>
      <w:tr w:rsidR="00EB2284" w:rsidRPr="001067F3" w14:paraId="5B397DA1"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0DA6852"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5E0EFFA"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Global KPI ID</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16309AA"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GLOBAL</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F7668F2"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Unique identifier for the KPI across all markets</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CA4C982"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Registry key — single reference ID across all markets and regions</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78D33F8A"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100083</w:t>
            </w:r>
          </w:p>
        </w:tc>
      </w:tr>
      <w:tr w:rsidR="00EB2284" w:rsidRPr="001067F3" w14:paraId="6D67FCAF"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79563ED"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2</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9275E27"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Global KPI Business Name</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653DCF5"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GLOBAL</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5A504DDD"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The standard KPI name used globally</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55C7ED3A"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Human-readable canonical name that is the single global reference for this metric</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1E4B105"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Month Closure Sell-Out</w:t>
            </w:r>
          </w:p>
        </w:tc>
      </w:tr>
      <w:tr w:rsidR="00EB2284" w:rsidRPr="001067F3" w14:paraId="171F8BA5"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4955A6C2"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3</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75EB2A9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Market KPI ID</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9CD6241"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73F466F"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Unique identifier for the market-specific instance of the KPI</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17DDC9B"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Identifies each market's own implementation of the global KPI</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484D657"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100083_0000001</w:t>
            </w:r>
          </w:p>
        </w:tc>
      </w:tr>
      <w:tr w:rsidR="00EB2284" w:rsidRPr="001067F3" w14:paraId="2A890923"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303CE9B9"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4</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BDF1B33"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Market KPI Business Name</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92347D3"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9872A6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The KPI name as used locally in each market</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617215C5"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Local market name — may differ from the global canonical name</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0B9FF6E"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Month Closure Sell-Out</w:t>
            </w:r>
          </w:p>
        </w:tc>
      </w:tr>
      <w:tr w:rsidR="00EB2284" w:rsidRPr="00CB7A2F" w14:paraId="3DE1DA9D"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6304606"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5</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4FB4ADD"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Local Language Synonyms and Search Tags</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773F5B3"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6A59FB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Alternative names, abbreviations, and local-language terms for this KPI</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AECA7C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Enables conversational search (Genie) and cross-market alignment in local language — minimum 3 per KPI per market</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3ECC8D8" w14:textId="77777777" w:rsidR="00EB2284" w:rsidRPr="001067F3" w:rsidRDefault="00EB2284" w:rsidP="009F47C1">
            <w:pPr>
              <w:spacing w:after="0" w:line="240" w:lineRule="auto"/>
              <w:rPr>
                <w:rFonts w:cstheme="minorHAnsi"/>
                <w:sz w:val="16"/>
                <w:szCs w:val="16"/>
                <w:lang w:val="pt-BR"/>
              </w:rPr>
            </w:pPr>
            <w:r w:rsidRPr="001067F3">
              <w:rPr>
                <w:rFonts w:cstheme="minorHAnsi"/>
                <w:color w:val="3D3D3D"/>
                <w:sz w:val="16"/>
                <w:szCs w:val="16"/>
                <w:lang w:val="pt-BR"/>
              </w:rPr>
              <w:t>Cierre de Mes; Cierre Mensual; Cierre Periodo</w:t>
            </w:r>
          </w:p>
        </w:tc>
      </w:tr>
      <w:tr w:rsidR="00EB2284" w:rsidRPr="001067F3" w14:paraId="27889EBB"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1C8C923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6</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57D18E36"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Region</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1D4985BC"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89C4827"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MONDELEZ region</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E88C541"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Groups KPI instances by region for cross-market governance</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30041439"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LA</w:t>
            </w:r>
          </w:p>
        </w:tc>
      </w:tr>
      <w:tr w:rsidR="00EB2284" w:rsidRPr="001067F3" w14:paraId="0D2697D6"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F3E4579"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7</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2FC0F1E"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Business Unit</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ADCDBC6"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75E807A7"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MONDELEZ Business Unit owning this KPI instance</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17A91DE"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Identifies the organisational unit accountable for this KPI</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63AE9C2"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Mexico</w:t>
            </w:r>
          </w:p>
        </w:tc>
      </w:tr>
      <w:tr w:rsidR="00EB2284" w:rsidRPr="001067F3" w14:paraId="78C5DC5B"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1C9BB6D9"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8</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1CC26EF6"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Cluster</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6A279BD2"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C91B9EF"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Market cluster grouping within the region</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D96B5DA"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Supports regional grouping and cross-cluster comparisons</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9CB5698"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Mexico</w:t>
            </w:r>
          </w:p>
        </w:tc>
      </w:tr>
      <w:tr w:rsidR="00EB2284" w:rsidRPr="001067F3" w14:paraId="49B1EF9F"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9A398C7"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9</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7428DEBC"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Market</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EF5C755"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5ECFD98"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Commercial market for this KPI instance</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FC97168"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Identifies the specific commercial market</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E107DAC"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Mexico</w:t>
            </w:r>
          </w:p>
        </w:tc>
      </w:tr>
      <w:tr w:rsidR="00EB2284" w:rsidRPr="001067F3" w14:paraId="3C372DCB"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A42932F"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10</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715458B"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Data Steward</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619CCAD"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6CDC0F9"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Named individual accountable for the KPI definition and quality</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3E70C5CE"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Ensures a single person is responsible for this KPI's accuracy and governance (CDRB F07)</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761564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(to be assigned per BU)</w:t>
            </w:r>
          </w:p>
        </w:tc>
      </w:tr>
      <w:tr w:rsidR="00EB2284" w:rsidRPr="001067F3" w14:paraId="38CC3077"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BE49C57"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11</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7C4E760A"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Technical KPI Name</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91365ED"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83A1E86"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The identifier used in the data platform code</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8B1C3F5"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Links the business dictionary entry to the code implementation</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6B78092"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calc_gross_profit_nr</w:t>
            </w:r>
          </w:p>
        </w:tc>
      </w:tr>
      <w:tr w:rsidR="00EB2284" w:rsidRPr="001067F3" w14:paraId="40DC6C6C"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C6C0D6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12</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84A65BC"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Unit of Measure</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92D9DCF"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60BF719"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The base unit in which the KPI is expressed</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4135F4F"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Prevents cross-market unit mismatches — e.g. local currency vs. kg vs. cases (CDRB F01)</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363C42D3"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Local Currency (MXN); KG; Cases</w:t>
            </w:r>
          </w:p>
        </w:tc>
      </w:tr>
      <w:tr w:rsidR="00EB2284" w:rsidRPr="001067F3" w14:paraId="7F9D3B2F"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33847EB"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13</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012BF6AA"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Source Data Fields</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0EA287A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0C3A54AE"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The specific data fields and tables that feed this KPI</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4CF5BBC"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Column-level traceability from source to KPI output — enables full audit trail (CDRB K04)</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1FF0631"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v_fct_detail_month_closure_mx.sell_out</w:t>
            </w:r>
          </w:p>
        </w:tc>
      </w:tr>
      <w:tr w:rsidR="00EB2284" w:rsidRPr="001067F3" w14:paraId="3745A439"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DF4772B"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14</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368C7CDF"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Source Data Lineage Description</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69F3F18"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66444B8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Narrative explaining the end-to-end data flow from source system to KPI output</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6511F1F3"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Plain-language lineage story for business users and Ataccama registration</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C7BDFCD"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SAP VBRP provides invoice-level data... flow: source &gt; DC &gt; DS &gt; Metrics &gt; KPI</w:t>
            </w:r>
          </w:p>
        </w:tc>
      </w:tr>
      <w:tr w:rsidR="00EB2284" w:rsidRPr="001067F3" w14:paraId="231208FA"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05B9F627"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15</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4A24E8AB"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Technical Calculation Definition</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04FED24C"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ED66FD9"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The complete calculation logic including filters, formula, and adjustments</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438DA130"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Authoritative technical specification — the single source of truth for how this KPI is calculated</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B6D819C"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Filter: ... &gt; Formula: SUM(SAFE_CAST(...)) &gt; Adjustments: same load pattern</w:t>
            </w:r>
          </w:p>
        </w:tc>
      </w:tr>
      <w:tr w:rsidR="00EB2284" w:rsidRPr="001067F3" w14:paraId="2A4C7D25"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5EF275B"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16</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2C57AF1"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Global Alignment Confirmation</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D0A41D3"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D8C000F"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Statement confirming whether the market calculation aligns with the global KPI definition</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EEB396E"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Flags harmonisation gaps — where answer is No, a business reason must be provided and resolved before Gate 3</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1072613"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Yes / No + explanation</w:t>
            </w:r>
          </w:p>
        </w:tc>
      </w:tr>
      <w:tr w:rsidR="00EB2284" w:rsidRPr="001067F3" w14:paraId="2806B26D"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369D0E7"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17</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D800D4E"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Filter Description</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48B259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792D7A1A"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Plain-language explanation of which records are included or excluded and why</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0B2216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Business-readable filter logic for users and Genie</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CB7F38A"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Select eligible records where source matches sell_in criteria</w:t>
            </w:r>
          </w:p>
        </w:tc>
      </w:tr>
      <w:tr w:rsidR="00EB2284" w:rsidRPr="001067F3" w14:paraId="66D5F354"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3F7C967"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18</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3F64B08"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Formula Description</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AA97136"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6168EF78"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Plain-language explanation of how the KPI value is calculated</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11B7BA0B"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Business-readable formula narrative — avoids reliance on technical code to understand the metric</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5068FD9B"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Sum all qualifying records for the reporting period</w:t>
            </w:r>
          </w:p>
        </w:tc>
      </w:tr>
      <w:tr w:rsidR="00EB2284" w:rsidRPr="001067F3" w14:paraId="12972E99"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8E4DD6B"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19</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F0F2E09"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Adjustment Description</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4465D2C8"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1540F63"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Plain-language explanation of any post-calculation corrections or data quality adjustments applied</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0DEFC70"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Documents exceptions and corrections transparently for governance and audit</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5874CB8"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Full replace per pipeline run — prior values deleted before insert</w:t>
            </w:r>
          </w:p>
        </w:tc>
      </w:tr>
      <w:tr w:rsidR="00EB2284" w:rsidRPr="001067F3" w14:paraId="377DBB77"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CE371CF"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20</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C91DDF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Calendar Grain</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12FCA59F"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16A7F49"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The lowest time granularity at which the KPI is calculated</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6DA1C1AC"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Drives aggregation logic and prevents temporal accuracy errors</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18FDF7D"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Day; Week; Month</w:t>
            </w:r>
          </w:p>
        </w:tc>
      </w:tr>
      <w:tr w:rsidR="00EB2284" w:rsidRPr="001067F3" w14:paraId="5661F4DF"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D8DA436"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21</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DE19F9B"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Customer Grain</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03B4DE0C"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4CB712A7"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The lowest customer hierarchy level at which the KPI is calculated</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6537586"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Prevents over-aggregation errors across customer hierarchies</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AD05BE3"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Store; Ship-To; Sold-To</w:t>
            </w:r>
          </w:p>
        </w:tc>
      </w:tr>
      <w:tr w:rsidR="00EB2284" w:rsidRPr="001067F3" w14:paraId="6A62F009"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6FBEDF3"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22</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9E43C1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Product Grain</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13E1729B"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AF665A5"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The lowest product hierarchy level at which the KPI is calculated</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69A653C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Ensures correct product-level roll-up and prevents mix-level errors</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CE86477"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SKU; Brand</w:t>
            </w:r>
          </w:p>
        </w:tc>
      </w:tr>
      <w:tr w:rsidR="00EB2284" w:rsidRPr="001067F3" w14:paraId="1A1540C9"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709F7C0F"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23</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1672FC8"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Aggregation Method</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EA0C786"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9133E8A"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How the KPI is combined across dimensions — e.g. sum, average, count distinct</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2530C53"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Additivity declaration (CDRB F05) — prevents incorrect cross-dimensional aggregation</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70C9DF9"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Sum (additive across time and geography); Count Distinct (non-additive)</w:t>
            </w:r>
          </w:p>
        </w:tc>
      </w:tr>
      <w:tr w:rsidR="00EB2284" w:rsidRPr="001067F3" w14:paraId="21876CCD"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3C632501"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24</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28F63DE"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Pipeline Procedure Name</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11F70096"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BDE322A"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The name of the data pipeline job that produces this KPI</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6374D86"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Links the dictionary to the code — required for CDRB F08 auto-generation compliance</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32A5E679"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sp_ds_load_t_fct_otc_kpi_la</w:t>
            </w:r>
          </w:p>
        </w:tc>
      </w:tr>
      <w:tr w:rsidR="00EB2284" w:rsidRPr="001067F3" w14:paraId="06E2060E"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365BAD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25</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0BD465C"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Output Table</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08410E1E"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42C74E72"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The target table where the calculated KPI result is stored</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73193212"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Enables output traceability, validation, and downstream consumption tracking</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8A2C165"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amer_p_matrix_mx.t_agg_kpi_otc_mx</w:t>
            </w:r>
          </w:p>
        </w:tc>
      </w:tr>
    </w:tbl>
    <w:p w14:paraId="6BC1FF34" w14:textId="77777777" w:rsidR="0090693A" w:rsidRPr="001067F3" w:rsidRDefault="0090693A" w:rsidP="009F47C1">
      <w:pPr>
        <w:spacing w:after="0" w:line="240" w:lineRule="auto"/>
        <w:rPr>
          <w:rFonts w:cstheme="minorHAnsi"/>
        </w:rPr>
      </w:pPr>
    </w:p>
    <w:p w14:paraId="1190F89C" w14:textId="1CCCFE4F" w:rsidR="005E03E0" w:rsidRPr="00D254DA" w:rsidRDefault="00D254DA" w:rsidP="009F47C1">
      <w:pPr>
        <w:spacing w:after="0" w:line="240" w:lineRule="auto"/>
        <w:rPr>
          <w:rFonts w:cstheme="minorHAnsi"/>
          <w:b/>
        </w:rPr>
      </w:pPr>
      <w:r>
        <w:rPr>
          <w:rFonts w:cstheme="minorHAnsi"/>
          <w:b/>
          <w:bCs/>
        </w:rPr>
        <w:t xml:space="preserve">KPI </w:t>
      </w:r>
      <w:r w:rsidR="005E03E0" w:rsidRPr="00D254DA">
        <w:rPr>
          <w:rFonts w:cstheme="minorHAnsi"/>
          <w:b/>
        </w:rPr>
        <w:t>Acceptance Gate</w:t>
      </w:r>
    </w:p>
    <w:p w14:paraId="019E31EC" w14:textId="77777777" w:rsidR="005E03E0" w:rsidRPr="001067F3" w:rsidRDefault="005E03E0" w:rsidP="009F47C1">
      <w:pPr>
        <w:spacing w:after="0" w:line="240" w:lineRule="auto"/>
        <w:rPr>
          <w:rFonts w:cstheme="minorHAnsi"/>
        </w:rPr>
      </w:pPr>
      <w:r w:rsidRPr="001067F3">
        <w:rPr>
          <w:rFonts w:cstheme="minorHAnsi"/>
        </w:rPr>
        <w:t>All 25 fields above shall be fully populated per KPI per market before any KPI is registered in the KPI Calculation Engine (D4) or published to the Semantic Layer (D5). Incomplete entries are not eligible for CDRB F07 sign-off (named data steward registered) or CDRB F08 sign-off (dictionary auto-generated from code).</w:t>
      </w:r>
    </w:p>
    <w:p w14:paraId="28F98F8B" w14:textId="77777777" w:rsidR="005E03E0" w:rsidRPr="001067F3" w:rsidRDefault="005E03E0" w:rsidP="009F47C1">
      <w:pPr>
        <w:spacing w:after="0" w:line="240" w:lineRule="auto"/>
        <w:rPr>
          <w:rFonts w:cstheme="minorHAnsi"/>
        </w:rPr>
      </w:pPr>
    </w:p>
    <w:p w14:paraId="2CEDD585" w14:textId="1F94C295" w:rsidR="005E03E0" w:rsidRPr="001067F3" w:rsidRDefault="005E03E0" w:rsidP="009F47C1">
      <w:pPr>
        <w:spacing w:after="0" w:line="240" w:lineRule="auto"/>
        <w:rPr>
          <w:rFonts w:cstheme="minorHAnsi"/>
        </w:rPr>
      </w:pPr>
      <w:r w:rsidRPr="001067F3">
        <w:rPr>
          <w:rFonts w:cstheme="minorHAnsi"/>
        </w:rPr>
        <w:t>Governing Rules</w:t>
      </w:r>
    </w:p>
    <w:p w14:paraId="3B251E4B" w14:textId="77777777" w:rsidR="005E03E0" w:rsidRPr="001067F3" w:rsidRDefault="005E03E0" w:rsidP="009F47C1">
      <w:pPr>
        <w:spacing w:after="0" w:line="240" w:lineRule="auto"/>
        <w:ind w:left="540"/>
        <w:rPr>
          <w:rFonts w:cstheme="minorHAnsi"/>
        </w:rPr>
      </w:pPr>
      <w:r w:rsidRPr="001067F3">
        <w:rPr>
          <w:rFonts w:cstheme="minorHAnsi"/>
          <w:b/>
          <w:bCs/>
        </w:rPr>
        <w:t>(a) Auto-generation</w:t>
      </w:r>
      <w:r w:rsidRPr="001067F3">
        <w:rPr>
          <w:rFonts w:cstheme="minorHAnsi"/>
        </w:rPr>
        <w:t>: The KPI Dictionary shall be auto-generated from the KPI registry code — not manually maintained (CDRB F08). Any code change affecting a KPI must update the registry in the same pull request, and the Dictionary is regenerated automatically.</w:t>
      </w:r>
    </w:p>
    <w:p w14:paraId="1004AA81" w14:textId="77777777" w:rsidR="00671FE6" w:rsidRPr="001067F3" w:rsidRDefault="00671FE6" w:rsidP="009F47C1">
      <w:pPr>
        <w:spacing w:after="0" w:line="240" w:lineRule="auto"/>
        <w:ind w:left="540"/>
        <w:rPr>
          <w:rFonts w:cstheme="minorHAnsi"/>
        </w:rPr>
      </w:pPr>
    </w:p>
    <w:p w14:paraId="3E13A752" w14:textId="13B62AA8" w:rsidR="005E03E0" w:rsidRPr="001067F3" w:rsidRDefault="005E03E0" w:rsidP="009F47C1">
      <w:pPr>
        <w:spacing w:after="0" w:line="240" w:lineRule="auto"/>
        <w:ind w:left="540"/>
        <w:rPr>
          <w:rFonts w:cstheme="minorHAnsi"/>
        </w:rPr>
      </w:pPr>
      <w:commentRangeStart w:id="221"/>
      <w:r w:rsidRPr="001067F3">
        <w:rPr>
          <w:rFonts w:cstheme="minorHAnsi"/>
          <w:b/>
          <w:bCs/>
        </w:rPr>
        <w:t>(b) Named Data Steward</w:t>
      </w:r>
      <w:r w:rsidRPr="001067F3">
        <w:rPr>
          <w:rFonts w:cstheme="minorHAnsi"/>
        </w:rPr>
        <w:t>: Every KPI must have a named Data Steward confirmed before Gate 2 sign-off (CDRB F07).</w:t>
      </w:r>
      <w:commentRangeEnd w:id="221"/>
      <w:r w:rsidR="005B0701" w:rsidRPr="001067F3">
        <w:rPr>
          <w:rStyle w:val="CommentReference"/>
          <w:rFonts w:cstheme="minorHAnsi"/>
          <w:sz w:val="22"/>
          <w:szCs w:val="22"/>
        </w:rPr>
        <w:commentReference w:id="221"/>
      </w:r>
    </w:p>
    <w:p w14:paraId="1306CA23" w14:textId="77777777" w:rsidR="005E03E0" w:rsidRPr="001067F3" w:rsidRDefault="005E03E0" w:rsidP="009F47C1">
      <w:pPr>
        <w:spacing w:after="0" w:line="240" w:lineRule="auto"/>
        <w:ind w:left="540"/>
        <w:rPr>
          <w:rFonts w:cstheme="minorHAnsi"/>
        </w:rPr>
      </w:pPr>
    </w:p>
    <w:p w14:paraId="06854FEC" w14:textId="77777777" w:rsidR="005E03E0" w:rsidRPr="001067F3" w:rsidRDefault="005E03E0" w:rsidP="009F47C1">
      <w:pPr>
        <w:spacing w:after="0" w:line="240" w:lineRule="auto"/>
        <w:ind w:left="540"/>
        <w:rPr>
          <w:rFonts w:cstheme="minorHAnsi"/>
        </w:rPr>
      </w:pPr>
      <w:r w:rsidRPr="001067F3">
        <w:rPr>
          <w:rFonts w:cstheme="minorHAnsi"/>
          <w:b/>
          <w:bCs/>
        </w:rPr>
        <w:t>(c) Versioning</w:t>
      </w:r>
      <w:r w:rsidRPr="001067F3">
        <w:rPr>
          <w:rFonts w:cstheme="minorHAnsi"/>
        </w:rPr>
        <w:t>: The Dictionary shall be versioned. Any change to a KPI definition must be traceable to a specific version with date, author, and change description, consistent with the KPI registry drift check (CDRB L03).</w:t>
      </w:r>
    </w:p>
    <w:p w14:paraId="4357D4D8" w14:textId="77777777" w:rsidR="005E03E0" w:rsidRPr="001067F3" w:rsidRDefault="005E03E0" w:rsidP="009F47C1">
      <w:pPr>
        <w:spacing w:after="0" w:line="240" w:lineRule="auto"/>
        <w:ind w:left="540"/>
        <w:rPr>
          <w:rFonts w:cstheme="minorHAnsi"/>
        </w:rPr>
      </w:pPr>
    </w:p>
    <w:p w14:paraId="1B8D4095" w14:textId="17A95D3E" w:rsidR="005E03E0" w:rsidRPr="001067F3" w:rsidRDefault="005E03E0" w:rsidP="009F47C1">
      <w:pPr>
        <w:spacing w:after="0" w:line="240" w:lineRule="auto"/>
        <w:ind w:left="540"/>
        <w:rPr>
          <w:rFonts w:cstheme="minorHAnsi"/>
        </w:rPr>
      </w:pPr>
      <w:r w:rsidRPr="001067F3">
        <w:rPr>
          <w:rFonts w:cstheme="minorHAnsi"/>
          <w:b/>
          <w:bCs/>
        </w:rPr>
        <w:t>(d) Global Alignment</w:t>
      </w:r>
      <w:r w:rsidRPr="001067F3">
        <w:rPr>
          <w:rFonts w:cstheme="minorHAnsi"/>
        </w:rPr>
        <w:t>: Global Alignment Confirmation indicates “No”, the discrepancy shall be documented with the business reason, reviewed by the MONDELEZ Product Lead, and resolved or explicitly accepted before Gate 3 (User Testing Complete).</w:t>
      </w:r>
    </w:p>
    <w:p w14:paraId="14F34D01" w14:textId="77777777" w:rsidR="005E03E0" w:rsidRPr="001067F3" w:rsidRDefault="005E03E0" w:rsidP="009F47C1">
      <w:pPr>
        <w:spacing w:after="0" w:line="240" w:lineRule="auto"/>
        <w:ind w:left="540"/>
        <w:rPr>
          <w:rFonts w:cstheme="minorHAnsi"/>
        </w:rPr>
      </w:pPr>
    </w:p>
    <w:p w14:paraId="54DDCDAB" w14:textId="07E44ED7" w:rsidR="005E03E0" w:rsidRPr="001067F3" w:rsidRDefault="005E03E0" w:rsidP="009F47C1">
      <w:pPr>
        <w:spacing w:after="0" w:line="240" w:lineRule="auto"/>
        <w:ind w:left="540"/>
        <w:rPr>
          <w:rFonts w:cstheme="minorHAnsi"/>
        </w:rPr>
      </w:pPr>
      <w:r w:rsidRPr="001067F3">
        <w:rPr>
          <w:rFonts w:cstheme="minorHAnsi"/>
          <w:b/>
          <w:bCs/>
        </w:rPr>
        <w:t>(e) Ataccama handoff</w:t>
      </w:r>
      <w:r w:rsidRPr="001067F3">
        <w:rPr>
          <w:rFonts w:cstheme="minorHAnsi"/>
        </w:rPr>
        <w:t>: The Supplier shall provide the completed KPI Dictionary to the MONDELEZ Data Governance team in the format required for Ataccama registration). The Data Governance team is responsible for Ataccama registration; the Supplier is responsible for providing complete, accurate, and timely Dictionary information.</w:t>
      </w:r>
    </w:p>
    <w:p w14:paraId="5C27FCB3" w14:textId="77777777" w:rsidR="005E03E0" w:rsidRPr="001067F3" w:rsidRDefault="005E03E0" w:rsidP="009F47C1">
      <w:pPr>
        <w:spacing w:after="0" w:line="240" w:lineRule="auto"/>
        <w:ind w:left="540"/>
        <w:rPr>
          <w:rFonts w:cstheme="minorHAnsi"/>
        </w:rPr>
      </w:pPr>
    </w:p>
    <w:p w14:paraId="390A978D" w14:textId="6B1254EC" w:rsidR="00545E0E" w:rsidRPr="001067F3" w:rsidRDefault="005E03E0" w:rsidP="009F47C1">
      <w:pPr>
        <w:spacing w:after="0" w:line="240" w:lineRule="auto"/>
        <w:ind w:left="540"/>
        <w:rPr>
          <w:rFonts w:cstheme="minorHAnsi"/>
        </w:rPr>
      </w:pPr>
      <w:r w:rsidRPr="001067F3">
        <w:rPr>
          <w:rFonts w:cstheme="minorHAnsi"/>
          <w:b/>
          <w:bCs/>
        </w:rPr>
        <w:t>(f) Genie Readiness</w:t>
      </w:r>
      <w:r w:rsidRPr="001067F3">
        <w:rPr>
          <w:rFonts w:cstheme="minorHAnsi"/>
        </w:rPr>
        <w:t xml:space="preserve">: </w:t>
      </w:r>
      <w:commentRangeStart w:id="222"/>
      <w:r w:rsidRPr="001067F3">
        <w:rPr>
          <w:rFonts w:cstheme="minorHAnsi"/>
        </w:rPr>
        <w:t xml:space="preserve">Local Language Synonyms and Search Tags shall include a minimum of three local language synonyms per KPI per market </w:t>
      </w:r>
      <w:commentRangeEnd w:id="222"/>
      <w:r w:rsidR="001D6287" w:rsidRPr="001067F3">
        <w:rPr>
          <w:rStyle w:val="CommentReference"/>
          <w:rFonts w:cstheme="minorHAnsi"/>
          <w:sz w:val="22"/>
          <w:szCs w:val="22"/>
        </w:rPr>
        <w:commentReference w:id="222"/>
      </w:r>
      <w:r w:rsidRPr="001067F3">
        <w:rPr>
          <w:rFonts w:cstheme="minorHAnsi"/>
        </w:rPr>
        <w:t xml:space="preserve">before the Genie Space for that market is deployed in Phase 4. These synonyms are the primary mechanism by which Genie </w:t>
      </w:r>
      <w:r w:rsidR="003B0C39" w:rsidRPr="001067F3">
        <w:rPr>
          <w:rFonts w:cstheme="minorHAnsi"/>
        </w:rPr>
        <w:t>recognizes</w:t>
      </w:r>
      <w:r w:rsidRPr="001067F3">
        <w:rPr>
          <w:rFonts w:cstheme="minorHAnsi"/>
        </w:rPr>
        <w:t xml:space="preserve"> business questions across markets and languages.</w:t>
      </w:r>
    </w:p>
    <w:p w14:paraId="51BA3E4A" w14:textId="77777777" w:rsidR="005E03E0" w:rsidRPr="001067F3" w:rsidRDefault="005E03E0" w:rsidP="009F47C1">
      <w:pPr>
        <w:spacing w:after="0" w:line="240" w:lineRule="auto"/>
        <w:rPr>
          <w:rFonts w:cstheme="minorHAnsi"/>
        </w:rPr>
      </w:pPr>
    </w:p>
    <w:p w14:paraId="43640D48" w14:textId="77777777" w:rsidR="00545E0E" w:rsidRPr="001067F3" w:rsidRDefault="00545E0E" w:rsidP="009F47C1">
      <w:pPr>
        <w:spacing w:after="0" w:line="240" w:lineRule="auto"/>
        <w:rPr>
          <w:rFonts w:cstheme="minorHAnsi"/>
        </w:rPr>
      </w:pPr>
    </w:p>
    <w:p w14:paraId="391ABC62" w14:textId="77777777" w:rsidR="006D5BAB" w:rsidRDefault="006D5BAB">
      <w:pPr>
        <w:rPr>
          <w:rFonts w:cstheme="minorHAnsi"/>
          <w:b/>
          <w:bCs/>
          <w:sz w:val="20"/>
          <w:szCs w:val="20"/>
        </w:rPr>
      </w:pPr>
      <w:r>
        <w:rPr>
          <w:rFonts w:cstheme="minorHAnsi"/>
          <w:b/>
          <w:bCs/>
          <w:sz w:val="20"/>
          <w:szCs w:val="20"/>
        </w:rPr>
        <w:br w:type="page"/>
      </w:r>
    </w:p>
    <w:p w14:paraId="16DB56FC" w14:textId="095265DE" w:rsidR="004F02C4" w:rsidRPr="001067F3" w:rsidRDefault="08981F3D" w:rsidP="009F47C1">
      <w:pPr>
        <w:spacing w:after="0" w:line="240" w:lineRule="auto"/>
        <w:ind w:left="360"/>
        <w:jc w:val="both"/>
        <w:rPr>
          <w:rFonts w:cstheme="minorHAnsi"/>
          <w:b/>
          <w:bCs/>
          <w:sz w:val="20"/>
          <w:szCs w:val="20"/>
        </w:rPr>
      </w:pPr>
      <w:commentRangeStart w:id="223"/>
      <w:r w:rsidRPr="001067F3">
        <w:rPr>
          <w:rFonts w:cstheme="minorHAnsi"/>
          <w:b/>
          <w:bCs/>
          <w:sz w:val="20"/>
          <w:szCs w:val="20"/>
        </w:rPr>
        <w:t>Responsible Party</w:t>
      </w:r>
      <w:r w:rsidR="539DEAA5" w:rsidRPr="001067F3">
        <w:rPr>
          <w:rFonts w:cstheme="minorHAnsi"/>
          <w:b/>
          <w:bCs/>
          <w:sz w:val="20"/>
          <w:szCs w:val="20"/>
        </w:rPr>
        <w:t>:</w:t>
      </w:r>
      <w:commentRangeEnd w:id="223"/>
      <w:r w:rsidR="000D715E" w:rsidRPr="001067F3">
        <w:rPr>
          <w:rStyle w:val="CommentReference"/>
          <w:rFonts w:cstheme="minorHAnsi"/>
          <w:b/>
          <w:bCs/>
          <w:sz w:val="20"/>
          <w:szCs w:val="20"/>
        </w:rPr>
        <w:commentReference w:id="223"/>
      </w:r>
    </w:p>
    <w:sdt>
      <w:sdtPr>
        <w:rPr>
          <w:b w:val="0"/>
          <w:bCs w:val="0"/>
          <w:color w:val="auto"/>
        </w:rPr>
        <w:alias w:val="quick-assistant-rp-table-clean"/>
        <w:tag w:val="quick-assistant-rp-table-clean"/>
        <w:id w:val="1060360280"/>
        <w:placeholder>
          <w:docPart w:val="DefaultPlaceholder_-1854013440"/>
        </w:placeholder>
        <w15:appearance w15:val="hidden"/>
      </w:sdtPr>
      <w:sdtEndPr/>
      <w:sdtContent>
        <w:tbl>
          <w:tblPr>
            <w:tblStyle w:val="GridTable4-Accent1"/>
            <w:tblW w:w="0" w:type="auto"/>
            <w:tblInd w:w="355" w:type="dxa"/>
            <w:tblLook w:val="04A0" w:firstRow="1" w:lastRow="0" w:firstColumn="1" w:lastColumn="0" w:noHBand="0" w:noVBand="1"/>
          </w:tblPr>
          <w:tblGrid>
            <w:gridCol w:w="4410"/>
            <w:gridCol w:w="3600"/>
            <w:gridCol w:w="990"/>
            <w:gridCol w:w="1124"/>
          </w:tblGrid>
          <w:tr w:rsidR="004F02C4" w:rsidRPr="001067F3" w14:paraId="2A2C9E61" w14:textId="77777777" w:rsidTr="00A53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5224C603" w14:textId="5F4B3F07" w:rsidR="004F02C4" w:rsidRPr="001067F3" w:rsidRDefault="004F02C4" w:rsidP="009F47C1">
                <w:pPr>
                  <w:rPr>
                    <w:rFonts w:cstheme="minorHAnsi"/>
                    <w:sz w:val="16"/>
                    <w:szCs w:val="16"/>
                  </w:rPr>
                </w:pPr>
                <w:r w:rsidRPr="001067F3">
                  <w:rPr>
                    <w:rFonts w:cstheme="minorHAnsi"/>
                    <w:sz w:val="16"/>
                    <w:szCs w:val="16"/>
                  </w:rPr>
                  <w:t>Deliverable</w:t>
                </w:r>
              </w:p>
            </w:tc>
            <w:tc>
              <w:tcPr>
                <w:tcW w:w="3600" w:type="dxa"/>
              </w:tcPr>
              <w:p w14:paraId="67CD3395" w14:textId="06184032" w:rsidR="004F02C4" w:rsidRPr="001067F3" w:rsidRDefault="004F02C4"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Role Responsible</w:t>
                </w:r>
              </w:p>
            </w:tc>
            <w:tc>
              <w:tcPr>
                <w:tcW w:w="990" w:type="dxa"/>
              </w:tcPr>
              <w:p w14:paraId="4640DACF" w14:textId="6B636EDD" w:rsidR="004F02C4" w:rsidRPr="001067F3" w:rsidRDefault="004F02C4"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Buyer</w:t>
                </w:r>
              </w:p>
            </w:tc>
            <w:tc>
              <w:tcPr>
                <w:tcW w:w="1124" w:type="dxa"/>
              </w:tcPr>
              <w:p w14:paraId="4116FE75" w14:textId="60A11709" w:rsidR="004F02C4" w:rsidRPr="001067F3" w:rsidRDefault="004F02C4"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Seller</w:t>
                </w:r>
              </w:p>
            </w:tc>
          </w:tr>
          <w:tr w:rsidR="004F02C4" w:rsidRPr="001067F3" w14:paraId="5B068BC9"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0CC4BAD8" w14:textId="1EFD8CC3" w:rsidR="004F02C4" w:rsidRPr="001067F3" w:rsidRDefault="004F02C4" w:rsidP="009F47C1">
                <w:pPr>
                  <w:rPr>
                    <w:rFonts w:cstheme="minorHAnsi"/>
                    <w:sz w:val="16"/>
                    <w:szCs w:val="16"/>
                  </w:rPr>
                </w:pPr>
                <w:r w:rsidRPr="001067F3">
                  <w:rPr>
                    <w:rFonts w:cstheme="minorHAnsi"/>
                    <w:sz w:val="16"/>
                    <w:szCs w:val="16"/>
                  </w:rPr>
                  <w:t>D1: Pipeline Architecture</w:t>
                </w:r>
              </w:p>
            </w:tc>
            <w:tc>
              <w:tcPr>
                <w:tcW w:w="3600" w:type="dxa"/>
              </w:tcPr>
              <w:p w14:paraId="7240AE82" w14:textId="18B2C617"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Architect, D</w:t>
                </w:r>
                <w:r w:rsidR="000D7CFF" w:rsidRPr="001067F3">
                  <w:rPr>
                    <w:rFonts w:cstheme="minorHAnsi"/>
                    <w:sz w:val="16"/>
                    <w:szCs w:val="16"/>
                  </w:rPr>
                  <w:t>ata Engineer</w:t>
                </w:r>
                <w:r w:rsidRPr="001067F3">
                  <w:rPr>
                    <w:rFonts w:cstheme="minorHAnsi"/>
                    <w:sz w:val="16"/>
                    <w:szCs w:val="16"/>
                  </w:rPr>
                  <w:t>, GenBI</w:t>
                </w:r>
              </w:p>
            </w:tc>
            <w:tc>
              <w:tcPr>
                <w:tcW w:w="990" w:type="dxa"/>
              </w:tcPr>
              <w:p w14:paraId="36739A5A" w14:textId="2EC45AD4"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0BF5428B" w14:textId="3DDD3E80"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06676146" w14:textId="77777777" w:rsidTr="00A53DAC">
            <w:tc>
              <w:tcPr>
                <w:cnfStyle w:val="001000000000" w:firstRow="0" w:lastRow="0" w:firstColumn="1" w:lastColumn="0" w:oddVBand="0" w:evenVBand="0" w:oddHBand="0" w:evenHBand="0" w:firstRowFirstColumn="0" w:firstRowLastColumn="0" w:lastRowFirstColumn="0" w:lastRowLastColumn="0"/>
                <w:tcW w:w="4410" w:type="dxa"/>
              </w:tcPr>
              <w:p w14:paraId="252D8E30" w14:textId="6BB3808D" w:rsidR="004F02C4" w:rsidRPr="001067F3" w:rsidRDefault="004F02C4" w:rsidP="009F47C1">
                <w:pPr>
                  <w:rPr>
                    <w:rFonts w:cstheme="minorHAnsi"/>
                    <w:sz w:val="16"/>
                    <w:szCs w:val="16"/>
                  </w:rPr>
                </w:pPr>
                <w:r w:rsidRPr="001067F3">
                  <w:rPr>
                    <w:rFonts w:cstheme="minorHAnsi"/>
                    <w:sz w:val="16"/>
                    <w:szCs w:val="16"/>
                  </w:rPr>
                  <w:t>D2: Core Domain Model</w:t>
                </w:r>
              </w:p>
            </w:tc>
            <w:tc>
              <w:tcPr>
                <w:tcW w:w="3600" w:type="dxa"/>
              </w:tcPr>
              <w:p w14:paraId="5FB49E0E" w14:textId="2A151B5D"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Architect, </w:t>
                </w:r>
                <w:r w:rsidR="000D7CFF" w:rsidRPr="001067F3">
                  <w:rPr>
                    <w:rFonts w:cstheme="minorHAnsi"/>
                    <w:sz w:val="16"/>
                    <w:szCs w:val="16"/>
                  </w:rPr>
                  <w:t>Data Engineer</w:t>
                </w:r>
              </w:p>
            </w:tc>
            <w:tc>
              <w:tcPr>
                <w:tcW w:w="990" w:type="dxa"/>
              </w:tcPr>
              <w:p w14:paraId="2F205807" w14:textId="19326E74"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06DDCF53" w14:textId="3EC415BB"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19CC80D9"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470B5DCC" w14:textId="03828C9E" w:rsidR="004F02C4" w:rsidRPr="001067F3" w:rsidRDefault="004F02C4" w:rsidP="009F47C1">
                <w:pPr>
                  <w:rPr>
                    <w:rFonts w:cstheme="minorHAnsi"/>
                    <w:sz w:val="16"/>
                    <w:szCs w:val="16"/>
                  </w:rPr>
                </w:pPr>
                <w:r w:rsidRPr="001067F3">
                  <w:rPr>
                    <w:rFonts w:cstheme="minorHAnsi"/>
                    <w:sz w:val="16"/>
                    <w:szCs w:val="16"/>
                  </w:rPr>
                  <w:t>D3: Configuration Layer</w:t>
                </w:r>
              </w:p>
            </w:tc>
            <w:tc>
              <w:tcPr>
                <w:tcW w:w="3600" w:type="dxa"/>
              </w:tcPr>
              <w:p w14:paraId="1A1A2AC3" w14:textId="2F6E23DF"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xml:space="preserve">Architect, </w:t>
                </w:r>
                <w:r w:rsidR="000D7CFF" w:rsidRPr="001067F3">
                  <w:rPr>
                    <w:rFonts w:cstheme="minorHAnsi"/>
                    <w:sz w:val="16"/>
                    <w:szCs w:val="16"/>
                  </w:rPr>
                  <w:t>Data Engineer</w:t>
                </w:r>
              </w:p>
            </w:tc>
            <w:tc>
              <w:tcPr>
                <w:tcW w:w="990" w:type="dxa"/>
              </w:tcPr>
              <w:p w14:paraId="78E73189" w14:textId="718D310F"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58644589" w14:textId="509FEF81"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21C00765" w14:textId="77777777" w:rsidTr="00A53DAC">
            <w:tc>
              <w:tcPr>
                <w:cnfStyle w:val="001000000000" w:firstRow="0" w:lastRow="0" w:firstColumn="1" w:lastColumn="0" w:oddVBand="0" w:evenVBand="0" w:oddHBand="0" w:evenHBand="0" w:firstRowFirstColumn="0" w:firstRowLastColumn="0" w:lastRowFirstColumn="0" w:lastRowLastColumn="0"/>
                <w:tcW w:w="4410" w:type="dxa"/>
              </w:tcPr>
              <w:p w14:paraId="5577C3C5" w14:textId="22B406CD" w:rsidR="004F02C4" w:rsidRPr="001067F3" w:rsidRDefault="004F02C4" w:rsidP="009F47C1">
                <w:pPr>
                  <w:rPr>
                    <w:rFonts w:cstheme="minorHAnsi"/>
                    <w:sz w:val="16"/>
                    <w:szCs w:val="16"/>
                  </w:rPr>
                </w:pPr>
                <w:r w:rsidRPr="001067F3">
                  <w:rPr>
                    <w:rFonts w:cstheme="minorHAnsi"/>
                    <w:sz w:val="16"/>
                    <w:szCs w:val="16"/>
                  </w:rPr>
                  <w:t>D4: KPI Engine &amp; Registry</w:t>
                </w:r>
              </w:p>
            </w:tc>
            <w:tc>
              <w:tcPr>
                <w:tcW w:w="3600" w:type="dxa"/>
              </w:tcPr>
              <w:p w14:paraId="6E9E4C95" w14:textId="01428471"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Architect, </w:t>
                </w:r>
                <w:r w:rsidR="000D7CFF" w:rsidRPr="001067F3">
                  <w:rPr>
                    <w:rFonts w:cstheme="minorHAnsi"/>
                    <w:sz w:val="16"/>
                    <w:szCs w:val="16"/>
                  </w:rPr>
                  <w:t>Data Engineer</w:t>
                </w:r>
                <w:r w:rsidRPr="001067F3">
                  <w:rPr>
                    <w:rFonts w:cstheme="minorHAnsi"/>
                    <w:sz w:val="16"/>
                    <w:szCs w:val="16"/>
                  </w:rPr>
                  <w:t>, GenBI</w:t>
                </w:r>
              </w:p>
            </w:tc>
            <w:tc>
              <w:tcPr>
                <w:tcW w:w="990" w:type="dxa"/>
              </w:tcPr>
              <w:p w14:paraId="49ECDF2C" w14:textId="0E6BE7C5"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1F3A7C52" w14:textId="5CA731FA"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212DF04D"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5EE86A9B" w14:textId="1535339E" w:rsidR="004F02C4" w:rsidRPr="001067F3" w:rsidRDefault="004F02C4" w:rsidP="009F47C1">
                <w:pPr>
                  <w:rPr>
                    <w:rFonts w:cstheme="minorHAnsi"/>
                    <w:sz w:val="16"/>
                    <w:szCs w:val="16"/>
                  </w:rPr>
                </w:pPr>
                <w:r w:rsidRPr="001067F3">
                  <w:rPr>
                    <w:rFonts w:cstheme="minorHAnsi"/>
                    <w:sz w:val="16"/>
                    <w:szCs w:val="16"/>
                  </w:rPr>
                  <w:t>D5: Semantic Layer &amp; Consumption</w:t>
                </w:r>
              </w:p>
            </w:tc>
            <w:tc>
              <w:tcPr>
                <w:tcW w:w="3600" w:type="dxa"/>
              </w:tcPr>
              <w:p w14:paraId="154EB000" w14:textId="3509E82D"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GenBI, Architect</w:t>
                </w:r>
              </w:p>
            </w:tc>
            <w:tc>
              <w:tcPr>
                <w:tcW w:w="990" w:type="dxa"/>
              </w:tcPr>
              <w:p w14:paraId="06C2B4DD" w14:textId="581CCD87"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76A132FC" w14:textId="6405A34F"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0D7CFF" w:rsidRPr="001067F3" w14:paraId="71774152" w14:textId="77777777" w:rsidTr="00524050">
            <w:tc>
              <w:tcPr>
                <w:cnfStyle w:val="001000000000" w:firstRow="0" w:lastRow="0" w:firstColumn="1" w:lastColumn="0" w:oddVBand="0" w:evenVBand="0" w:oddHBand="0" w:evenHBand="0" w:firstRowFirstColumn="0" w:firstRowLastColumn="0" w:lastRowFirstColumn="0" w:lastRowLastColumn="0"/>
                <w:tcW w:w="4410" w:type="dxa"/>
              </w:tcPr>
              <w:p w14:paraId="1046B3E4" w14:textId="5D501F27" w:rsidR="000D7CFF" w:rsidRPr="001067F3" w:rsidRDefault="000D7CFF" w:rsidP="009F47C1">
                <w:pPr>
                  <w:rPr>
                    <w:rFonts w:cstheme="minorHAnsi"/>
                    <w:sz w:val="16"/>
                    <w:szCs w:val="16"/>
                  </w:rPr>
                </w:pPr>
                <w:r w:rsidRPr="001067F3">
                  <w:rPr>
                    <w:rFonts w:cstheme="minorHAnsi"/>
                    <w:sz w:val="16"/>
                    <w:szCs w:val="16"/>
                  </w:rPr>
                  <w:t>D6: KPI Harmonization inventory</w:t>
                </w:r>
              </w:p>
            </w:tc>
            <w:tc>
              <w:tcPr>
                <w:tcW w:w="3600" w:type="dxa"/>
              </w:tcPr>
              <w:p w14:paraId="036FEC63" w14:textId="3E380D48" w:rsidR="000D7CFF" w:rsidRPr="001067F3" w:rsidRDefault="009B3C20"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Architect, Data Engineer</w:t>
                </w:r>
              </w:p>
            </w:tc>
            <w:tc>
              <w:tcPr>
                <w:tcW w:w="990" w:type="dxa"/>
              </w:tcPr>
              <w:p w14:paraId="77CC56C9" w14:textId="00F1AB28" w:rsidR="000D7CFF" w:rsidRPr="001067F3" w:rsidRDefault="00DE6050"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752A43C8" w14:textId="73004564" w:rsidR="000D7CFF" w:rsidRPr="001067F3" w:rsidRDefault="00DE6050"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4C2FC9F1"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7A686C19" w14:textId="32765080" w:rsidR="004F02C4" w:rsidRPr="001067F3" w:rsidRDefault="004F02C4" w:rsidP="009F47C1">
                <w:pPr>
                  <w:rPr>
                    <w:rFonts w:cstheme="minorHAnsi"/>
                    <w:sz w:val="16"/>
                    <w:szCs w:val="16"/>
                  </w:rPr>
                </w:pPr>
                <w:r w:rsidRPr="001067F3">
                  <w:rPr>
                    <w:rFonts w:cstheme="minorHAnsi"/>
                    <w:sz w:val="16"/>
                    <w:szCs w:val="16"/>
                  </w:rPr>
                  <w:t>D6: KPI Harmonization</w:t>
                </w:r>
                <w:r w:rsidR="000D7CFF" w:rsidRPr="001067F3">
                  <w:rPr>
                    <w:rFonts w:cstheme="minorHAnsi"/>
                    <w:sz w:val="16"/>
                    <w:szCs w:val="16"/>
                  </w:rPr>
                  <w:t xml:space="preserve"> </w:t>
                </w:r>
                <w:r w:rsidR="00B65368" w:rsidRPr="001067F3">
                  <w:rPr>
                    <w:rFonts w:cstheme="minorHAnsi"/>
                    <w:sz w:val="16"/>
                    <w:szCs w:val="16"/>
                  </w:rPr>
                  <w:t>naming and business logics</w:t>
                </w:r>
              </w:p>
            </w:tc>
            <w:tc>
              <w:tcPr>
                <w:tcW w:w="3600" w:type="dxa"/>
              </w:tcPr>
              <w:p w14:paraId="1307E8C8" w14:textId="70391A0C"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BU Business Owners</w:t>
                </w:r>
              </w:p>
            </w:tc>
            <w:tc>
              <w:tcPr>
                <w:tcW w:w="990" w:type="dxa"/>
              </w:tcPr>
              <w:p w14:paraId="3179F123" w14:textId="59A92B01"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c>
              <w:tcPr>
                <w:tcW w:w="1124" w:type="dxa"/>
              </w:tcPr>
              <w:p w14:paraId="2E249333" w14:textId="49E3ADE3"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r>
          <w:tr w:rsidR="004F02C4" w:rsidRPr="001067F3" w14:paraId="53D4AD58" w14:textId="77777777" w:rsidTr="00A53DAC">
            <w:tc>
              <w:tcPr>
                <w:cnfStyle w:val="001000000000" w:firstRow="0" w:lastRow="0" w:firstColumn="1" w:lastColumn="0" w:oddVBand="0" w:evenVBand="0" w:oddHBand="0" w:evenHBand="0" w:firstRowFirstColumn="0" w:firstRowLastColumn="0" w:lastRowFirstColumn="0" w:lastRowLastColumn="0"/>
                <w:tcW w:w="4410" w:type="dxa"/>
              </w:tcPr>
              <w:p w14:paraId="60630827" w14:textId="3E92C637" w:rsidR="004F02C4" w:rsidRPr="001067F3" w:rsidRDefault="004F02C4" w:rsidP="009F47C1">
                <w:pPr>
                  <w:rPr>
                    <w:rFonts w:cstheme="minorHAnsi"/>
                    <w:sz w:val="16"/>
                    <w:szCs w:val="16"/>
                  </w:rPr>
                </w:pPr>
                <w:r w:rsidRPr="001067F3">
                  <w:rPr>
                    <w:rFonts w:cstheme="minorHAnsi"/>
                    <w:sz w:val="16"/>
                    <w:szCs w:val="16"/>
                  </w:rPr>
                  <w:t>D7: Data Quality Framework</w:t>
                </w:r>
              </w:p>
            </w:tc>
            <w:tc>
              <w:tcPr>
                <w:tcW w:w="3600" w:type="dxa"/>
              </w:tcPr>
              <w:p w14:paraId="523CA5B2" w14:textId="71E8F055" w:rsidR="004F02C4" w:rsidRPr="001067F3" w:rsidRDefault="000D7CFF"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Data Engineer</w:t>
                </w:r>
                <w:r w:rsidR="004F02C4" w:rsidRPr="001067F3">
                  <w:rPr>
                    <w:rFonts w:cstheme="minorHAnsi"/>
                    <w:sz w:val="16"/>
                    <w:szCs w:val="16"/>
                  </w:rPr>
                  <w:t>, Architect</w:t>
                </w:r>
              </w:p>
            </w:tc>
            <w:tc>
              <w:tcPr>
                <w:tcW w:w="990" w:type="dxa"/>
              </w:tcPr>
              <w:p w14:paraId="7BAD7C38" w14:textId="4A495F5C"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49837963" w14:textId="7BDC1879"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31CD9B0D"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210AF5C4" w14:textId="45A3C1CF" w:rsidR="004F02C4" w:rsidRPr="001067F3" w:rsidRDefault="004F02C4" w:rsidP="009F47C1">
                <w:pPr>
                  <w:rPr>
                    <w:rFonts w:cstheme="minorHAnsi"/>
                    <w:sz w:val="16"/>
                    <w:szCs w:val="16"/>
                  </w:rPr>
                </w:pPr>
                <w:r w:rsidRPr="001067F3">
                  <w:rPr>
                    <w:rFonts w:cstheme="minorHAnsi"/>
                    <w:sz w:val="16"/>
                    <w:szCs w:val="16"/>
                  </w:rPr>
                  <w:t>D8: Jobs Monitoring &amp; Alerts</w:t>
                </w:r>
              </w:p>
            </w:tc>
            <w:tc>
              <w:tcPr>
                <w:tcW w:w="3600" w:type="dxa"/>
              </w:tcPr>
              <w:p w14:paraId="3C833027" w14:textId="3AF439C3" w:rsidR="004F02C4" w:rsidRPr="001067F3" w:rsidRDefault="000D7CFF"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Data Engineer</w:t>
                </w:r>
              </w:p>
            </w:tc>
            <w:tc>
              <w:tcPr>
                <w:tcW w:w="990" w:type="dxa"/>
              </w:tcPr>
              <w:p w14:paraId="0FDB1ABE" w14:textId="0DC36D58"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639DA4F1" w14:textId="1D468849"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28781008" w14:textId="77777777" w:rsidTr="00A53DAC">
            <w:tc>
              <w:tcPr>
                <w:cnfStyle w:val="001000000000" w:firstRow="0" w:lastRow="0" w:firstColumn="1" w:lastColumn="0" w:oddVBand="0" w:evenVBand="0" w:oddHBand="0" w:evenHBand="0" w:firstRowFirstColumn="0" w:firstRowLastColumn="0" w:lastRowFirstColumn="0" w:lastRowLastColumn="0"/>
                <w:tcW w:w="4410" w:type="dxa"/>
              </w:tcPr>
              <w:p w14:paraId="37C211F9" w14:textId="35E71EA7" w:rsidR="004F02C4" w:rsidRPr="001067F3" w:rsidRDefault="004F02C4" w:rsidP="009F47C1">
                <w:pPr>
                  <w:rPr>
                    <w:rFonts w:cstheme="minorHAnsi"/>
                    <w:sz w:val="16"/>
                    <w:szCs w:val="16"/>
                  </w:rPr>
                </w:pPr>
                <w:r w:rsidRPr="001067F3">
                  <w:rPr>
                    <w:rFonts w:cstheme="minorHAnsi"/>
                    <w:sz w:val="16"/>
                    <w:szCs w:val="16"/>
                  </w:rPr>
                  <w:t>D9: Cost Monitoring</w:t>
                </w:r>
              </w:p>
            </w:tc>
            <w:tc>
              <w:tcPr>
                <w:tcW w:w="3600" w:type="dxa"/>
              </w:tcPr>
              <w:p w14:paraId="2B38458A" w14:textId="54536E04" w:rsidR="004F02C4" w:rsidRPr="001067F3" w:rsidRDefault="000D7CFF"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Data Engineer</w:t>
                </w:r>
              </w:p>
            </w:tc>
            <w:tc>
              <w:tcPr>
                <w:tcW w:w="990" w:type="dxa"/>
              </w:tcPr>
              <w:p w14:paraId="28D08EEF" w14:textId="6CD639DD"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64082B75" w14:textId="7176B237"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258D0D23"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210BC54C" w14:textId="719FED93" w:rsidR="004F02C4" w:rsidRPr="001067F3" w:rsidRDefault="004F02C4" w:rsidP="009F47C1">
                <w:pPr>
                  <w:rPr>
                    <w:rFonts w:cstheme="minorHAnsi"/>
                    <w:sz w:val="16"/>
                    <w:szCs w:val="16"/>
                  </w:rPr>
                </w:pPr>
                <w:r w:rsidRPr="001067F3">
                  <w:rPr>
                    <w:rFonts w:cstheme="minorHAnsi"/>
                    <w:sz w:val="16"/>
                    <w:szCs w:val="16"/>
                  </w:rPr>
                  <w:t>D10: Runbook &amp; Re-Run Playbook</w:t>
                </w:r>
              </w:p>
            </w:tc>
            <w:tc>
              <w:tcPr>
                <w:tcW w:w="3600" w:type="dxa"/>
              </w:tcPr>
              <w:p w14:paraId="5B9CA589" w14:textId="4DDE12C1" w:rsidR="004F02C4" w:rsidRPr="001067F3" w:rsidRDefault="000D7CFF"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Data Engineer</w:t>
                </w:r>
                <w:r w:rsidR="004F02C4" w:rsidRPr="001067F3">
                  <w:rPr>
                    <w:rFonts w:cstheme="minorHAnsi"/>
                    <w:sz w:val="16"/>
                    <w:szCs w:val="16"/>
                  </w:rPr>
                  <w:t>, PM</w:t>
                </w:r>
              </w:p>
            </w:tc>
            <w:tc>
              <w:tcPr>
                <w:tcW w:w="990" w:type="dxa"/>
              </w:tcPr>
              <w:p w14:paraId="23876A10" w14:textId="44AE34D9"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1CFCB3DE" w14:textId="6A2E54E0"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16B56502" w14:textId="77777777" w:rsidTr="00A53DAC">
            <w:tc>
              <w:tcPr>
                <w:cnfStyle w:val="001000000000" w:firstRow="0" w:lastRow="0" w:firstColumn="1" w:lastColumn="0" w:oddVBand="0" w:evenVBand="0" w:oddHBand="0" w:evenHBand="0" w:firstRowFirstColumn="0" w:firstRowLastColumn="0" w:lastRowFirstColumn="0" w:lastRowLastColumn="0"/>
                <w:tcW w:w="4410" w:type="dxa"/>
              </w:tcPr>
              <w:p w14:paraId="2F3DC81D" w14:textId="0E7B12BC" w:rsidR="004F02C4" w:rsidRPr="001067F3" w:rsidRDefault="004F02C4" w:rsidP="009F47C1">
                <w:pPr>
                  <w:rPr>
                    <w:rFonts w:cstheme="minorHAnsi"/>
                    <w:sz w:val="16"/>
                    <w:szCs w:val="16"/>
                  </w:rPr>
                </w:pPr>
                <w:r w:rsidRPr="001067F3">
                  <w:rPr>
                    <w:rFonts w:cstheme="minorHAnsi"/>
                    <w:sz w:val="16"/>
                    <w:szCs w:val="16"/>
                  </w:rPr>
                  <w:t>D11: Global Scalability Proof</w:t>
                </w:r>
              </w:p>
            </w:tc>
            <w:tc>
              <w:tcPr>
                <w:tcW w:w="3600" w:type="dxa"/>
              </w:tcPr>
              <w:p w14:paraId="7032D68D" w14:textId="3161B3E4"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Architect, </w:t>
                </w:r>
                <w:r w:rsidR="000D7CFF" w:rsidRPr="001067F3">
                  <w:rPr>
                    <w:rFonts w:cstheme="minorHAnsi"/>
                    <w:sz w:val="16"/>
                    <w:szCs w:val="16"/>
                  </w:rPr>
                  <w:t>Data Engineer</w:t>
                </w:r>
              </w:p>
            </w:tc>
            <w:tc>
              <w:tcPr>
                <w:tcW w:w="990" w:type="dxa"/>
              </w:tcPr>
              <w:p w14:paraId="695DCD24" w14:textId="325F0A3C"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4E93C9E6" w14:textId="03185FCA"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123CF323"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47F0B925" w14:textId="591F8081" w:rsidR="004F02C4" w:rsidRPr="001067F3" w:rsidRDefault="004F02C4" w:rsidP="009F47C1">
                <w:pPr>
                  <w:rPr>
                    <w:rFonts w:cstheme="minorHAnsi"/>
                    <w:sz w:val="16"/>
                    <w:szCs w:val="16"/>
                  </w:rPr>
                </w:pPr>
                <w:r w:rsidRPr="001067F3">
                  <w:rPr>
                    <w:rFonts w:cstheme="minorHAnsi"/>
                    <w:sz w:val="16"/>
                    <w:szCs w:val="16"/>
                  </w:rPr>
                  <w:t>D12: Global Scalability Playbook</w:t>
                </w:r>
              </w:p>
            </w:tc>
            <w:tc>
              <w:tcPr>
                <w:tcW w:w="3600" w:type="dxa"/>
              </w:tcPr>
              <w:p w14:paraId="78FB9BDA" w14:textId="2891B094"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Architect</w:t>
                </w:r>
              </w:p>
            </w:tc>
            <w:tc>
              <w:tcPr>
                <w:tcW w:w="990" w:type="dxa"/>
              </w:tcPr>
              <w:p w14:paraId="6796EB1C" w14:textId="782FF4D4"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23C68730" w14:textId="62D06BC4"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242F259E" w14:textId="77777777" w:rsidTr="00A53DAC">
            <w:tc>
              <w:tcPr>
                <w:cnfStyle w:val="001000000000" w:firstRow="0" w:lastRow="0" w:firstColumn="1" w:lastColumn="0" w:oddVBand="0" w:evenVBand="0" w:oddHBand="0" w:evenHBand="0" w:firstRowFirstColumn="0" w:firstRowLastColumn="0" w:lastRowFirstColumn="0" w:lastRowLastColumn="0"/>
                <w:tcW w:w="4410" w:type="dxa"/>
              </w:tcPr>
              <w:p w14:paraId="4748501E" w14:textId="70C316B1" w:rsidR="004F02C4" w:rsidRPr="001067F3" w:rsidRDefault="004F02C4" w:rsidP="009F47C1">
                <w:pPr>
                  <w:rPr>
                    <w:rFonts w:cstheme="minorHAnsi"/>
                    <w:sz w:val="16"/>
                    <w:szCs w:val="16"/>
                  </w:rPr>
                </w:pPr>
                <w:r w:rsidRPr="001067F3">
                  <w:rPr>
                    <w:rFonts w:cstheme="minorHAnsi"/>
                    <w:sz w:val="16"/>
                    <w:szCs w:val="16"/>
                  </w:rPr>
                  <w:t>D13: Testing &amp; Reconciliation</w:t>
                </w:r>
              </w:p>
            </w:tc>
            <w:tc>
              <w:tcPr>
                <w:tcW w:w="3600" w:type="dxa"/>
              </w:tcPr>
              <w:p w14:paraId="3C3676E6" w14:textId="6892DD98" w:rsidR="004F02C4" w:rsidRPr="001067F3" w:rsidRDefault="000D7CFF"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Data Engineer</w:t>
                </w:r>
                <w:r w:rsidR="004F02C4" w:rsidRPr="001067F3">
                  <w:rPr>
                    <w:rFonts w:cstheme="minorHAnsi"/>
                    <w:sz w:val="16"/>
                    <w:szCs w:val="16"/>
                  </w:rPr>
                  <w:t xml:space="preserve"> (build) / Testing Lead (validate)</w:t>
                </w:r>
              </w:p>
            </w:tc>
            <w:tc>
              <w:tcPr>
                <w:tcW w:w="990" w:type="dxa"/>
              </w:tcPr>
              <w:p w14:paraId="107C33E5" w14:textId="0BD6910A" w:rsidR="004F02C4" w:rsidRPr="001067F3" w:rsidRDefault="000421F3"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07DF7F9C" w14:textId="6D816D27"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7DECC313"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3FC2DCBD" w14:textId="45D83809" w:rsidR="004F02C4" w:rsidRPr="001067F3" w:rsidRDefault="004F02C4" w:rsidP="009F47C1">
                <w:pPr>
                  <w:rPr>
                    <w:rFonts w:cstheme="minorHAnsi"/>
                    <w:sz w:val="16"/>
                    <w:szCs w:val="16"/>
                  </w:rPr>
                </w:pPr>
                <w:r w:rsidRPr="001067F3">
                  <w:rPr>
                    <w:rFonts w:cstheme="minorHAnsi"/>
                    <w:sz w:val="16"/>
                    <w:szCs w:val="16"/>
                  </w:rPr>
                  <w:t>D14: Documentation &amp; Governance</w:t>
                </w:r>
              </w:p>
            </w:tc>
            <w:tc>
              <w:tcPr>
                <w:tcW w:w="3600" w:type="dxa"/>
              </w:tcPr>
              <w:p w14:paraId="319B1D4C" w14:textId="2FF409DE"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xml:space="preserve">Architect, </w:t>
                </w:r>
                <w:r w:rsidR="000D7CFF" w:rsidRPr="001067F3">
                  <w:rPr>
                    <w:rFonts w:cstheme="minorHAnsi"/>
                    <w:sz w:val="16"/>
                    <w:szCs w:val="16"/>
                  </w:rPr>
                  <w:t>Data Engineer</w:t>
                </w:r>
              </w:p>
            </w:tc>
            <w:tc>
              <w:tcPr>
                <w:tcW w:w="990" w:type="dxa"/>
              </w:tcPr>
              <w:p w14:paraId="26BFAFE6" w14:textId="4CAACE8A"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22CBC261" w14:textId="4FC262B1"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0A9039F4" w14:textId="77777777" w:rsidTr="00A53DAC">
            <w:tc>
              <w:tcPr>
                <w:cnfStyle w:val="001000000000" w:firstRow="0" w:lastRow="0" w:firstColumn="1" w:lastColumn="0" w:oddVBand="0" w:evenVBand="0" w:oddHBand="0" w:evenHBand="0" w:firstRowFirstColumn="0" w:firstRowLastColumn="0" w:lastRowFirstColumn="0" w:lastRowLastColumn="0"/>
                <w:tcW w:w="4410" w:type="dxa"/>
              </w:tcPr>
              <w:p w14:paraId="7F04A6CF" w14:textId="6F5102FB" w:rsidR="004F02C4" w:rsidRPr="001067F3" w:rsidRDefault="004F02C4" w:rsidP="009F47C1">
                <w:pPr>
                  <w:rPr>
                    <w:rFonts w:cstheme="minorHAnsi"/>
                    <w:sz w:val="16"/>
                    <w:szCs w:val="16"/>
                  </w:rPr>
                </w:pPr>
                <w:r w:rsidRPr="001067F3">
                  <w:rPr>
                    <w:rFonts w:cstheme="minorHAnsi"/>
                    <w:sz w:val="16"/>
                    <w:szCs w:val="16"/>
                  </w:rPr>
                  <w:t>D15: Training &amp; Enablement</w:t>
                </w:r>
              </w:p>
            </w:tc>
            <w:tc>
              <w:tcPr>
                <w:tcW w:w="3600" w:type="dxa"/>
              </w:tcPr>
              <w:p w14:paraId="70805D97" w14:textId="11EC397E"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Change Mgmt (strategy) / Seller (content build)</w:t>
                </w:r>
              </w:p>
            </w:tc>
            <w:tc>
              <w:tcPr>
                <w:tcW w:w="990" w:type="dxa"/>
              </w:tcPr>
              <w:p w14:paraId="07935695" w14:textId="6009FDF8" w:rsidR="004F02C4" w:rsidRPr="001067F3" w:rsidRDefault="000421F3"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3A6D34D2" w14:textId="77A72DDE"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246BA1C9"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5A0BFB10" w14:textId="15235BDF" w:rsidR="004F02C4" w:rsidRPr="001067F3" w:rsidRDefault="004F02C4" w:rsidP="009F47C1">
                <w:pPr>
                  <w:rPr>
                    <w:rFonts w:cstheme="minorHAnsi"/>
                    <w:sz w:val="16"/>
                    <w:szCs w:val="16"/>
                  </w:rPr>
                </w:pPr>
                <w:r w:rsidRPr="001067F3">
                  <w:rPr>
                    <w:rFonts w:cstheme="minorHAnsi"/>
                    <w:sz w:val="16"/>
                    <w:szCs w:val="16"/>
                  </w:rPr>
                  <w:t xml:space="preserve">D16: </w:t>
                </w:r>
                <w:r w:rsidR="00AA609E" w:rsidRPr="001067F3">
                  <w:rPr>
                    <w:rFonts w:cstheme="minorHAnsi"/>
                    <w:sz w:val="16"/>
                    <w:szCs w:val="16"/>
                  </w:rPr>
                  <w:t>Delivery</w:t>
                </w:r>
                <w:r w:rsidRPr="001067F3">
                  <w:rPr>
                    <w:rFonts w:cstheme="minorHAnsi"/>
                    <w:sz w:val="16"/>
                    <w:szCs w:val="16"/>
                  </w:rPr>
                  <w:t xml:space="preserve"> Management</w:t>
                </w:r>
              </w:p>
            </w:tc>
            <w:tc>
              <w:tcPr>
                <w:tcW w:w="3600" w:type="dxa"/>
              </w:tcPr>
              <w:p w14:paraId="18AB8236" w14:textId="2682D5D4" w:rsidR="004F02C4" w:rsidRPr="001067F3" w:rsidRDefault="0038757F"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Delivery Lead</w:t>
                </w:r>
              </w:p>
            </w:tc>
            <w:tc>
              <w:tcPr>
                <w:tcW w:w="990" w:type="dxa"/>
              </w:tcPr>
              <w:p w14:paraId="06AF0C97" w14:textId="363D47FD"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0482AE76" w14:textId="67FF8348"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r>
        </w:tbl>
        <w:p w14:paraId="1164B157" w14:textId="77777777" w:rsidR="00DE5DCB" w:rsidRPr="001067F3" w:rsidRDefault="0089444B" w:rsidP="009F47C1">
          <w:pPr>
            <w:spacing w:after="0" w:line="240" w:lineRule="auto"/>
            <w:rPr>
              <w:rFonts w:cstheme="minorHAnsi"/>
            </w:rPr>
          </w:pPr>
        </w:p>
      </w:sdtContent>
    </w:sdt>
    <w:p w14:paraId="7AE73840" w14:textId="0CFAED0D" w:rsidR="6DB48AC4" w:rsidRDefault="00DF19F0" w:rsidP="009F47C1">
      <w:pPr>
        <w:spacing w:after="0" w:line="240" w:lineRule="auto"/>
        <w:rPr>
          <w:rFonts w:eastAsia="Arial" w:cstheme="minorHAnsi"/>
          <w:color w:val="000000" w:themeColor="text1"/>
          <w:sz w:val="20"/>
          <w:szCs w:val="20"/>
        </w:rPr>
      </w:pPr>
      <w:r w:rsidRPr="001067F3">
        <w:rPr>
          <w:rFonts w:eastAsia="Arial" w:cstheme="minorHAnsi"/>
          <w:color w:val="000000" w:themeColor="text1"/>
          <w:sz w:val="20"/>
          <w:szCs w:val="20"/>
        </w:rPr>
        <w:t xml:space="preserve">*The Party with “Primary” responsibility shall have the obligation of completing that task or Deliverable and directing the Party with “Assist” responsibility. </w:t>
      </w:r>
      <w:r w:rsidR="00F17E3C" w:rsidRPr="001067F3">
        <w:rPr>
          <w:rFonts w:eastAsia="Arial" w:cstheme="minorHAnsi"/>
          <w:color w:val="000000" w:themeColor="text1"/>
          <w:sz w:val="20"/>
          <w:szCs w:val="20"/>
        </w:rPr>
        <w:t>**</w:t>
      </w:r>
      <w:r w:rsidRPr="001067F3">
        <w:rPr>
          <w:rFonts w:eastAsia="Arial" w:cstheme="minorHAnsi"/>
          <w:color w:val="000000" w:themeColor="text1"/>
          <w:sz w:val="20"/>
          <w:szCs w:val="20"/>
        </w:rPr>
        <w:t xml:space="preserve">The Party with “Assist” responsibility shall assist the Party with “Primary” responsibility.  </w:t>
      </w:r>
    </w:p>
    <w:p w14:paraId="1DCE7A88" w14:textId="77777777" w:rsidR="00DB5B1D" w:rsidRPr="001067F3" w:rsidRDefault="00DB5B1D" w:rsidP="009F47C1">
      <w:pPr>
        <w:spacing w:after="0" w:line="240" w:lineRule="auto"/>
        <w:rPr>
          <w:rFonts w:cstheme="minorHAnsi"/>
        </w:rPr>
      </w:pPr>
    </w:p>
    <w:p w14:paraId="7F42F15E" w14:textId="77777777" w:rsidR="00F46828" w:rsidRPr="001067F3" w:rsidRDefault="00DF19F0" w:rsidP="003D4B65">
      <w:pPr>
        <w:pStyle w:val="ListParagraph"/>
        <w:numPr>
          <w:ilvl w:val="0"/>
          <w:numId w:val="11"/>
        </w:numPr>
        <w:spacing w:after="0" w:line="240" w:lineRule="auto"/>
        <w:rPr>
          <w:rFonts w:eastAsia="Times New Roman" w:cstheme="minorHAnsi"/>
          <w:b/>
          <w:bCs/>
          <w:sz w:val="20"/>
          <w:szCs w:val="20"/>
        </w:rPr>
      </w:pPr>
      <w:bookmarkStart w:id="224" w:name="OLE_LINK21"/>
      <w:bookmarkStart w:id="225" w:name="OLE_LINK20"/>
      <w:r w:rsidRPr="001067F3">
        <w:rPr>
          <w:rFonts w:eastAsia="Times New Roman" w:cstheme="minorHAnsi"/>
          <w:b/>
          <w:bCs/>
          <w:sz w:val="20"/>
          <w:szCs w:val="20"/>
        </w:rPr>
        <w:t xml:space="preserve">Approach and </w:t>
      </w:r>
      <w:commentRangeStart w:id="226"/>
      <w:r w:rsidRPr="001067F3">
        <w:rPr>
          <w:rFonts w:eastAsia="Times New Roman" w:cstheme="minorHAnsi"/>
          <w:b/>
          <w:bCs/>
          <w:sz w:val="20"/>
          <w:szCs w:val="20"/>
        </w:rPr>
        <w:t>Activities</w:t>
      </w:r>
      <w:bookmarkEnd w:id="224"/>
      <w:commentRangeEnd w:id="226"/>
      <w:r w:rsidR="00466F9B" w:rsidRPr="001067F3">
        <w:rPr>
          <w:rStyle w:val="CommentReference"/>
          <w:rFonts w:eastAsia="Times New Roman" w:cstheme="minorHAnsi"/>
          <w:b/>
          <w:bCs/>
          <w:sz w:val="20"/>
          <w:szCs w:val="20"/>
        </w:rPr>
        <w:commentReference w:id="226"/>
      </w:r>
    </w:p>
    <w:sdt>
      <w:sdtPr>
        <w:rPr>
          <w:b w:val="0"/>
          <w:bCs w:val="0"/>
          <w:color w:val="auto"/>
        </w:rPr>
        <w:alias w:val="quick-assistant-governance-table"/>
        <w:tag w:val="quick-assistant-governance-table"/>
        <w:id w:val="-1808468294"/>
        <w:placeholder>
          <w:docPart w:val="DefaultPlaceholder_-1854013440"/>
        </w:placeholder>
        <w15:appearance w15:val="hidden"/>
      </w:sdtPr>
      <w:sdtEndPr>
        <w:rPr>
          <w:sz w:val="20"/>
          <w:szCs w:val="20"/>
        </w:rPr>
      </w:sdtEndPr>
      <w:sdtContent>
        <w:tbl>
          <w:tblPr>
            <w:tblStyle w:val="GridTable4-Accent1"/>
            <w:tblW w:w="0" w:type="auto"/>
            <w:tblInd w:w="355" w:type="dxa"/>
            <w:tblLook w:val="04A0" w:firstRow="1" w:lastRow="0" w:firstColumn="1" w:lastColumn="0" w:noHBand="0" w:noVBand="1"/>
          </w:tblPr>
          <w:tblGrid>
            <w:gridCol w:w="899"/>
            <w:gridCol w:w="989"/>
            <w:gridCol w:w="990"/>
            <w:gridCol w:w="1027"/>
            <w:gridCol w:w="2239"/>
            <w:gridCol w:w="1969"/>
            <w:gridCol w:w="2011"/>
          </w:tblGrid>
          <w:tr w:rsidR="00F46828" w:rsidRPr="001067F3" w14:paraId="5CBA47A2" w14:textId="77777777" w:rsidTr="002779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0CA7895E" w14:textId="0EAD02E7" w:rsidR="00F46828" w:rsidRPr="001067F3" w:rsidRDefault="00F46828" w:rsidP="009F47C1">
                <w:pPr>
                  <w:rPr>
                    <w:rFonts w:cstheme="minorHAnsi"/>
                    <w:sz w:val="16"/>
                    <w:szCs w:val="16"/>
                  </w:rPr>
                </w:pPr>
                <w:r w:rsidRPr="001067F3">
                  <w:rPr>
                    <w:rFonts w:cstheme="minorHAnsi"/>
                    <w:sz w:val="16"/>
                    <w:szCs w:val="16"/>
                  </w:rPr>
                  <w:t>Cadence</w:t>
                </w:r>
              </w:p>
            </w:tc>
            <w:tc>
              <w:tcPr>
                <w:tcW w:w="990" w:type="dxa"/>
              </w:tcPr>
              <w:p w14:paraId="124D973E" w14:textId="0AA4D068" w:rsidR="00F46828" w:rsidRPr="001067F3" w:rsidRDefault="00F46828"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Activity</w:t>
                </w:r>
              </w:p>
            </w:tc>
            <w:tc>
              <w:tcPr>
                <w:tcW w:w="990" w:type="dxa"/>
              </w:tcPr>
              <w:p w14:paraId="45AFF2ED" w14:textId="1E5515E3" w:rsidR="00F46828" w:rsidRPr="001067F3" w:rsidRDefault="00F46828"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Duration </w:t>
                </w:r>
              </w:p>
            </w:tc>
            <w:tc>
              <w:tcPr>
                <w:tcW w:w="990" w:type="dxa"/>
              </w:tcPr>
              <w:p w14:paraId="0A0739EE" w14:textId="6024CAE8" w:rsidR="00F46828" w:rsidRPr="001067F3" w:rsidRDefault="00F46828"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Owner</w:t>
                </w:r>
              </w:p>
            </w:tc>
            <w:tc>
              <w:tcPr>
                <w:tcW w:w="2250" w:type="dxa"/>
              </w:tcPr>
              <w:p w14:paraId="52460C0B" w14:textId="7E8907E9" w:rsidR="00F46828" w:rsidRPr="001067F3" w:rsidRDefault="00F46828"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Lingaro Role</w:t>
                </w:r>
              </w:p>
            </w:tc>
            <w:tc>
              <w:tcPr>
                <w:tcW w:w="1980" w:type="dxa"/>
              </w:tcPr>
              <w:p w14:paraId="6448DEC1" w14:textId="6A01697B" w:rsidR="00F46828" w:rsidRPr="001067F3" w:rsidRDefault="00F46828"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MONDELEZ Role</w:t>
                </w:r>
              </w:p>
            </w:tc>
            <w:tc>
              <w:tcPr>
                <w:tcW w:w="2024" w:type="dxa"/>
              </w:tcPr>
              <w:p w14:paraId="5A968D5E" w14:textId="53388CFE" w:rsidR="00F46828" w:rsidRPr="001067F3" w:rsidRDefault="00F46828"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Output</w:t>
                </w:r>
              </w:p>
            </w:tc>
          </w:tr>
          <w:tr w:rsidR="00F46828" w:rsidRPr="001067F3" w14:paraId="38794D12" w14:textId="77777777" w:rsidTr="002779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715AEEAF" w14:textId="3B85C909" w:rsidR="00F46828" w:rsidRPr="001067F3" w:rsidRDefault="00F46828" w:rsidP="009F47C1">
                <w:pPr>
                  <w:rPr>
                    <w:rFonts w:cstheme="minorHAnsi"/>
                    <w:sz w:val="16"/>
                    <w:szCs w:val="16"/>
                  </w:rPr>
                </w:pPr>
                <w:r w:rsidRPr="001067F3">
                  <w:rPr>
                    <w:rFonts w:cstheme="minorHAnsi"/>
                    <w:sz w:val="16"/>
                    <w:szCs w:val="16"/>
                  </w:rPr>
                  <w:t>Daily</w:t>
                </w:r>
              </w:p>
            </w:tc>
            <w:tc>
              <w:tcPr>
                <w:tcW w:w="990" w:type="dxa"/>
              </w:tcPr>
              <w:p w14:paraId="4883B1CD" w14:textId="167E332B" w:rsidR="00F46828" w:rsidRPr="001067F3"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Stand-Up (per business process)</w:t>
                </w:r>
              </w:p>
            </w:tc>
            <w:tc>
              <w:tcPr>
                <w:tcW w:w="990" w:type="dxa"/>
              </w:tcPr>
              <w:p w14:paraId="7F48D39F" w14:textId="027DA462" w:rsidR="00F46828" w:rsidRPr="001067F3"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10 min, virtual</w:t>
                </w:r>
              </w:p>
            </w:tc>
            <w:tc>
              <w:tcPr>
                <w:tcW w:w="990" w:type="dxa"/>
              </w:tcPr>
              <w:p w14:paraId="27EB65E9" w14:textId="22E90001" w:rsidR="00F46828" w:rsidRPr="001067F3" w:rsidRDefault="0038757F"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Partner Delivery Lead</w:t>
                </w:r>
              </w:p>
            </w:tc>
            <w:tc>
              <w:tcPr>
                <w:tcW w:w="2250" w:type="dxa"/>
              </w:tcPr>
              <w:p w14:paraId="0CB16BE5" w14:textId="17E186C5" w:rsidR="00F46828" w:rsidRPr="001067F3"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Report progress on assigned tasks, raise blockers, confirm deliverable status per business-process track</w:t>
                </w:r>
              </w:p>
            </w:tc>
            <w:tc>
              <w:tcPr>
                <w:tcW w:w="1980" w:type="dxa"/>
              </w:tcPr>
              <w:p w14:paraId="0D84F847" w14:textId="41FBF235" w:rsidR="00F46828" w:rsidRPr="001067F3"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Confirm priorities, unblock dependencies, provide decisions on data or business-rule questions within 24 hours</w:t>
                </w:r>
              </w:p>
            </w:tc>
            <w:tc>
              <w:tcPr>
                <w:tcW w:w="2024" w:type="dxa"/>
              </w:tcPr>
              <w:p w14:paraId="4135653B" w14:textId="7987AF65" w:rsidR="00F46828" w:rsidRPr="001067F3"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Actions log updated; blockers escalated same day; daily progress confirmed per track</w:t>
                </w:r>
              </w:p>
            </w:tc>
          </w:tr>
          <w:tr w:rsidR="00F46828" w:rsidRPr="001067F3" w14:paraId="12F099AA" w14:textId="77777777" w:rsidTr="002779D8">
            <w:tc>
              <w:tcPr>
                <w:cnfStyle w:val="001000000000" w:firstRow="0" w:lastRow="0" w:firstColumn="1" w:lastColumn="0" w:oddVBand="0" w:evenVBand="0" w:oddHBand="0" w:evenHBand="0" w:firstRowFirstColumn="0" w:firstRowLastColumn="0" w:lastRowFirstColumn="0" w:lastRowLastColumn="0"/>
                <w:tcW w:w="900" w:type="dxa"/>
              </w:tcPr>
              <w:p w14:paraId="208E6DB4" w14:textId="6560B538" w:rsidR="00F46828" w:rsidRPr="001067F3" w:rsidRDefault="00F46828" w:rsidP="009F47C1">
                <w:pPr>
                  <w:rPr>
                    <w:rFonts w:cstheme="minorHAnsi"/>
                    <w:sz w:val="16"/>
                    <w:szCs w:val="16"/>
                  </w:rPr>
                </w:pPr>
                <w:r w:rsidRPr="001067F3">
                  <w:rPr>
                    <w:rFonts w:cstheme="minorHAnsi"/>
                    <w:sz w:val="16"/>
                    <w:szCs w:val="16"/>
                  </w:rPr>
                  <w:t>Weekly</w:t>
                </w:r>
              </w:p>
            </w:tc>
            <w:tc>
              <w:tcPr>
                <w:tcW w:w="990" w:type="dxa"/>
              </w:tcPr>
              <w:p w14:paraId="131354C8" w14:textId="4A15052D" w:rsidR="00F46828" w:rsidRPr="001067F3" w:rsidRDefault="00F46828"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CDRB Review</w:t>
                </w:r>
              </w:p>
            </w:tc>
            <w:tc>
              <w:tcPr>
                <w:tcW w:w="990" w:type="dxa"/>
              </w:tcPr>
              <w:p w14:paraId="67A82D95" w14:textId="23747567" w:rsidR="00F46828" w:rsidRPr="001067F3" w:rsidRDefault="00F46828"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60 min, structured review</w:t>
                </w:r>
              </w:p>
            </w:tc>
            <w:tc>
              <w:tcPr>
                <w:tcW w:w="990" w:type="dxa"/>
              </w:tcPr>
              <w:p w14:paraId="39E99E6C" w14:textId="54E6601C" w:rsidR="00F46828" w:rsidRPr="001067F3" w:rsidRDefault="00066AB9"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Architecture Enabler</w:t>
                </w:r>
              </w:p>
            </w:tc>
            <w:tc>
              <w:tcPr>
                <w:tcW w:w="2250" w:type="dxa"/>
              </w:tcPr>
              <w:p w14:paraId="526F6149" w14:textId="5097E214" w:rsidR="00F46828" w:rsidRPr="001067F3" w:rsidRDefault="00F46828"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Submit procedures and configuration changes for review; present evidence against CDRB criteria; clear PR review queue; update CDRB ection statuses</w:t>
                </w:r>
              </w:p>
            </w:tc>
            <w:tc>
              <w:tcPr>
                <w:tcW w:w="1980" w:type="dxa"/>
              </w:tcPr>
              <w:p w14:paraId="15F4155F" w14:textId="05C7DA98" w:rsidR="00F46828" w:rsidRPr="001067F3" w:rsidRDefault="00F46828"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Participate in review for KPI accuracy, business-rule correctness, and data governance items; approve or request changes on business-owned criteria</w:t>
                </w:r>
              </w:p>
            </w:tc>
            <w:tc>
              <w:tcPr>
                <w:tcW w:w="2024" w:type="dxa"/>
              </w:tcPr>
              <w:p w14:paraId="4FE4ADE9" w14:textId="5F19A008" w:rsidR="00F46828" w:rsidRPr="001067F3" w:rsidRDefault="00F46828"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CDRB section statuses updated (In Progress / Approved / Action Required); review decisions logged; quality gate evidence archived</w:t>
                </w:r>
              </w:p>
            </w:tc>
          </w:tr>
          <w:tr w:rsidR="00F46828" w:rsidRPr="001067F3" w14:paraId="45D8A7B8" w14:textId="77777777" w:rsidTr="002779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3343D651" w14:textId="751D3030" w:rsidR="00F46828" w:rsidRPr="001067F3" w:rsidRDefault="00F46828" w:rsidP="009F47C1">
                <w:pPr>
                  <w:rPr>
                    <w:rFonts w:cstheme="minorHAnsi"/>
                    <w:sz w:val="16"/>
                    <w:szCs w:val="16"/>
                  </w:rPr>
                </w:pPr>
                <w:r w:rsidRPr="001067F3">
                  <w:rPr>
                    <w:rFonts w:cstheme="minorHAnsi"/>
                    <w:sz w:val="16"/>
                    <w:szCs w:val="16"/>
                  </w:rPr>
                  <w:t>Weekly</w:t>
                </w:r>
              </w:p>
            </w:tc>
            <w:tc>
              <w:tcPr>
                <w:tcW w:w="990" w:type="dxa"/>
              </w:tcPr>
              <w:p w14:paraId="4C81A6CF" w14:textId="7BCEA71B" w:rsidR="00F46828" w:rsidRPr="001067F3"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4-Box Status Report</w:t>
                </w:r>
              </w:p>
            </w:tc>
            <w:tc>
              <w:tcPr>
                <w:tcW w:w="990" w:type="dxa"/>
              </w:tcPr>
              <w:p w14:paraId="24E934AF" w14:textId="41EDB8CF" w:rsidR="00F46828" w:rsidRPr="001067F3"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90 min, PMO template</w:t>
                </w:r>
              </w:p>
            </w:tc>
            <w:tc>
              <w:tcPr>
                <w:tcW w:w="990" w:type="dxa"/>
              </w:tcPr>
              <w:p w14:paraId="2196DD1E" w14:textId="0FCD5517" w:rsidR="00F46828" w:rsidRPr="001067F3" w:rsidRDefault="0038757F"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Partner Delivery Lead</w:t>
                </w:r>
              </w:p>
            </w:tc>
            <w:tc>
              <w:tcPr>
                <w:tcW w:w="2250" w:type="dxa"/>
              </w:tcPr>
              <w:p w14:paraId="33AD7C93" w14:textId="0A70427B" w:rsidR="00F46828" w:rsidRPr="001067F3"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Prepare and deliver consolidated status report covering scope, timeline, cost, and quality; update RAID log; present accomplishments, upcoming work, risks, and dependencies</w:t>
                </w:r>
              </w:p>
            </w:tc>
            <w:tc>
              <w:tcPr>
                <w:tcW w:w="1980" w:type="dxa"/>
              </w:tcPr>
              <w:p w14:paraId="2190E17B" w14:textId="0FB3156B" w:rsidR="00F46828" w:rsidRPr="001067F3"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Review status, provide timely decisions, resolve escalations, ensure MONDELEZ stakeholders participate when their input is required</w:t>
                </w:r>
              </w:p>
            </w:tc>
            <w:tc>
              <w:tcPr>
                <w:tcW w:w="2024" w:type="dxa"/>
              </w:tcPr>
              <w:p w14:paraId="4E26E980" w14:textId="58760D83" w:rsidR="00F46828" w:rsidRPr="001067F3"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xml:space="preserve">Published 4-Box pack; RAID log current; decisions and change log updated; </w:t>
                </w:r>
                <w:r w:rsidR="00933236" w:rsidRPr="001067F3">
                  <w:rPr>
                    <w:rFonts w:cstheme="minorHAnsi"/>
                    <w:sz w:val="16"/>
                    <w:szCs w:val="16"/>
                  </w:rPr>
                  <w:t>escalation list for Product Leadership Update</w:t>
                </w:r>
              </w:p>
            </w:tc>
          </w:tr>
          <w:tr w:rsidR="00F46828" w:rsidRPr="001067F3" w14:paraId="5698DD4D" w14:textId="77777777" w:rsidTr="002779D8">
            <w:tc>
              <w:tcPr>
                <w:cnfStyle w:val="001000000000" w:firstRow="0" w:lastRow="0" w:firstColumn="1" w:lastColumn="0" w:oddVBand="0" w:evenVBand="0" w:oddHBand="0" w:evenHBand="0" w:firstRowFirstColumn="0" w:firstRowLastColumn="0" w:lastRowFirstColumn="0" w:lastRowLastColumn="0"/>
                <w:tcW w:w="900" w:type="dxa"/>
              </w:tcPr>
              <w:p w14:paraId="23A71DFB" w14:textId="7015B3E7" w:rsidR="00F46828" w:rsidRPr="001067F3" w:rsidRDefault="00F46828" w:rsidP="009F47C1">
                <w:pPr>
                  <w:rPr>
                    <w:rFonts w:cstheme="minorHAnsi"/>
                    <w:sz w:val="16"/>
                    <w:szCs w:val="16"/>
                  </w:rPr>
                </w:pPr>
                <w:r w:rsidRPr="001067F3">
                  <w:rPr>
                    <w:rFonts w:cstheme="minorHAnsi"/>
                    <w:sz w:val="16"/>
                    <w:szCs w:val="16"/>
                  </w:rPr>
                  <w:t>Mid-Month</w:t>
                </w:r>
              </w:p>
            </w:tc>
            <w:tc>
              <w:tcPr>
                <w:tcW w:w="990" w:type="dxa"/>
              </w:tcPr>
              <w:p w14:paraId="5D35DB62" w14:textId="6C321B77" w:rsidR="00F46828" w:rsidRPr="001067F3" w:rsidRDefault="0028373D"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Product Leadership Update (offline)</w:t>
                </w:r>
              </w:p>
            </w:tc>
            <w:tc>
              <w:tcPr>
                <w:tcW w:w="990" w:type="dxa"/>
              </w:tcPr>
              <w:p w14:paraId="762E1717" w14:textId="1EF7141D" w:rsidR="00F46828" w:rsidRPr="001067F3" w:rsidRDefault="00F46828"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Email distribution</w:t>
                </w:r>
              </w:p>
            </w:tc>
            <w:tc>
              <w:tcPr>
                <w:tcW w:w="990" w:type="dxa"/>
              </w:tcPr>
              <w:p w14:paraId="6138BB0C" w14:textId="4155A17B" w:rsidR="00F46828" w:rsidRPr="001067F3" w:rsidRDefault="00F46828"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MDLZ D&amp;A Lead + </w:t>
                </w:r>
                <w:r w:rsidR="0038757F" w:rsidRPr="001067F3">
                  <w:rPr>
                    <w:rFonts w:cstheme="minorHAnsi"/>
                    <w:sz w:val="16"/>
                    <w:szCs w:val="16"/>
                  </w:rPr>
                  <w:t>Partner Delivery Lead</w:t>
                </w:r>
              </w:p>
            </w:tc>
            <w:tc>
              <w:tcPr>
                <w:tcW w:w="2250" w:type="dxa"/>
              </w:tcPr>
              <w:p w14:paraId="586CB890" w14:textId="1FC05E22" w:rsidR="00F46828" w:rsidRPr="001067F3" w:rsidRDefault="00F46828"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Prepare executive update summarizing delivery progress, key risks, resource status, and items requiring leadership input; distribute 48 hours ahead</w:t>
                </w:r>
              </w:p>
            </w:tc>
            <w:tc>
              <w:tcPr>
                <w:tcW w:w="1980" w:type="dxa"/>
              </w:tcPr>
              <w:p w14:paraId="5DF15A28" w14:textId="31E7F919" w:rsidR="00F46828" w:rsidRPr="001067F3" w:rsidRDefault="00F46828"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Review update, provide written decisions on escalations, confirm resource commitments, approve scope changes within threshold</w:t>
                </w:r>
              </w:p>
            </w:tc>
            <w:tc>
              <w:tcPr>
                <w:tcW w:w="2024" w:type="dxa"/>
              </w:tcPr>
              <w:p w14:paraId="0F1C9550" w14:textId="72FC5182" w:rsidR="00F46828" w:rsidRPr="001067F3" w:rsidRDefault="00F46828"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Decisions documented with owners; </w:t>
                </w:r>
                <w:r w:rsidR="00ED2096" w:rsidRPr="001067F3">
                  <w:rPr>
                    <w:rFonts w:cstheme="minorHAnsi"/>
                    <w:sz w:val="16"/>
                    <w:szCs w:val="16"/>
                  </w:rPr>
                  <w:t>escalations resolved or elevated to monthly Product Council / Platform Council</w:t>
                </w:r>
                <w:r w:rsidRPr="001067F3">
                  <w:rPr>
                    <w:rFonts w:cstheme="minorHAnsi"/>
                    <w:sz w:val="16"/>
                    <w:szCs w:val="16"/>
                  </w:rPr>
                  <w:t>; resource actions confirmed</w:t>
                </w:r>
              </w:p>
            </w:tc>
          </w:tr>
          <w:tr w:rsidR="00F46828" w:rsidRPr="001067F3" w14:paraId="54E5EA79" w14:textId="77777777" w:rsidTr="002779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416EB880" w14:textId="1C550FB9" w:rsidR="00F46828" w:rsidRPr="001067F3" w:rsidRDefault="00F46828" w:rsidP="009F47C1">
                <w:pPr>
                  <w:rPr>
                    <w:rFonts w:cstheme="minorHAnsi"/>
                    <w:sz w:val="16"/>
                    <w:szCs w:val="16"/>
                  </w:rPr>
                </w:pPr>
                <w:r w:rsidRPr="001067F3">
                  <w:rPr>
                    <w:rFonts w:cstheme="minorHAnsi"/>
                    <w:sz w:val="16"/>
                    <w:szCs w:val="16"/>
                  </w:rPr>
                  <w:t>Monthly</w:t>
                </w:r>
              </w:p>
            </w:tc>
            <w:tc>
              <w:tcPr>
                <w:tcW w:w="990" w:type="dxa"/>
              </w:tcPr>
              <w:p w14:paraId="4FA8E50F" w14:textId="0648F86A" w:rsidR="00F46828" w:rsidRPr="001067F3"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Executive Summary</w:t>
                </w:r>
              </w:p>
            </w:tc>
            <w:tc>
              <w:tcPr>
                <w:tcW w:w="990" w:type="dxa"/>
              </w:tcPr>
              <w:p w14:paraId="1D685322" w14:textId="386EA392" w:rsidR="00F46828" w:rsidRPr="001067F3"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60 min, meeting + written report</w:t>
                </w:r>
              </w:p>
            </w:tc>
            <w:tc>
              <w:tcPr>
                <w:tcW w:w="990" w:type="dxa"/>
              </w:tcPr>
              <w:p w14:paraId="0FDF4E7B" w14:textId="77777777" w:rsidR="0038757F" w:rsidRPr="001067F3" w:rsidRDefault="0038757F"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xml:space="preserve">Partner Delivery Lead </w:t>
                </w:r>
              </w:p>
              <w:p w14:paraId="4649FB4B" w14:textId="098A0B47" w:rsidR="00F46828" w:rsidRPr="001067F3"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MDLZ D&amp;A Lead</w:t>
                </w:r>
              </w:p>
            </w:tc>
            <w:tc>
              <w:tcPr>
                <w:tcW w:w="2250" w:type="dxa"/>
              </w:tcPr>
              <w:p w14:paraId="1F3A5213" w14:textId="69D72F9D" w:rsidR="00F46828" w:rsidRPr="001067F3" w:rsidRDefault="00CF2113"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Deliver executive summary with milestone progress, investment tracking, CDRB quality gate status, cost baseline vs. actuals (including Run vs Change categorization from Phase 3 onward), risk and opportunity register, and product roadmap update aligned to Product Council reporting cadence</w:t>
                </w:r>
              </w:p>
            </w:tc>
            <w:tc>
              <w:tcPr>
                <w:tcW w:w="1980" w:type="dxa"/>
              </w:tcPr>
              <w:p w14:paraId="1B6B76F9" w14:textId="5487F556" w:rsidR="00F46828" w:rsidRPr="001067F3"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Provide strategic direction, approve major scope or timeline changes, endorse phase gates, confirm priorities for next month</w:t>
                </w:r>
              </w:p>
            </w:tc>
            <w:tc>
              <w:tcPr>
                <w:tcW w:w="2024" w:type="dxa"/>
              </w:tcPr>
              <w:p w14:paraId="04C000A8" w14:textId="7EDBCD23" w:rsidR="00F46828" w:rsidRPr="001067F3"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Executive report distributed to Senior Leadership; investment tracking updated; milestone and gate status confirmed; risk register reviewed</w:t>
                </w:r>
              </w:p>
            </w:tc>
          </w:tr>
        </w:tbl>
        <w:p w14:paraId="159C8E87" w14:textId="77777777" w:rsidR="00C854CC" w:rsidRDefault="00C854CC" w:rsidP="009F47C1">
          <w:pPr>
            <w:spacing w:after="0" w:line="240" w:lineRule="auto"/>
            <w:rPr>
              <w:rFonts w:cstheme="minorHAnsi"/>
              <w:b/>
              <w:bCs/>
              <w:sz w:val="20"/>
              <w:szCs w:val="20"/>
            </w:rPr>
          </w:pPr>
        </w:p>
        <w:p w14:paraId="57271FC1" w14:textId="77777777" w:rsidR="00C854CC" w:rsidRDefault="00C854CC">
          <w:pPr>
            <w:rPr>
              <w:rFonts w:cstheme="minorHAnsi"/>
              <w:b/>
              <w:bCs/>
              <w:sz w:val="20"/>
              <w:szCs w:val="20"/>
            </w:rPr>
          </w:pPr>
          <w:r>
            <w:rPr>
              <w:rFonts w:cstheme="minorHAnsi"/>
              <w:b/>
              <w:bCs/>
              <w:sz w:val="20"/>
              <w:szCs w:val="20"/>
            </w:rPr>
            <w:br w:type="page"/>
          </w:r>
        </w:p>
        <w:p w14:paraId="3A8E5669" w14:textId="32147DB4" w:rsidR="00446EEC" w:rsidRPr="001067F3" w:rsidRDefault="00446EEC" w:rsidP="009F47C1">
          <w:pPr>
            <w:spacing w:after="0" w:line="240" w:lineRule="auto"/>
            <w:rPr>
              <w:rFonts w:cstheme="minorHAnsi"/>
              <w:b/>
              <w:bCs/>
              <w:sz w:val="20"/>
              <w:szCs w:val="20"/>
            </w:rPr>
          </w:pPr>
          <w:r w:rsidRPr="001067F3">
            <w:rPr>
              <w:rFonts w:cstheme="minorHAnsi"/>
              <w:b/>
              <w:bCs/>
              <w:sz w:val="20"/>
              <w:szCs w:val="20"/>
            </w:rPr>
            <w:t>Code Design Review Board (CDRB)</w:t>
          </w:r>
        </w:p>
        <w:p w14:paraId="598F7266" w14:textId="1A75F6EB" w:rsidR="00446EEC" w:rsidRPr="001067F3" w:rsidRDefault="00D71AE5" w:rsidP="003D4B65">
          <w:pPr>
            <w:pStyle w:val="ListParagraph"/>
            <w:numPr>
              <w:ilvl w:val="0"/>
              <w:numId w:val="15"/>
            </w:numPr>
            <w:spacing w:after="0" w:line="240" w:lineRule="auto"/>
            <w:rPr>
              <w:rFonts w:cstheme="minorHAnsi"/>
              <w:sz w:val="20"/>
              <w:szCs w:val="20"/>
            </w:rPr>
          </w:pPr>
          <w:r w:rsidRPr="001067F3">
            <w:rPr>
              <w:rFonts w:cstheme="minorHAnsi"/>
              <w:sz w:val="20"/>
              <w:szCs w:val="20"/>
            </w:rPr>
            <w:t>The CDRB will serve as the technical quality assurance forum for all deliverables. The CDRB reviews evidence against CDRB criteria (Sections A–L) and provides a quality recommendation (Recommend Approval / Recommend Revision / Escalate). The MONDELEZ Product Lead retains sole acceptance authority for all deliverables, informed by the CDRB recommendation. The Lingaro Project Lead is accountable for ensuring all CDRB evidence is complete and submitted; the MONDELEZ Product Lead is accountable for the accept/reject decision</w:t>
          </w:r>
          <w:r w:rsidR="00423435" w:rsidRPr="001067F3">
            <w:rPr>
              <w:rFonts w:cstheme="minorHAnsi"/>
              <w:sz w:val="20"/>
              <w:szCs w:val="20"/>
            </w:rPr>
            <w:t xml:space="preserve">. </w:t>
          </w:r>
        </w:p>
        <w:p w14:paraId="6722F65A" w14:textId="15437FED" w:rsidR="00FE0ACA" w:rsidRPr="001067F3" w:rsidRDefault="00423435" w:rsidP="003D4B65">
          <w:pPr>
            <w:pStyle w:val="ListParagraph"/>
            <w:numPr>
              <w:ilvl w:val="0"/>
              <w:numId w:val="15"/>
            </w:numPr>
            <w:spacing w:after="0" w:line="240" w:lineRule="auto"/>
            <w:rPr>
              <w:rFonts w:cstheme="minorHAnsi"/>
              <w:sz w:val="20"/>
              <w:szCs w:val="20"/>
            </w:rPr>
          </w:pPr>
          <w:r w:rsidRPr="001067F3">
            <w:rPr>
              <w:rFonts w:cstheme="minorHAnsi"/>
              <w:sz w:val="20"/>
              <w:szCs w:val="20"/>
            </w:rPr>
            <w:t>CDRB section sign-off indicates that the technical quality criteria have been reviewed and recommended for acceptance by the CDRB forum. Formal deliverable acceptance at each phase gate is the sole authority of the MONDELEZ Product Lead (or designated delegate), consistent with the POET RACI where the Product Manager holds the 'A' (Accountable) for deliverable acceptance.</w:t>
          </w:r>
        </w:p>
        <w:p w14:paraId="6B65BA85" w14:textId="4BBA01E9" w:rsidR="00446EEC" w:rsidRPr="001067F3" w:rsidRDefault="00446EEC" w:rsidP="003D4B65">
          <w:pPr>
            <w:pStyle w:val="ListParagraph"/>
            <w:numPr>
              <w:ilvl w:val="0"/>
              <w:numId w:val="15"/>
            </w:numPr>
            <w:spacing w:after="0" w:line="240" w:lineRule="auto"/>
            <w:rPr>
              <w:rFonts w:cstheme="minorHAnsi"/>
              <w:sz w:val="20"/>
              <w:szCs w:val="20"/>
            </w:rPr>
          </w:pPr>
          <w:r w:rsidRPr="001067F3">
            <w:rPr>
              <w:rFonts w:cstheme="minorHAnsi"/>
              <w:sz w:val="20"/>
              <w:szCs w:val="20"/>
            </w:rPr>
            <w:t>CDRB recommendation of approval across all applicable sections constitutes the technical Definition of Done for each deliverable. The technical Definition of Done is a necessary but not sufficient condition for deliverable acceptance. Formal acceptance requires the MONDELEZ Product Lead's written approval, consistent with the POET RACI model.</w:t>
          </w:r>
        </w:p>
        <w:p w14:paraId="0CA1D8A2" w14:textId="1E1B86B1" w:rsidR="00B924BF" w:rsidRPr="001067F3" w:rsidRDefault="00B924BF" w:rsidP="003D4B65">
          <w:pPr>
            <w:pStyle w:val="ListParagraph"/>
            <w:numPr>
              <w:ilvl w:val="0"/>
              <w:numId w:val="15"/>
            </w:numPr>
            <w:spacing w:after="0" w:line="240" w:lineRule="auto"/>
            <w:rPr>
              <w:rFonts w:cstheme="minorHAnsi"/>
              <w:sz w:val="20"/>
              <w:szCs w:val="20"/>
            </w:rPr>
          </w:pPr>
          <w:r w:rsidRPr="001067F3">
            <w:rPr>
              <w:rFonts w:cstheme="minorHAnsi"/>
              <w:sz w:val="20"/>
              <w:szCs w:val="20"/>
            </w:rPr>
            <w:t>CDRB recommendation of approval across all applicable sections constitutes the technical Definition of Done for each deliverable. The technical Definition of Done is a necessary but not sufficient condition for deliverable acceptance. Formal acceptance requires the MONDELEZ Product Lead's written approval, consistent with the POET RACI model</w:t>
          </w:r>
        </w:p>
        <w:p w14:paraId="62BCA514" w14:textId="447AA57E" w:rsidR="00F35BE5" w:rsidRPr="001067F3" w:rsidRDefault="00F35BE5" w:rsidP="003D4B65">
          <w:pPr>
            <w:pStyle w:val="ListParagraph"/>
            <w:numPr>
              <w:ilvl w:val="0"/>
              <w:numId w:val="15"/>
            </w:numPr>
            <w:spacing w:after="0" w:line="240" w:lineRule="auto"/>
            <w:rPr>
              <w:rFonts w:cstheme="minorHAnsi"/>
              <w:sz w:val="20"/>
              <w:szCs w:val="20"/>
            </w:rPr>
          </w:pPr>
          <w:r w:rsidRPr="001067F3">
            <w:rPr>
              <w:rFonts w:cstheme="minorHAnsi"/>
              <w:sz w:val="20"/>
              <w:szCs w:val="20"/>
            </w:rPr>
            <w:t>CDRB section statuses updated (In Progress / Recommended for Approval / Action Required); quality recommendation logged; evidence archived. Formal acceptance decision recorded by MONDELEZ Product Lead at Sprint Review or Phase Gate</w:t>
          </w:r>
        </w:p>
        <w:p w14:paraId="73EE9E68" w14:textId="77777777" w:rsidR="00E7272D" w:rsidRDefault="00E7272D" w:rsidP="009F47C1">
          <w:pPr>
            <w:spacing w:after="0" w:line="240" w:lineRule="auto"/>
            <w:rPr>
              <w:rFonts w:cstheme="minorHAnsi"/>
              <w:b/>
              <w:bCs/>
              <w:sz w:val="20"/>
              <w:szCs w:val="20"/>
            </w:rPr>
          </w:pPr>
        </w:p>
        <w:p w14:paraId="2781801D" w14:textId="77777777" w:rsidR="00E177DC" w:rsidRPr="001067F3" w:rsidRDefault="00E177DC" w:rsidP="009F47C1">
          <w:pPr>
            <w:spacing w:after="0" w:line="240" w:lineRule="auto"/>
            <w:rPr>
              <w:rFonts w:cstheme="minorHAnsi"/>
              <w:sz w:val="20"/>
              <w:szCs w:val="20"/>
            </w:rPr>
          </w:pPr>
        </w:p>
        <w:p w14:paraId="22CBEA0C" w14:textId="77777777" w:rsidR="00861D29" w:rsidRPr="001067F3" w:rsidRDefault="0089444B" w:rsidP="009F47C1">
          <w:pPr>
            <w:spacing w:after="0" w:line="240" w:lineRule="auto"/>
            <w:rPr>
              <w:rFonts w:cstheme="minorHAnsi"/>
              <w:sz w:val="20"/>
              <w:szCs w:val="20"/>
            </w:rPr>
          </w:pPr>
        </w:p>
      </w:sdtContent>
    </w:sdt>
    <w:bookmarkEnd w:id="225"/>
    <w:p w14:paraId="60C0C14B" w14:textId="77777777" w:rsidR="0049188C" w:rsidRPr="001067F3" w:rsidRDefault="0049188C" w:rsidP="009F47C1">
      <w:pPr>
        <w:spacing w:after="0" w:line="240" w:lineRule="auto"/>
        <w:rPr>
          <w:rFonts w:eastAsia="Calibri" w:cstheme="minorHAnsi"/>
          <w:b/>
          <w:bCs/>
          <w:sz w:val="20"/>
          <w:szCs w:val="20"/>
        </w:rPr>
      </w:pPr>
      <w:r w:rsidRPr="001067F3">
        <w:rPr>
          <w:rFonts w:eastAsia="Calibri" w:cstheme="minorHAnsi"/>
          <w:b/>
          <w:bCs/>
          <w:sz w:val="20"/>
          <w:szCs w:val="20"/>
        </w:rPr>
        <w:br w:type="page"/>
      </w:r>
    </w:p>
    <w:p w14:paraId="16A66453" w14:textId="6C1E4818" w:rsidR="00DF19F0" w:rsidRPr="001067F3" w:rsidRDefault="08981F3D" w:rsidP="003D4B65">
      <w:pPr>
        <w:pStyle w:val="ListParagraph"/>
        <w:numPr>
          <w:ilvl w:val="0"/>
          <w:numId w:val="11"/>
        </w:numPr>
        <w:spacing w:after="0" w:line="240" w:lineRule="auto"/>
        <w:jc w:val="both"/>
        <w:rPr>
          <w:rFonts w:eastAsia="Times New Roman" w:cstheme="minorHAnsi"/>
          <w:b/>
          <w:bCs/>
          <w:sz w:val="20"/>
          <w:szCs w:val="20"/>
        </w:rPr>
      </w:pPr>
      <w:r w:rsidRPr="001067F3">
        <w:rPr>
          <w:rFonts w:eastAsia="Calibri" w:cstheme="minorHAnsi"/>
          <w:b/>
          <w:bCs/>
          <w:sz w:val="20"/>
          <w:szCs w:val="20"/>
        </w:rPr>
        <w:t>Assumptions</w:t>
      </w:r>
      <w:r w:rsidR="12C9CAF6" w:rsidRPr="001067F3">
        <w:rPr>
          <w:rFonts w:eastAsia="Calibri" w:cstheme="minorHAnsi"/>
          <w:b/>
          <w:bCs/>
          <w:sz w:val="20"/>
          <w:szCs w:val="20"/>
        </w:rPr>
        <w:t xml:space="preserve">. </w:t>
      </w:r>
      <w:r w:rsidR="12C9CAF6" w:rsidRPr="001067F3">
        <w:rPr>
          <w:rFonts w:eastAsia="Calibri" w:cstheme="minorHAnsi"/>
          <w:sz w:val="20"/>
          <w:szCs w:val="20"/>
        </w:rPr>
        <w:t xml:space="preserve">The following assumptions have been made in developing this </w:t>
      </w:r>
      <w:r w:rsidR="7543E991" w:rsidRPr="001067F3">
        <w:rPr>
          <w:rFonts w:eastAsia="Calibri" w:cstheme="minorHAnsi"/>
          <w:sz w:val="20"/>
          <w:szCs w:val="20"/>
        </w:rPr>
        <w:t>SOW</w:t>
      </w:r>
      <w:r w:rsidR="12C9CAF6" w:rsidRPr="001067F3">
        <w:rPr>
          <w:rFonts w:eastAsia="Calibri" w:cstheme="minorHAnsi"/>
          <w:sz w:val="20"/>
          <w:szCs w:val="20"/>
        </w:rPr>
        <w:t>. If any of these assumptions are not accurate, the schedule and/or costs may be impacted.</w:t>
      </w:r>
    </w:p>
    <w:tbl>
      <w:tblPr>
        <w:tblW w:w="966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5"/>
        <w:gridCol w:w="8393"/>
      </w:tblGrid>
      <w:tr w:rsidR="009C69F6" w:rsidRPr="001067F3" w14:paraId="7889F9DF" w14:textId="77777777" w:rsidTr="003A63A3">
        <w:trPr>
          <w:tblHeader/>
        </w:trPr>
        <w:tc>
          <w:tcPr>
            <w:tcW w:w="1275" w:type="dxa"/>
            <w:shd w:val="clear" w:color="auto" w:fill="D9D9D9" w:themeFill="background1" w:themeFillShade="D9"/>
          </w:tcPr>
          <w:p w14:paraId="41F4CCAE" w14:textId="77777777" w:rsidR="009C69F6" w:rsidRPr="001067F3" w:rsidRDefault="009C69F6" w:rsidP="009F47C1">
            <w:pPr>
              <w:spacing w:after="0" w:line="240" w:lineRule="auto"/>
              <w:jc w:val="both"/>
              <w:rPr>
                <w:rFonts w:cstheme="minorHAnsi"/>
                <w:b/>
                <w:bCs/>
                <w:i/>
                <w:iCs/>
                <w:sz w:val="16"/>
                <w:szCs w:val="16"/>
              </w:rPr>
            </w:pPr>
            <w:r w:rsidRPr="001067F3">
              <w:rPr>
                <w:rFonts w:cstheme="minorHAnsi"/>
                <w:b/>
                <w:bCs/>
                <w:sz w:val="16"/>
                <w:szCs w:val="16"/>
              </w:rPr>
              <w:t>Assumptions</w:t>
            </w:r>
          </w:p>
        </w:tc>
        <w:tc>
          <w:tcPr>
            <w:tcW w:w="8393" w:type="dxa"/>
            <w:shd w:val="clear" w:color="auto" w:fill="D9D9D9" w:themeFill="background1" w:themeFillShade="D9"/>
          </w:tcPr>
          <w:p w14:paraId="675D120A" w14:textId="77777777" w:rsidR="009C69F6" w:rsidRPr="001067F3" w:rsidRDefault="009C69F6" w:rsidP="009F47C1">
            <w:pPr>
              <w:spacing w:after="0" w:line="240" w:lineRule="auto"/>
              <w:jc w:val="both"/>
              <w:rPr>
                <w:rFonts w:cstheme="minorHAnsi"/>
                <w:b/>
                <w:bCs/>
                <w:i/>
                <w:iCs/>
                <w:sz w:val="16"/>
                <w:szCs w:val="16"/>
              </w:rPr>
            </w:pPr>
            <w:r w:rsidRPr="001067F3">
              <w:rPr>
                <w:rFonts w:cstheme="minorHAnsi"/>
                <w:b/>
                <w:bCs/>
                <w:sz w:val="16"/>
                <w:szCs w:val="16"/>
              </w:rPr>
              <w:t>Description</w:t>
            </w:r>
          </w:p>
        </w:tc>
      </w:tr>
      <w:tr w:rsidR="009C69F6" w:rsidRPr="001067F3" w14:paraId="6D74C175" w14:textId="77777777" w:rsidTr="003A63A3">
        <w:tc>
          <w:tcPr>
            <w:tcW w:w="1275" w:type="dxa"/>
          </w:tcPr>
          <w:p w14:paraId="6043E3F5" w14:textId="77777777" w:rsidR="009C69F6" w:rsidRPr="001067F3" w:rsidRDefault="009C69F6" w:rsidP="009F47C1">
            <w:pPr>
              <w:spacing w:after="0" w:line="240" w:lineRule="auto"/>
              <w:jc w:val="both"/>
              <w:rPr>
                <w:rFonts w:cstheme="minorHAnsi"/>
                <w:bCs/>
                <w:sz w:val="16"/>
                <w:szCs w:val="16"/>
              </w:rPr>
            </w:pPr>
            <w:r w:rsidRPr="001067F3">
              <w:rPr>
                <w:rFonts w:cstheme="minorHAnsi"/>
                <w:bCs/>
                <w:sz w:val="16"/>
                <w:szCs w:val="16"/>
              </w:rPr>
              <w:t>Working Days</w:t>
            </w:r>
          </w:p>
        </w:tc>
        <w:tc>
          <w:tcPr>
            <w:tcW w:w="8393" w:type="dxa"/>
          </w:tcPr>
          <w:p w14:paraId="14FFEB91" w14:textId="77777777" w:rsidR="00BE6B90" w:rsidRPr="001067F3" w:rsidRDefault="00BE6B90" w:rsidP="009F47C1">
            <w:pPr>
              <w:spacing w:after="0" w:line="240" w:lineRule="auto"/>
              <w:jc w:val="both"/>
              <w:rPr>
                <w:rFonts w:cstheme="minorHAnsi"/>
                <w:sz w:val="16"/>
                <w:szCs w:val="16"/>
                <w:lang w:val="en-GB"/>
              </w:rPr>
            </w:pPr>
            <w:commentRangeStart w:id="227"/>
            <w:r w:rsidRPr="001067F3">
              <w:rPr>
                <w:rFonts w:cstheme="minorHAnsi"/>
                <w:sz w:val="16"/>
                <w:szCs w:val="16"/>
                <w:lang w:val="en-GB"/>
              </w:rPr>
              <w:t>Services will be provided on business days, Monday through Friday, excluding applicable public holidays, planned paid time off, and unplanned sick leave.</w:t>
            </w:r>
          </w:p>
          <w:p w14:paraId="022FEFB0" w14:textId="0CDDFB9B" w:rsidR="00BE6B90" w:rsidRPr="001067F3" w:rsidRDefault="00BE6B90" w:rsidP="009F47C1">
            <w:pPr>
              <w:spacing w:after="0" w:line="240" w:lineRule="auto"/>
              <w:jc w:val="both"/>
              <w:rPr>
                <w:rFonts w:cstheme="minorHAnsi"/>
                <w:sz w:val="16"/>
                <w:szCs w:val="16"/>
                <w:lang w:val="en-GB"/>
              </w:rPr>
            </w:pPr>
            <w:r w:rsidRPr="001067F3">
              <w:rPr>
                <w:rFonts w:cstheme="minorHAnsi"/>
                <w:sz w:val="16"/>
                <w:szCs w:val="16"/>
                <w:lang w:val="en-GB"/>
              </w:rPr>
              <w:t xml:space="preserve">The Supplier team is based in Poland and India, serving a </w:t>
            </w:r>
            <w:r w:rsidR="00F92F6B" w:rsidRPr="001067F3">
              <w:rPr>
                <w:rFonts w:cstheme="minorHAnsi"/>
                <w:sz w:val="16"/>
                <w:szCs w:val="16"/>
                <w:lang w:val="en-GB"/>
              </w:rPr>
              <w:t>product program</w:t>
            </w:r>
            <w:r w:rsidRPr="001067F3">
              <w:rPr>
                <w:rFonts w:cstheme="minorHAnsi"/>
                <w:sz w:val="16"/>
                <w:szCs w:val="16"/>
                <w:lang w:val="en-GB"/>
              </w:rPr>
              <w:t xml:space="preserve"> that operates across Latin America (Mexico, Wacam, Brazil, Southern Cone). Given the significant time-zone difference (6 to 8.5 hours depending on season and market), the Supplier commits to the following extended working-hour schedule to ensure adequate real-time overlap with MONDELEZ stakeholders in Latin America:</w:t>
            </w:r>
          </w:p>
          <w:p w14:paraId="2FB212AD" w14:textId="4E5F0BE1" w:rsidR="00DA49A8" w:rsidRDefault="004A545C" w:rsidP="003D4B65">
            <w:pPr>
              <w:pStyle w:val="ListParagraph"/>
              <w:numPr>
                <w:ilvl w:val="0"/>
                <w:numId w:val="14"/>
              </w:numPr>
              <w:spacing w:after="0" w:line="240" w:lineRule="auto"/>
              <w:jc w:val="both"/>
              <w:rPr>
                <w:rFonts w:cstheme="minorHAnsi"/>
                <w:sz w:val="16"/>
                <w:szCs w:val="16"/>
                <w:lang w:val="en-GB"/>
              </w:rPr>
            </w:pPr>
            <w:r>
              <w:rPr>
                <w:rFonts w:cstheme="minorHAnsi"/>
                <w:sz w:val="16"/>
                <w:szCs w:val="16"/>
                <w:lang w:val="en-GB"/>
              </w:rPr>
              <w:t xml:space="preserve">Resources should be able to cover the </w:t>
            </w:r>
            <w:r w:rsidR="007C25F8">
              <w:rPr>
                <w:rFonts w:cstheme="minorHAnsi"/>
                <w:sz w:val="16"/>
                <w:szCs w:val="16"/>
                <w:lang w:val="en-GB"/>
              </w:rPr>
              <w:t xml:space="preserve">timezone </w:t>
            </w:r>
            <w:r w:rsidR="004F2A39">
              <w:rPr>
                <w:rFonts w:cstheme="minorHAnsi"/>
                <w:sz w:val="16"/>
                <w:szCs w:val="16"/>
                <w:lang w:val="en-GB"/>
              </w:rPr>
              <w:t>for</w:t>
            </w:r>
            <w:r w:rsidR="007C25F8">
              <w:rPr>
                <w:rFonts w:cstheme="minorHAnsi"/>
                <w:sz w:val="16"/>
                <w:szCs w:val="16"/>
                <w:lang w:val="en-GB"/>
              </w:rPr>
              <w:t xml:space="preserve"> </w:t>
            </w:r>
            <w:r>
              <w:rPr>
                <w:rFonts w:cstheme="minorHAnsi"/>
                <w:sz w:val="16"/>
                <w:szCs w:val="16"/>
                <w:lang w:val="en-GB"/>
              </w:rPr>
              <w:t xml:space="preserve">Mexico up to 1 PM, </w:t>
            </w:r>
            <w:r w:rsidR="007C25F8">
              <w:rPr>
                <w:rFonts w:cstheme="minorHAnsi"/>
                <w:sz w:val="16"/>
                <w:szCs w:val="16"/>
                <w:lang w:val="en-GB"/>
              </w:rPr>
              <w:t>Wacam up to 2 PM and Brazil and Argentina up to 3 PM.</w:t>
            </w:r>
            <w:r w:rsidR="00633D39">
              <w:rPr>
                <w:rFonts w:cstheme="minorHAnsi"/>
                <w:sz w:val="16"/>
                <w:szCs w:val="16"/>
                <w:lang w:val="en-GB"/>
              </w:rPr>
              <w:t xml:space="preserve"> This is applicable for key roles who needs to meet </w:t>
            </w:r>
            <w:r w:rsidR="00A6204B">
              <w:rPr>
                <w:rFonts w:cstheme="minorHAnsi"/>
                <w:sz w:val="16"/>
                <w:szCs w:val="16"/>
                <w:lang w:val="en-GB"/>
              </w:rPr>
              <w:t xml:space="preserve">/ interact with </w:t>
            </w:r>
            <w:r w:rsidR="00633D39">
              <w:rPr>
                <w:rFonts w:cstheme="minorHAnsi"/>
                <w:sz w:val="16"/>
                <w:szCs w:val="16"/>
                <w:lang w:val="en-GB"/>
              </w:rPr>
              <w:t xml:space="preserve">Mondelez team. </w:t>
            </w:r>
          </w:p>
          <w:p w14:paraId="7222AC23" w14:textId="77777777" w:rsidR="00BE6B90" w:rsidRPr="001067F3" w:rsidRDefault="00BE6B90" w:rsidP="009F47C1">
            <w:pPr>
              <w:spacing w:after="0" w:line="240" w:lineRule="auto"/>
              <w:jc w:val="both"/>
              <w:rPr>
                <w:rFonts w:cstheme="minorHAnsi"/>
                <w:sz w:val="16"/>
                <w:szCs w:val="16"/>
                <w:lang w:val="en-GB"/>
              </w:rPr>
            </w:pPr>
            <w:r w:rsidRPr="001067F3">
              <w:rPr>
                <w:rFonts w:cstheme="minorHAnsi"/>
                <w:sz w:val="16"/>
                <w:szCs w:val="16"/>
                <w:lang w:val="en-GB"/>
              </w:rPr>
              <w:t>This schedule is a baseline commitment for the duration of the engagement, not subject to ad-hoc negotiation. It ensures a minimum daily overlap window with Latin American business hours for Daily Stand-Ups, CDRB reviews, workshops, KPI harmonization sessions, and UAT support.</w:t>
            </w:r>
          </w:p>
          <w:p w14:paraId="278D2943" w14:textId="2FD236B4" w:rsidR="009C69F6" w:rsidRPr="001067F3" w:rsidRDefault="00BE6B90" w:rsidP="009F47C1">
            <w:pPr>
              <w:spacing w:after="0" w:line="240" w:lineRule="auto"/>
              <w:jc w:val="both"/>
              <w:rPr>
                <w:rFonts w:cstheme="minorHAnsi"/>
                <w:sz w:val="16"/>
                <w:szCs w:val="16"/>
                <w:lang w:val="en-GB"/>
              </w:rPr>
            </w:pPr>
            <w:r w:rsidRPr="001067F3">
              <w:rPr>
                <w:rFonts w:cstheme="minorHAnsi"/>
                <w:sz w:val="16"/>
                <w:szCs w:val="16"/>
                <w:lang w:val="en-GB"/>
              </w:rPr>
              <w:t>In the event of critical incidents, production failures, go-live preparations, or time-sensitive escalations, the Supplier team shall demonstrate flexibility to work extended hours beyond the schedule above, including evenings and, if necessary, weekends, until the issue is resolved. This flexibility is inherent to the fixed-price nature of this engagement and shall not result in additional fees or change orders.</w:t>
            </w:r>
            <w:commentRangeEnd w:id="227"/>
            <w:r w:rsidR="00154B89" w:rsidRPr="001067F3">
              <w:rPr>
                <w:rStyle w:val="CommentReference"/>
                <w:rFonts w:cstheme="minorHAnsi"/>
                <w:lang w:val="en-GB"/>
              </w:rPr>
              <w:commentReference w:id="227"/>
            </w:r>
          </w:p>
        </w:tc>
      </w:tr>
      <w:tr w:rsidR="009C69F6" w:rsidRPr="001067F3" w14:paraId="5BD9B47C" w14:textId="77777777" w:rsidTr="003A63A3">
        <w:trPr>
          <w:trHeight w:val="300"/>
        </w:trPr>
        <w:tc>
          <w:tcPr>
            <w:tcW w:w="1275" w:type="dxa"/>
          </w:tcPr>
          <w:p w14:paraId="332EA8B4" w14:textId="77777777" w:rsidR="009C69F6" w:rsidRPr="001067F3" w:rsidRDefault="009C69F6" w:rsidP="009F47C1">
            <w:pPr>
              <w:spacing w:after="0" w:line="240" w:lineRule="auto"/>
              <w:jc w:val="both"/>
              <w:rPr>
                <w:rFonts w:cstheme="minorHAnsi"/>
                <w:sz w:val="16"/>
                <w:szCs w:val="16"/>
              </w:rPr>
            </w:pPr>
            <w:r w:rsidRPr="001067F3">
              <w:rPr>
                <w:rFonts w:cstheme="minorHAnsi"/>
                <w:sz w:val="16"/>
                <w:szCs w:val="16"/>
              </w:rPr>
              <w:t>Work Location</w:t>
            </w:r>
          </w:p>
        </w:tc>
        <w:tc>
          <w:tcPr>
            <w:tcW w:w="8393" w:type="dxa"/>
          </w:tcPr>
          <w:p w14:paraId="200ADD54" w14:textId="7E043B62" w:rsidR="009C69F6" w:rsidRPr="001067F3" w:rsidRDefault="00145672" w:rsidP="009F47C1">
            <w:pPr>
              <w:spacing w:after="0" w:line="240" w:lineRule="auto"/>
              <w:jc w:val="both"/>
              <w:rPr>
                <w:rFonts w:eastAsiaTheme="majorEastAsia" w:cstheme="minorHAnsi"/>
                <w:color w:val="212121"/>
                <w:sz w:val="16"/>
                <w:szCs w:val="16"/>
              </w:rPr>
            </w:pPr>
            <w:r w:rsidRPr="001067F3">
              <w:rPr>
                <w:rFonts w:eastAsiaTheme="majorEastAsia" w:cstheme="minorHAnsi"/>
                <w:color w:val="212121"/>
                <w:sz w:val="16"/>
                <w:szCs w:val="16"/>
              </w:rPr>
              <w:t xml:space="preserve">Work will be delivered remotely from Poland, India, and Mexico according to resource allocation. On-site travel to Latin American locations (Mexico, </w:t>
            </w:r>
            <w:r w:rsidR="00F37AB1" w:rsidRPr="001067F3">
              <w:rPr>
                <w:rFonts w:eastAsiaTheme="majorEastAsia" w:cstheme="minorHAnsi"/>
                <w:color w:val="212121"/>
                <w:sz w:val="16"/>
                <w:szCs w:val="16"/>
              </w:rPr>
              <w:t>Brazil</w:t>
            </w:r>
            <w:r w:rsidRPr="001067F3">
              <w:rPr>
                <w:rFonts w:eastAsiaTheme="majorEastAsia" w:cstheme="minorHAnsi"/>
                <w:color w:val="212121"/>
                <w:sz w:val="16"/>
                <w:szCs w:val="16"/>
              </w:rPr>
              <w:t xml:space="preserve">, </w:t>
            </w:r>
            <w:r w:rsidR="00F37AB1" w:rsidRPr="001067F3">
              <w:rPr>
                <w:rFonts w:eastAsiaTheme="majorEastAsia" w:cstheme="minorHAnsi"/>
                <w:color w:val="212121"/>
                <w:sz w:val="16"/>
                <w:szCs w:val="16"/>
              </w:rPr>
              <w:t>Argentina, Colombia</w:t>
            </w:r>
            <w:r w:rsidR="006B6D0B" w:rsidRPr="001067F3">
              <w:rPr>
                <w:rFonts w:eastAsiaTheme="majorEastAsia" w:cstheme="minorHAnsi"/>
                <w:color w:val="212121"/>
                <w:sz w:val="16"/>
                <w:szCs w:val="16"/>
              </w:rPr>
              <w:t>, Peru or Costa Rica</w:t>
            </w:r>
            <w:r w:rsidRPr="001067F3">
              <w:rPr>
                <w:rFonts w:eastAsiaTheme="majorEastAsia" w:cstheme="minorHAnsi"/>
                <w:color w:val="212121"/>
                <w:sz w:val="16"/>
                <w:szCs w:val="16"/>
              </w:rPr>
              <w:t>) is required for key milestone events: Blueprint Workshop, UAT kick-off, Go-Live, and critical escalation meetings as agreed between the parties. All travel and accommodation costs are included in the</w:t>
            </w:r>
            <w:ins w:id="228" w:author="Tim Kemp" w:date="2026-10-23T15:45:00Z" w16du:dateUtc="2026-10-23T19:45:00Z">
              <w:r w:rsidR="00B754E6">
                <w:rPr>
                  <w:rFonts w:eastAsiaTheme="majorEastAsia" w:cstheme="minorHAnsi"/>
                  <w:color w:val="212121"/>
                  <w:sz w:val="16"/>
                  <w:szCs w:val="16"/>
                </w:rPr>
                <w:t xml:space="preserve"> Expenses section of this SOW</w:t>
              </w:r>
            </w:ins>
            <w:del w:id="229" w:author="Tim Kemp" w:date="2026-10-23T15:45:00Z" w16du:dateUtc="2026-10-23T19:45:00Z">
              <w:r w:rsidRPr="001067F3" w:rsidDel="00B754E6">
                <w:rPr>
                  <w:rFonts w:eastAsiaTheme="majorEastAsia" w:cstheme="minorHAnsi"/>
                  <w:color w:val="212121"/>
                  <w:sz w:val="16"/>
                  <w:szCs w:val="16"/>
                </w:rPr>
                <w:delText xml:space="preserve"> fixed-price budget</w:delText>
              </w:r>
            </w:del>
            <w:r w:rsidRPr="001067F3">
              <w:rPr>
                <w:rFonts w:eastAsiaTheme="majorEastAsia" w:cstheme="minorHAnsi"/>
                <w:color w:val="212121"/>
                <w:sz w:val="16"/>
                <w:szCs w:val="16"/>
              </w:rPr>
              <w:t>. No additional travel charges shall apply unless the Buyer requests travel beyond the agreed schedule, in which case costs will be pre-approved in writing.</w:t>
            </w:r>
          </w:p>
        </w:tc>
      </w:tr>
      <w:tr w:rsidR="009C69F6" w:rsidRPr="001067F3" w14:paraId="6DDD9532" w14:textId="77777777" w:rsidTr="003A63A3">
        <w:trPr>
          <w:trHeight w:val="1216"/>
        </w:trPr>
        <w:tc>
          <w:tcPr>
            <w:tcW w:w="1275" w:type="dxa"/>
          </w:tcPr>
          <w:p w14:paraId="49EDD223" w14:textId="77777777" w:rsidR="009C69F6" w:rsidRPr="001067F3" w:rsidRDefault="009C69F6" w:rsidP="009F47C1">
            <w:pPr>
              <w:spacing w:after="0" w:line="240" w:lineRule="auto"/>
              <w:jc w:val="both"/>
              <w:rPr>
                <w:rFonts w:cstheme="minorHAnsi"/>
                <w:bCs/>
                <w:sz w:val="16"/>
                <w:szCs w:val="16"/>
              </w:rPr>
            </w:pPr>
            <w:r w:rsidRPr="001067F3">
              <w:rPr>
                <w:rFonts w:cstheme="minorHAnsi"/>
                <w:bCs/>
                <w:sz w:val="16"/>
                <w:szCs w:val="16"/>
              </w:rPr>
              <w:t>Resource Allocations</w:t>
            </w:r>
          </w:p>
        </w:tc>
        <w:tc>
          <w:tcPr>
            <w:tcW w:w="8393" w:type="dxa"/>
          </w:tcPr>
          <w:p w14:paraId="43A3616E" w14:textId="5518DD53" w:rsidR="00862CFF" w:rsidRPr="001067F3" w:rsidRDefault="00145672" w:rsidP="009F47C1">
            <w:pPr>
              <w:spacing w:after="0" w:line="240" w:lineRule="auto"/>
              <w:rPr>
                <w:rFonts w:cstheme="minorHAnsi"/>
                <w:bCs/>
                <w:sz w:val="16"/>
                <w:szCs w:val="16"/>
              </w:rPr>
            </w:pPr>
            <w:r w:rsidRPr="001067F3">
              <w:rPr>
                <w:rFonts w:cstheme="minorHAnsi"/>
                <w:bCs/>
                <w:sz w:val="16"/>
                <w:szCs w:val="16"/>
              </w:rPr>
              <w:t xml:space="preserve">Resources are assigned to the </w:t>
            </w:r>
            <w:r w:rsidR="00DF43F7" w:rsidRPr="001067F3">
              <w:rPr>
                <w:rFonts w:cstheme="minorHAnsi"/>
                <w:bCs/>
                <w:sz w:val="16"/>
                <w:szCs w:val="16"/>
              </w:rPr>
              <w:t>MATRIX AI product program</w:t>
            </w:r>
            <w:r w:rsidRPr="001067F3">
              <w:rPr>
                <w:rFonts w:cstheme="minorHAnsi"/>
                <w:bCs/>
                <w:sz w:val="16"/>
                <w:szCs w:val="16"/>
              </w:rPr>
              <w:t xml:space="preserve"> on a full-time basis. 1 FTE is the equivalent of 8 hours per standard working day, subject to the extended working-hour schedule defined in the Working Days assumption above. The Supplier is responsible for ensuring sufficient resource capacity to meet all milestone dates and deliverable commitments. Where a workload gap is identified against committed capacity, the Supplier shall augment resources at its own cost, consistent with the fixed-price nature of this engagement. No overtime, additional compensation, or change orders shall apply for effort required to deliver the agreed scope within the agreed timeline</w:t>
            </w:r>
            <w:ins w:id="230" w:author="Tim Kemp" w:date="2026-10-23T15:46:00Z" w16du:dateUtc="2026-10-23T19:46:00Z">
              <w:r w:rsidR="00154B89">
                <w:rPr>
                  <w:rFonts w:cstheme="minorHAnsi"/>
                  <w:bCs/>
                  <w:sz w:val="16"/>
                  <w:szCs w:val="16"/>
                </w:rPr>
                <w:t xml:space="preserve"> providing Assumptions </w:t>
              </w:r>
              <w:r w:rsidR="00466C50">
                <w:rPr>
                  <w:rFonts w:cstheme="minorHAnsi"/>
                  <w:bCs/>
                  <w:sz w:val="16"/>
                  <w:szCs w:val="16"/>
                </w:rPr>
                <w:t xml:space="preserve">hold true </w:t>
              </w:r>
              <w:r w:rsidR="00154B89">
                <w:rPr>
                  <w:rFonts w:cstheme="minorHAnsi"/>
                  <w:bCs/>
                  <w:sz w:val="16"/>
                  <w:szCs w:val="16"/>
                </w:rPr>
                <w:t>and Dependencies are met</w:t>
              </w:r>
            </w:ins>
            <w:r w:rsidRPr="001067F3">
              <w:rPr>
                <w:rFonts w:cstheme="minorHAnsi"/>
                <w:bCs/>
                <w:sz w:val="16"/>
                <w:szCs w:val="16"/>
              </w:rPr>
              <w:t>.</w:t>
            </w:r>
          </w:p>
        </w:tc>
      </w:tr>
      <w:tr w:rsidR="009C69F6" w:rsidRPr="001067F3" w14:paraId="1AB807D6" w14:textId="77777777" w:rsidTr="003A63A3">
        <w:tc>
          <w:tcPr>
            <w:tcW w:w="1275" w:type="dxa"/>
          </w:tcPr>
          <w:p w14:paraId="68B19001" w14:textId="77777777" w:rsidR="009C69F6" w:rsidRPr="001067F3" w:rsidRDefault="009C69F6" w:rsidP="009F47C1">
            <w:pPr>
              <w:spacing w:after="0" w:line="240" w:lineRule="auto"/>
              <w:jc w:val="both"/>
              <w:rPr>
                <w:rFonts w:cstheme="minorHAnsi"/>
                <w:bCs/>
                <w:sz w:val="16"/>
                <w:szCs w:val="16"/>
              </w:rPr>
            </w:pPr>
            <w:r w:rsidRPr="001067F3">
              <w:rPr>
                <w:rFonts w:cstheme="minorHAnsi"/>
                <w:sz w:val="16"/>
                <w:szCs w:val="16"/>
              </w:rPr>
              <w:t>Resource Utilization</w:t>
            </w:r>
          </w:p>
        </w:tc>
        <w:tc>
          <w:tcPr>
            <w:tcW w:w="8393" w:type="dxa"/>
          </w:tcPr>
          <w:p w14:paraId="7EEE657A" w14:textId="78F5A59F" w:rsidR="009C69F6" w:rsidRPr="001067F3" w:rsidRDefault="00145672" w:rsidP="009F47C1">
            <w:pPr>
              <w:spacing w:after="0" w:line="240" w:lineRule="auto"/>
              <w:jc w:val="both"/>
              <w:rPr>
                <w:rFonts w:cstheme="minorHAnsi"/>
                <w:sz w:val="16"/>
                <w:szCs w:val="16"/>
              </w:rPr>
            </w:pPr>
            <w:r w:rsidRPr="001067F3">
              <w:rPr>
                <w:rFonts w:cstheme="minorHAnsi"/>
                <w:sz w:val="16"/>
                <w:szCs w:val="16"/>
              </w:rPr>
              <w:t>The Supplier is responsible for planning and managing the utilization of its assigned resources to meet deliverable commitments and milestone dates. MONDELEZ is not responsible for managing the Supplier's resource allocation, workload balancing, or capacity planning. I</w:t>
            </w:r>
            <w:commentRangeStart w:id="231"/>
            <w:r w:rsidRPr="001067F3">
              <w:rPr>
                <w:rFonts w:cstheme="minorHAnsi"/>
                <w:sz w:val="16"/>
                <w:szCs w:val="16"/>
              </w:rPr>
              <w:t xml:space="preserve">f the Supplier's resources are underutilized due to Buyer dependencies (e.g., delayed environment access, pending business decisions), the Supplier shall notify the Buyer in writing within </w:t>
            </w:r>
            <w:r w:rsidR="00932E75" w:rsidRPr="001067F3">
              <w:rPr>
                <w:rFonts w:cstheme="minorHAnsi"/>
                <w:sz w:val="16"/>
                <w:szCs w:val="16"/>
              </w:rPr>
              <w:t>5</w:t>
            </w:r>
            <w:r w:rsidRPr="001067F3">
              <w:rPr>
                <w:rFonts w:cstheme="minorHAnsi"/>
                <w:sz w:val="16"/>
                <w:szCs w:val="16"/>
              </w:rPr>
              <w:t xml:space="preserve"> business days, and the parties shall agree on a revised timeline for the affected deliverables.</w:t>
            </w:r>
            <w:ins w:id="232" w:author="Tim Kemp" w:date="2026-10-23T15:47:00Z" w16du:dateUtc="2026-10-23T19:47:00Z">
              <w:r w:rsidR="00917850">
                <w:rPr>
                  <w:rFonts w:cstheme="minorHAnsi"/>
                  <w:sz w:val="16"/>
                  <w:szCs w:val="16"/>
                </w:rPr>
                <w:t xml:space="preserve"> </w:t>
              </w:r>
            </w:ins>
            <w:commentRangeEnd w:id="231"/>
            <w:r w:rsidR="00504F97" w:rsidRPr="001067F3">
              <w:rPr>
                <w:rStyle w:val="CommentReference"/>
                <w:rFonts w:cstheme="minorHAnsi"/>
              </w:rPr>
              <w:commentReference w:id="231"/>
            </w:r>
          </w:p>
        </w:tc>
      </w:tr>
      <w:tr w:rsidR="009C69F6" w:rsidRPr="001067F3" w14:paraId="126D29B9" w14:textId="77777777" w:rsidTr="003A63A3">
        <w:tc>
          <w:tcPr>
            <w:tcW w:w="1275" w:type="dxa"/>
          </w:tcPr>
          <w:p w14:paraId="72453EFA" w14:textId="3D24C1B8" w:rsidR="003A63A3" w:rsidRPr="001067F3" w:rsidRDefault="003A63A3" w:rsidP="009F47C1">
            <w:pPr>
              <w:spacing w:after="0" w:line="240" w:lineRule="auto"/>
              <w:jc w:val="both"/>
              <w:rPr>
                <w:rFonts w:cstheme="minorHAnsi"/>
                <w:bCs/>
                <w:sz w:val="16"/>
                <w:szCs w:val="16"/>
              </w:rPr>
            </w:pPr>
            <w:r w:rsidRPr="001067F3">
              <w:rPr>
                <w:rFonts w:cstheme="minorHAnsi"/>
                <w:bCs/>
                <w:sz w:val="16"/>
                <w:szCs w:val="16"/>
              </w:rPr>
              <w:t xml:space="preserve">Product </w:t>
            </w:r>
            <w:r w:rsidR="009C69F6" w:rsidRPr="001067F3">
              <w:rPr>
                <w:rFonts w:cstheme="minorHAnsi"/>
                <w:bCs/>
                <w:sz w:val="16"/>
                <w:szCs w:val="16"/>
              </w:rPr>
              <w:t xml:space="preserve"> Delivery</w:t>
            </w:r>
            <w:r w:rsidRPr="001067F3">
              <w:rPr>
                <w:rFonts w:cstheme="minorHAnsi"/>
                <w:bCs/>
                <w:sz w:val="16"/>
                <w:szCs w:val="16"/>
              </w:rPr>
              <w:t xml:space="preserve"> Accountability</w:t>
            </w:r>
          </w:p>
        </w:tc>
        <w:tc>
          <w:tcPr>
            <w:tcW w:w="8393" w:type="dxa"/>
          </w:tcPr>
          <w:p w14:paraId="658DF7ED" w14:textId="3E02D997" w:rsidR="009C69F6" w:rsidRPr="001067F3" w:rsidRDefault="00404F78" w:rsidP="009F47C1">
            <w:pPr>
              <w:spacing w:after="0" w:line="240" w:lineRule="auto"/>
              <w:jc w:val="both"/>
              <w:rPr>
                <w:rFonts w:cstheme="minorHAnsi"/>
                <w:bCs/>
                <w:sz w:val="16"/>
                <w:szCs w:val="16"/>
              </w:rPr>
            </w:pPr>
            <w:r w:rsidRPr="001067F3">
              <w:rPr>
                <w:rFonts w:cstheme="minorHAnsi"/>
                <w:bCs/>
                <w:sz w:val="16"/>
                <w:szCs w:val="16"/>
              </w:rPr>
              <w:t>The Supplier is responsible for the delivery of all deliverables (D1 through D16) within the agreed timeline, budget, and scope as defined in this SOW. This is a fixed-price product build engagement; the Supplier assumes full accountability for planning, executing, and delivering the agreed scope to the measurable success criteria</w:t>
            </w:r>
            <w:commentRangeStart w:id="233"/>
            <w:del w:id="234" w:author="Tim Kemp" w:date="2026-10-23T15:48:00Z" w16du:dateUtc="2026-10-23T19:48:00Z">
              <w:r w:rsidRPr="001067F3" w:rsidDel="00DA7E08">
                <w:rPr>
                  <w:rFonts w:cstheme="minorHAnsi"/>
                  <w:bCs/>
                  <w:sz w:val="16"/>
                  <w:szCs w:val="16"/>
                </w:rPr>
                <w:delText>, in alignment with the MONDELEZ POET product delivery framework</w:delText>
              </w:r>
            </w:del>
            <w:commentRangeEnd w:id="233"/>
            <w:r w:rsidR="00DA7E08" w:rsidRPr="001067F3">
              <w:rPr>
                <w:rStyle w:val="CommentReference"/>
                <w:rFonts w:cstheme="minorHAnsi"/>
                <w:bCs/>
              </w:rPr>
              <w:commentReference w:id="233"/>
            </w:r>
            <w:r w:rsidRPr="001067F3">
              <w:rPr>
                <w:rFonts w:cstheme="minorHAnsi"/>
                <w:bCs/>
                <w:sz w:val="16"/>
                <w:szCs w:val="16"/>
              </w:rPr>
              <w:t>.</w:t>
            </w:r>
            <w:r w:rsidR="00145672" w:rsidRPr="001067F3">
              <w:rPr>
                <w:rFonts w:cstheme="minorHAnsi"/>
                <w:bCs/>
                <w:sz w:val="16"/>
                <w:szCs w:val="16"/>
              </w:rPr>
              <w:t xml:space="preserve"> </w:t>
            </w:r>
            <w:commentRangeStart w:id="235"/>
            <w:commentRangeStart w:id="236"/>
            <w:r w:rsidR="00145672" w:rsidRPr="001067F3">
              <w:rPr>
                <w:rFonts w:cstheme="minorHAnsi"/>
                <w:bCs/>
                <w:sz w:val="16"/>
                <w:szCs w:val="16"/>
              </w:rPr>
              <w:t>Failure to deliver shall be governed by the Fees at Risk provisions and the termination clauses of this SOW.</w:t>
            </w:r>
            <w:commentRangeEnd w:id="235"/>
            <w:r w:rsidR="00DA7E08" w:rsidRPr="001067F3">
              <w:rPr>
                <w:rStyle w:val="CommentReference"/>
                <w:rFonts w:cstheme="minorHAnsi"/>
                <w:bCs/>
              </w:rPr>
              <w:commentReference w:id="235"/>
            </w:r>
            <w:commentRangeEnd w:id="236"/>
            <w:r w:rsidR="00DA7E08" w:rsidRPr="001067F3">
              <w:rPr>
                <w:rStyle w:val="CommentReference"/>
                <w:rFonts w:cstheme="minorHAnsi"/>
                <w:bCs/>
              </w:rPr>
              <w:commentReference w:id="236"/>
            </w:r>
          </w:p>
        </w:tc>
      </w:tr>
      <w:tr w:rsidR="009C69F6" w:rsidRPr="001067F3" w14:paraId="1E6065B6" w14:textId="77777777" w:rsidTr="003A63A3">
        <w:tc>
          <w:tcPr>
            <w:tcW w:w="1275" w:type="dxa"/>
          </w:tcPr>
          <w:p w14:paraId="00E663E5" w14:textId="77777777" w:rsidR="009C69F6" w:rsidRPr="001067F3" w:rsidRDefault="009C69F6" w:rsidP="009F47C1">
            <w:pPr>
              <w:spacing w:after="0" w:line="240" w:lineRule="auto"/>
              <w:jc w:val="both"/>
              <w:rPr>
                <w:rFonts w:cstheme="minorHAnsi"/>
                <w:bCs/>
                <w:sz w:val="16"/>
                <w:szCs w:val="16"/>
              </w:rPr>
            </w:pPr>
            <w:r w:rsidRPr="001067F3">
              <w:rPr>
                <w:rFonts w:cstheme="minorHAnsi"/>
                <w:bCs/>
                <w:sz w:val="16"/>
                <w:szCs w:val="16"/>
              </w:rPr>
              <w:t>Resource Retention</w:t>
            </w:r>
          </w:p>
        </w:tc>
        <w:tc>
          <w:tcPr>
            <w:tcW w:w="8393" w:type="dxa"/>
          </w:tcPr>
          <w:p w14:paraId="2192F8D2" w14:textId="00F8845C" w:rsidR="009C69F6" w:rsidRPr="001067F3" w:rsidRDefault="00145672" w:rsidP="009F47C1">
            <w:pPr>
              <w:spacing w:after="0" w:line="240" w:lineRule="auto"/>
              <w:jc w:val="both"/>
              <w:rPr>
                <w:rFonts w:cstheme="minorHAnsi"/>
                <w:bCs/>
                <w:sz w:val="16"/>
                <w:szCs w:val="16"/>
              </w:rPr>
            </w:pPr>
            <w:r w:rsidRPr="001067F3">
              <w:rPr>
                <w:rFonts w:cstheme="minorHAnsi"/>
                <w:bCs/>
                <w:sz w:val="16"/>
                <w:szCs w:val="16"/>
              </w:rPr>
              <w:t xml:space="preserve">The Supplier shall </w:t>
            </w:r>
            <w:ins w:id="237" w:author="Tim Kemp" w:date="2026-10-23T15:49:00Z" w16du:dateUtc="2026-10-23T19:49:00Z">
              <w:r w:rsidR="00997FD0">
                <w:rPr>
                  <w:rFonts w:cstheme="minorHAnsi"/>
                  <w:bCs/>
                  <w:sz w:val="16"/>
                  <w:szCs w:val="16"/>
                </w:rPr>
                <w:t xml:space="preserve">undertake commercially reasonable efforts to </w:t>
              </w:r>
            </w:ins>
            <w:r w:rsidRPr="001067F3">
              <w:rPr>
                <w:rFonts w:cstheme="minorHAnsi"/>
                <w:bCs/>
                <w:sz w:val="16"/>
                <w:szCs w:val="16"/>
              </w:rPr>
              <w:t xml:space="preserve">maintain continuity of </w:t>
            </w:r>
            <w:del w:id="238" w:author="Tim Kemp" w:date="2026-10-23T15:50:00Z" w16du:dateUtc="2026-10-23T19:50:00Z">
              <w:r w:rsidRPr="001067F3" w:rsidDel="00997FD0">
                <w:rPr>
                  <w:rFonts w:cstheme="minorHAnsi"/>
                  <w:bCs/>
                  <w:sz w:val="16"/>
                  <w:szCs w:val="16"/>
                </w:rPr>
                <w:delText xml:space="preserve">key resources </w:delText>
              </w:r>
            </w:del>
            <w:ins w:id="239" w:author="Tim Kemp" w:date="2026-10-23T15:50:00Z" w16du:dateUtc="2026-10-23T19:50:00Z">
              <w:r w:rsidR="00997FD0">
                <w:rPr>
                  <w:rFonts w:cstheme="minorHAnsi"/>
                  <w:bCs/>
                  <w:sz w:val="16"/>
                  <w:szCs w:val="16"/>
                </w:rPr>
                <w:t>Supplier Core Team</w:t>
              </w:r>
            </w:ins>
            <w:r w:rsidRPr="001067F3">
              <w:rPr>
                <w:rFonts w:cstheme="minorHAnsi"/>
                <w:bCs/>
                <w:sz w:val="16"/>
                <w:szCs w:val="16"/>
              </w:rPr>
              <w:t>(</w:t>
            </w:r>
            <w:ins w:id="240" w:author="Tim Kemp" w:date="2026-10-23T15:50:00Z" w16du:dateUtc="2026-10-23T19:50:00Z">
              <w:r w:rsidR="00997FD0">
                <w:rPr>
                  <w:rFonts w:cstheme="minorHAnsi"/>
                  <w:bCs/>
                  <w:sz w:val="16"/>
                  <w:szCs w:val="16"/>
                </w:rPr>
                <w:t xml:space="preserve">i.e. </w:t>
              </w:r>
            </w:ins>
            <w:commentRangeStart w:id="241"/>
            <w:r w:rsidRPr="001067F3">
              <w:rPr>
                <w:rFonts w:cstheme="minorHAnsi"/>
                <w:bCs/>
                <w:sz w:val="16"/>
                <w:szCs w:val="16"/>
              </w:rPr>
              <w:t xml:space="preserve">Senior Architect, Lead Data Engineer, </w:t>
            </w:r>
            <w:r w:rsidR="00F33EDA" w:rsidRPr="001067F3">
              <w:rPr>
                <w:rFonts w:cstheme="minorHAnsi"/>
                <w:bCs/>
                <w:sz w:val="16"/>
                <w:szCs w:val="16"/>
              </w:rPr>
              <w:t>Delivery Lead</w:t>
            </w:r>
            <w:commentRangeEnd w:id="241"/>
            <w:r w:rsidR="00997FD0" w:rsidRPr="001067F3">
              <w:rPr>
                <w:rStyle w:val="CommentReference"/>
                <w:rFonts w:cstheme="minorHAnsi"/>
                <w:bCs/>
              </w:rPr>
              <w:commentReference w:id="241"/>
            </w:r>
            <w:r w:rsidRPr="001067F3">
              <w:rPr>
                <w:rFonts w:cstheme="minorHAnsi"/>
                <w:bCs/>
                <w:sz w:val="16"/>
                <w:szCs w:val="16"/>
              </w:rPr>
              <w:t xml:space="preserve">) throughout the full duration of this SOW. If any key resource becomes unavailable for any reason, the Supplier shall: (a) notify MONDELEZ in writing within 3 business days; (b) provide a replacement of equal or greater skill level within 10 business days; and (c) execute a knowledge transfer at the Supplier's cost with no impact to milestone dates. </w:t>
            </w:r>
            <w:commentRangeStart w:id="242"/>
            <w:del w:id="243" w:author="Tim Kemp" w:date="2026-10-23T15:49:00Z" w16du:dateUtc="2026-10-23T19:49:00Z">
              <w:r w:rsidRPr="001067F3" w:rsidDel="00997FD0">
                <w:rPr>
                  <w:rFonts w:cstheme="minorHAnsi"/>
                  <w:bCs/>
                  <w:sz w:val="16"/>
                  <w:szCs w:val="16"/>
                </w:rPr>
                <w:delText>Voluntary reassignment of key resources to other Supplier engagements is not permitted without MONDELEZ prior written consent.</w:delText>
              </w:r>
            </w:del>
            <w:commentRangeEnd w:id="242"/>
            <w:r w:rsidR="00067F5C" w:rsidRPr="001067F3">
              <w:rPr>
                <w:rStyle w:val="CommentReference"/>
                <w:rFonts w:cstheme="minorHAnsi"/>
                <w:bCs/>
              </w:rPr>
              <w:commentReference w:id="242"/>
            </w:r>
          </w:p>
        </w:tc>
      </w:tr>
      <w:tr w:rsidR="009C69F6" w:rsidRPr="001067F3" w14:paraId="22CE188A" w14:textId="77777777" w:rsidTr="003A63A3">
        <w:tc>
          <w:tcPr>
            <w:tcW w:w="1275" w:type="dxa"/>
          </w:tcPr>
          <w:p w14:paraId="732AB8CA" w14:textId="77777777" w:rsidR="009C69F6" w:rsidRPr="001067F3" w:rsidRDefault="009C69F6" w:rsidP="009F47C1">
            <w:pPr>
              <w:spacing w:after="0" w:line="240" w:lineRule="auto"/>
              <w:jc w:val="both"/>
              <w:rPr>
                <w:rFonts w:cstheme="minorHAnsi"/>
                <w:bCs/>
                <w:sz w:val="16"/>
                <w:szCs w:val="16"/>
              </w:rPr>
            </w:pPr>
            <w:r w:rsidRPr="001067F3">
              <w:rPr>
                <w:rFonts w:cstheme="minorHAnsi"/>
                <w:bCs/>
                <w:sz w:val="16"/>
                <w:szCs w:val="16"/>
              </w:rPr>
              <w:t>Resource Replacement</w:t>
            </w:r>
          </w:p>
        </w:tc>
        <w:tc>
          <w:tcPr>
            <w:tcW w:w="8393" w:type="dxa"/>
          </w:tcPr>
          <w:p w14:paraId="092E1ED7" w14:textId="32C51C49" w:rsidR="006D562A" w:rsidRPr="001067F3" w:rsidDel="000C76C1" w:rsidRDefault="006D562A" w:rsidP="000C76C1">
            <w:pPr>
              <w:spacing w:after="0" w:line="240" w:lineRule="auto"/>
              <w:jc w:val="both"/>
              <w:rPr>
                <w:del w:id="244" w:author="Tim Kemp" w:date="2026-10-23T15:52:00Z" w16du:dateUtc="2026-10-23T19:52:00Z"/>
                <w:rFonts w:cstheme="minorHAnsi"/>
                <w:sz w:val="16"/>
                <w:szCs w:val="16"/>
              </w:rPr>
            </w:pPr>
            <w:del w:id="245" w:author="Tim Kemp" w:date="2026-10-23T15:53:00Z" w16du:dateUtc="2026-10-23T19:53:00Z">
              <w:r w:rsidRPr="001067F3" w:rsidDel="00C548D9">
                <w:rPr>
                  <w:rFonts w:cstheme="minorHAnsi"/>
                  <w:sz w:val="16"/>
                  <w:szCs w:val="16"/>
                </w:rPr>
                <w:delText xml:space="preserve">If a resource must be replaced, the Supplier shall propose a replacement with equivalent or superior qualifications within 10 business days. </w:delText>
              </w:r>
            </w:del>
            <w:del w:id="246" w:author="Tim Kemp" w:date="2026-10-23T15:52:00Z" w16du:dateUtc="2026-10-23T19:52:00Z">
              <w:r w:rsidRPr="001067F3" w:rsidDel="000C76C1">
                <w:rPr>
                  <w:rFonts w:cstheme="minorHAnsi"/>
                  <w:sz w:val="16"/>
                  <w:szCs w:val="16"/>
                </w:rPr>
                <w:delText xml:space="preserve">MONDELEZ reserves the right to interview and approve any replacement resource before assignment. </w:delText>
              </w:r>
            </w:del>
            <w:del w:id="247" w:author="Tim Kemp" w:date="2026-10-23T15:53:00Z" w16du:dateUtc="2026-10-23T19:53:00Z">
              <w:r w:rsidRPr="001067F3" w:rsidDel="00C548D9">
                <w:rPr>
                  <w:rFonts w:cstheme="minorHAnsi"/>
                  <w:sz w:val="16"/>
                  <w:szCs w:val="16"/>
                </w:rPr>
                <w:delText xml:space="preserve">The Supplier shall execute and fund knowledge transfer between the departing and incoming resource at no additional cost to MONDELEZ. </w:delText>
              </w:r>
            </w:del>
            <w:del w:id="248" w:author="Tim Kemp" w:date="2026-10-23T15:52:00Z" w16du:dateUtc="2026-10-23T19:52:00Z">
              <w:r w:rsidRPr="001067F3" w:rsidDel="000C76C1">
                <w:rPr>
                  <w:rFonts w:cstheme="minorHAnsi"/>
                  <w:sz w:val="16"/>
                  <w:szCs w:val="16"/>
                </w:rPr>
                <w:delText>If the replacement causes a delay to any milestone, the Supplier shall augment capacity at its own cost to recover the schedule. MONDELEZ may request replacement of any resource for cause (performance, conduct, or skill mismatch) with 5 business days written notice.</w:delText>
              </w:r>
            </w:del>
          </w:p>
          <w:p w14:paraId="65B922FF" w14:textId="77777777" w:rsidR="00A0758A" w:rsidRDefault="006D562A" w:rsidP="009F47C1">
            <w:pPr>
              <w:spacing w:after="0" w:line="240" w:lineRule="auto"/>
              <w:jc w:val="both"/>
              <w:rPr>
                <w:ins w:id="249" w:author="Tim Kemp" w:date="2026-10-23T15:53:00Z" w16du:dateUtc="2026-10-23T19:53:00Z"/>
                <w:rFonts w:cstheme="minorHAnsi"/>
                <w:sz w:val="16"/>
                <w:szCs w:val="16"/>
              </w:rPr>
            </w:pPr>
            <w:del w:id="250" w:author="Tim Kemp" w:date="2026-10-23T15:53:00Z" w16du:dateUtc="2026-10-23T19:53:00Z">
              <w:r w:rsidRPr="001067F3" w:rsidDel="00C548D9">
                <w:rPr>
                  <w:rFonts w:cstheme="minorHAnsi"/>
                  <w:sz w:val="16"/>
                  <w:szCs w:val="16"/>
                </w:rPr>
                <w:delText>Performance-Based Replacement: If MONDELEZ requests the replacement of a resource due to underperformance, the Supplier shall, in addition to providing a qualified replacement within 10 business days, assign one additional resource of equivalent or superior skill level to the project for a minimum period of three (3) months. This additional resource shall be provided at the Supplier's sole cost with no additional fees to MONDELEZ, and is intended to recover any work delayed or quality shortfall caused by the underperforming resource. The three-month period begins on the date the additional resource starts working on the project. At the end of the three-month period, the Supplier may remove the additional resource only if all affected milestone dates are back on track and MONDELEZ confirms in writing that the recovery is satisfactory.</w:delText>
              </w:r>
            </w:del>
          </w:p>
          <w:p w14:paraId="030647D0" w14:textId="77777777" w:rsidR="006A0D94" w:rsidRDefault="00184480" w:rsidP="009F47C1">
            <w:pPr>
              <w:spacing w:after="0" w:line="240" w:lineRule="auto"/>
              <w:jc w:val="both"/>
              <w:rPr>
                <w:ins w:id="251" w:author="Tim Kemp" w:date="2026-10-23T16:00:00Z" w16du:dateUtc="2026-10-23T20:00:00Z"/>
                <w:rFonts w:cstheme="minorHAnsi"/>
                <w:sz w:val="16"/>
                <w:szCs w:val="16"/>
              </w:rPr>
            </w:pPr>
            <w:ins w:id="252" w:author="Tim Kemp" w:date="2026-10-23T15:57:00Z" w16du:dateUtc="2026-10-23T19:57:00Z">
              <w:r>
                <w:rPr>
                  <w:rFonts w:cstheme="minorHAnsi"/>
                  <w:sz w:val="16"/>
                  <w:szCs w:val="16"/>
                </w:rPr>
                <w:t>Due to the fixed price nature of this SOW, c</w:t>
              </w:r>
            </w:ins>
            <w:ins w:id="253" w:author="Tim Kemp" w:date="2026-10-23T15:53:00Z" w16du:dateUtc="2026-10-23T19:53:00Z">
              <w:r w:rsidR="00C548D9">
                <w:rPr>
                  <w:rFonts w:cstheme="minorHAnsi"/>
                  <w:sz w:val="16"/>
                  <w:szCs w:val="16"/>
                </w:rPr>
                <w:t xml:space="preserve">ontrol and assignment of resources is at Supplier’s sole discretion. </w:t>
              </w:r>
            </w:ins>
            <w:ins w:id="254" w:author="Tim Kemp" w:date="2026-10-23T15:55:00Z" w16du:dateUtc="2026-10-23T19:55:00Z">
              <w:r w:rsidR="00B03DC4">
                <w:rPr>
                  <w:rFonts w:cstheme="minorHAnsi"/>
                  <w:sz w:val="16"/>
                  <w:szCs w:val="16"/>
                </w:rPr>
                <w:t xml:space="preserve">In the event of replacement of resources for any reason </w:t>
              </w:r>
            </w:ins>
            <w:ins w:id="255" w:author="Tim Kemp" w:date="2026-10-23T15:54:00Z" w16du:dateUtc="2026-10-23T19:54:00Z">
              <w:r w:rsidR="00C32C3D">
                <w:rPr>
                  <w:rFonts w:cstheme="minorHAnsi"/>
                  <w:sz w:val="16"/>
                  <w:szCs w:val="16"/>
                </w:rPr>
                <w:t>Supplier will undertake knowledge transfer and handover work at its own cost.</w:t>
              </w:r>
            </w:ins>
          </w:p>
          <w:p w14:paraId="7AB5B92E" w14:textId="77777777" w:rsidR="006A0D94" w:rsidRDefault="006A0D94" w:rsidP="009F47C1">
            <w:pPr>
              <w:spacing w:after="0" w:line="240" w:lineRule="auto"/>
              <w:jc w:val="both"/>
              <w:rPr>
                <w:ins w:id="256" w:author="Tim Kemp" w:date="2026-10-23T16:00:00Z" w16du:dateUtc="2026-10-23T20:00:00Z"/>
                <w:rFonts w:cstheme="minorHAnsi"/>
                <w:sz w:val="16"/>
                <w:szCs w:val="16"/>
              </w:rPr>
            </w:pPr>
          </w:p>
          <w:p w14:paraId="1E80398D" w14:textId="01529039" w:rsidR="000314AE" w:rsidRDefault="00C32C3D" w:rsidP="009F47C1">
            <w:pPr>
              <w:spacing w:after="0" w:line="240" w:lineRule="auto"/>
              <w:jc w:val="both"/>
              <w:rPr>
                <w:ins w:id="257" w:author="Tim Kemp" w:date="2026-10-23T15:56:00Z" w16du:dateUtc="2026-10-23T19:56:00Z"/>
                <w:rFonts w:cstheme="minorHAnsi"/>
                <w:sz w:val="16"/>
                <w:szCs w:val="16"/>
              </w:rPr>
            </w:pPr>
            <w:ins w:id="258" w:author="Tim Kemp" w:date="2026-10-23T15:54:00Z" w16du:dateUtc="2026-10-23T19:54:00Z">
              <w:r>
                <w:rPr>
                  <w:rFonts w:cstheme="minorHAnsi"/>
                  <w:sz w:val="16"/>
                  <w:szCs w:val="16"/>
                </w:rPr>
                <w:t xml:space="preserve">Buyer may not unilaterally require the replacement of a resource </w:t>
              </w:r>
            </w:ins>
            <w:ins w:id="259" w:author="Tim Kemp" w:date="2026-10-23T15:55:00Z" w16du:dateUtc="2026-10-23T19:55:00Z">
              <w:r w:rsidR="00B03DC4">
                <w:rPr>
                  <w:rFonts w:cstheme="minorHAnsi"/>
                  <w:sz w:val="16"/>
                  <w:szCs w:val="16"/>
                </w:rPr>
                <w:t xml:space="preserve">for any reason with the exception of </w:t>
              </w:r>
              <w:r w:rsidR="00822C7C">
                <w:rPr>
                  <w:rFonts w:cstheme="minorHAnsi"/>
                  <w:sz w:val="16"/>
                  <w:szCs w:val="16"/>
                </w:rPr>
                <w:t xml:space="preserve">behavior in contravention of Buyer’s </w:t>
              </w:r>
            </w:ins>
            <w:ins w:id="260" w:author="Tim Kemp" w:date="2026-10-23T15:56:00Z" w16du:dateUtc="2026-10-23T19:56:00Z">
              <w:r w:rsidR="00822C7C">
                <w:rPr>
                  <w:rFonts w:cstheme="minorHAnsi"/>
                  <w:sz w:val="16"/>
                  <w:szCs w:val="16"/>
                </w:rPr>
                <w:t>supplier code of conduct or</w:t>
              </w:r>
              <w:r w:rsidR="000314AE">
                <w:rPr>
                  <w:rFonts w:cstheme="minorHAnsi"/>
                  <w:sz w:val="16"/>
                  <w:szCs w:val="16"/>
                </w:rPr>
                <w:t xml:space="preserve"> </w:t>
              </w:r>
            </w:ins>
            <w:ins w:id="261" w:author="Tim Kemp" w:date="2026-10-23T15:57:00Z" w16du:dateUtc="2026-10-23T19:57:00Z">
              <w:r w:rsidR="00184480">
                <w:rPr>
                  <w:rFonts w:cstheme="minorHAnsi"/>
                  <w:sz w:val="16"/>
                  <w:szCs w:val="16"/>
                </w:rPr>
                <w:t xml:space="preserve">behavior </w:t>
              </w:r>
            </w:ins>
            <w:ins w:id="262" w:author="Tim Kemp" w:date="2026-10-23T15:56:00Z" w16du:dateUtc="2026-10-23T19:56:00Z">
              <w:r w:rsidR="000314AE">
                <w:rPr>
                  <w:rFonts w:cstheme="minorHAnsi"/>
                  <w:sz w:val="16"/>
                  <w:szCs w:val="16"/>
                </w:rPr>
                <w:t>which may be reasonably construed as gross misconduct</w:t>
              </w:r>
            </w:ins>
            <w:ins w:id="263" w:author="Tim Kemp" w:date="2026-10-23T15:54:00Z" w16du:dateUtc="2026-10-23T19:54:00Z">
              <w:r>
                <w:rPr>
                  <w:rFonts w:cstheme="minorHAnsi"/>
                  <w:sz w:val="16"/>
                  <w:szCs w:val="16"/>
                </w:rPr>
                <w:t>.</w:t>
              </w:r>
            </w:ins>
            <w:ins w:id="264" w:author="Tim Kemp" w:date="2026-10-23T15:57:00Z" w16du:dateUtc="2026-10-23T19:57:00Z">
              <w:r w:rsidR="00697632">
                <w:rPr>
                  <w:rFonts w:cstheme="minorHAnsi"/>
                  <w:sz w:val="16"/>
                  <w:szCs w:val="16"/>
                </w:rPr>
                <w:t xml:space="preserve"> In these circumstances Supplier will undertake </w:t>
              </w:r>
            </w:ins>
            <w:ins w:id="265" w:author="Tim Kemp" w:date="2026-10-23T15:58:00Z" w16du:dateUtc="2026-10-23T19:58:00Z">
              <w:r w:rsidR="00746D13">
                <w:rPr>
                  <w:rFonts w:cstheme="minorHAnsi"/>
                  <w:sz w:val="16"/>
                  <w:szCs w:val="16"/>
                </w:rPr>
                <w:t xml:space="preserve">prompt </w:t>
              </w:r>
            </w:ins>
            <w:ins w:id="266" w:author="Tim Kemp" w:date="2026-10-23T15:57:00Z" w16du:dateUtc="2026-10-23T19:57:00Z">
              <w:r w:rsidR="00697632">
                <w:rPr>
                  <w:rFonts w:cstheme="minorHAnsi"/>
                  <w:sz w:val="16"/>
                  <w:szCs w:val="16"/>
                </w:rPr>
                <w:t>efforts to remedia</w:t>
              </w:r>
            </w:ins>
            <w:ins w:id="267" w:author="Tim Kemp" w:date="2026-10-23T15:58:00Z" w16du:dateUtc="2026-10-23T19:58:00Z">
              <w:r w:rsidR="00697632">
                <w:rPr>
                  <w:rFonts w:cstheme="minorHAnsi"/>
                  <w:sz w:val="16"/>
                  <w:szCs w:val="16"/>
                </w:rPr>
                <w:t>te the situation</w:t>
              </w:r>
              <w:r w:rsidR="00746D13">
                <w:rPr>
                  <w:rFonts w:cstheme="minorHAnsi"/>
                  <w:sz w:val="16"/>
                  <w:szCs w:val="16"/>
                </w:rPr>
                <w:t xml:space="preserve">, </w:t>
              </w:r>
            </w:ins>
            <w:ins w:id="268" w:author="Tim Kemp" w:date="2026-10-23T15:59:00Z" w16du:dateUtc="2026-10-23T19:59:00Z">
              <w:r w:rsidR="00746D13">
                <w:rPr>
                  <w:rFonts w:cstheme="minorHAnsi"/>
                  <w:sz w:val="16"/>
                  <w:szCs w:val="16"/>
                </w:rPr>
                <w:t xml:space="preserve">up to and </w:t>
              </w:r>
            </w:ins>
            <w:ins w:id="269" w:author="Tim Kemp" w:date="2026-10-23T15:58:00Z" w16du:dateUtc="2026-10-23T19:58:00Z">
              <w:r w:rsidR="00746D13">
                <w:rPr>
                  <w:rFonts w:cstheme="minorHAnsi"/>
                  <w:sz w:val="16"/>
                  <w:szCs w:val="16"/>
                </w:rPr>
                <w:t xml:space="preserve">including </w:t>
              </w:r>
            </w:ins>
            <w:ins w:id="270" w:author="Tim Kemp" w:date="2026-10-23T15:59:00Z" w16du:dateUtc="2026-10-23T19:59:00Z">
              <w:r w:rsidR="00746D13">
                <w:rPr>
                  <w:rFonts w:cstheme="minorHAnsi"/>
                  <w:sz w:val="16"/>
                  <w:szCs w:val="16"/>
                </w:rPr>
                <w:t xml:space="preserve">replacement </w:t>
              </w:r>
            </w:ins>
            <w:ins w:id="271" w:author="Tim Kemp" w:date="2026-10-23T15:58:00Z" w16du:dateUtc="2026-10-23T19:58:00Z">
              <w:r w:rsidR="00746D13">
                <w:rPr>
                  <w:rFonts w:cstheme="minorHAnsi"/>
                  <w:sz w:val="16"/>
                  <w:szCs w:val="16"/>
                </w:rPr>
                <w:t xml:space="preserve">of the </w:t>
              </w:r>
            </w:ins>
            <w:ins w:id="272" w:author="Tim Kemp" w:date="2026-10-23T15:59:00Z" w16du:dateUtc="2026-10-23T19:59:00Z">
              <w:r w:rsidR="00746D13">
                <w:rPr>
                  <w:rFonts w:cstheme="minorHAnsi"/>
                  <w:sz w:val="16"/>
                  <w:szCs w:val="16"/>
                </w:rPr>
                <w:t xml:space="preserve">resource in question, </w:t>
              </w:r>
            </w:ins>
            <w:ins w:id="273" w:author="Tim Kemp" w:date="2026-10-23T15:58:00Z" w16du:dateUtc="2026-10-23T19:58:00Z">
              <w:r w:rsidR="00746D13">
                <w:rPr>
                  <w:rFonts w:cstheme="minorHAnsi"/>
                  <w:sz w:val="16"/>
                  <w:szCs w:val="16"/>
                </w:rPr>
                <w:t>upon being notified.</w:t>
              </w:r>
            </w:ins>
            <w:ins w:id="274" w:author="Tim Kemp" w:date="2026-10-23T15:59:00Z" w16du:dateUtc="2026-10-23T19:59:00Z">
              <w:r w:rsidR="000C6FCA">
                <w:rPr>
                  <w:rFonts w:cstheme="minorHAnsi"/>
                  <w:sz w:val="16"/>
                  <w:szCs w:val="16"/>
                </w:rPr>
                <w:t xml:space="preserve"> In this matter, the provisions in the governing MSA supersede this SOW.</w:t>
              </w:r>
            </w:ins>
          </w:p>
          <w:p w14:paraId="2100573F" w14:textId="77777777" w:rsidR="000314AE" w:rsidRDefault="000314AE" w:rsidP="009F47C1">
            <w:pPr>
              <w:spacing w:after="0" w:line="240" w:lineRule="auto"/>
              <w:jc w:val="both"/>
              <w:rPr>
                <w:ins w:id="275" w:author="Tim Kemp" w:date="2026-10-23T15:56:00Z" w16du:dateUtc="2026-10-23T19:56:00Z"/>
                <w:rFonts w:cstheme="minorHAnsi"/>
                <w:sz w:val="16"/>
                <w:szCs w:val="16"/>
              </w:rPr>
            </w:pPr>
          </w:p>
          <w:p w14:paraId="1834DF9B" w14:textId="77777777" w:rsidR="006A0D94" w:rsidRDefault="00C32C3D" w:rsidP="009F47C1">
            <w:pPr>
              <w:spacing w:after="0" w:line="240" w:lineRule="auto"/>
              <w:jc w:val="both"/>
              <w:rPr>
                <w:ins w:id="276" w:author="Tim Kemp" w:date="2026-10-23T16:00:00Z" w16du:dateUtc="2026-10-23T20:00:00Z"/>
                <w:rFonts w:cstheme="minorHAnsi"/>
                <w:sz w:val="16"/>
                <w:szCs w:val="16"/>
              </w:rPr>
            </w:pPr>
            <w:ins w:id="277" w:author="Tim Kemp" w:date="2026-10-23T15:54:00Z" w16du:dateUtc="2026-10-23T19:54:00Z">
              <w:r>
                <w:rPr>
                  <w:rFonts w:cstheme="minorHAnsi"/>
                  <w:sz w:val="16"/>
                  <w:szCs w:val="16"/>
                </w:rPr>
                <w:t xml:space="preserve">Seller and Buyer will discuss </w:t>
              </w:r>
            </w:ins>
            <w:ins w:id="278" w:author="Tim Kemp" w:date="2026-10-23T15:56:00Z" w16du:dateUtc="2026-10-23T19:56:00Z">
              <w:r w:rsidR="000314AE">
                <w:rPr>
                  <w:rFonts w:cstheme="minorHAnsi"/>
                  <w:sz w:val="16"/>
                  <w:szCs w:val="16"/>
                </w:rPr>
                <w:t xml:space="preserve">issues of individual performance where </w:t>
              </w:r>
            </w:ins>
            <w:ins w:id="279" w:author="Tim Kemp" w:date="2026-10-23T15:58:00Z" w16du:dateUtc="2026-10-23T19:58:00Z">
              <w:r w:rsidR="00243993">
                <w:rPr>
                  <w:rFonts w:cstheme="minorHAnsi"/>
                  <w:sz w:val="16"/>
                  <w:szCs w:val="16"/>
                </w:rPr>
                <w:t xml:space="preserve">necessary </w:t>
              </w:r>
            </w:ins>
            <w:ins w:id="280" w:author="Tim Kemp" w:date="2026-10-23T15:56:00Z" w16du:dateUtc="2026-10-23T19:56:00Z">
              <w:r w:rsidR="000314AE">
                <w:rPr>
                  <w:rFonts w:cstheme="minorHAnsi"/>
                  <w:sz w:val="16"/>
                  <w:szCs w:val="16"/>
                </w:rPr>
                <w:t xml:space="preserve">and </w:t>
              </w:r>
            </w:ins>
            <w:ins w:id="281" w:author="Tim Kemp" w:date="2026-10-23T15:58:00Z" w16du:dateUtc="2026-10-23T19:58:00Z">
              <w:r w:rsidR="00243993">
                <w:rPr>
                  <w:rFonts w:cstheme="minorHAnsi"/>
                  <w:sz w:val="16"/>
                  <w:szCs w:val="16"/>
                </w:rPr>
                <w:t xml:space="preserve">will </w:t>
              </w:r>
            </w:ins>
            <w:ins w:id="282" w:author="Tim Kemp" w:date="2026-10-23T15:56:00Z" w16du:dateUtc="2026-10-23T19:56:00Z">
              <w:r w:rsidR="000314AE">
                <w:rPr>
                  <w:rFonts w:cstheme="minorHAnsi"/>
                  <w:sz w:val="16"/>
                  <w:szCs w:val="16"/>
                </w:rPr>
                <w:t>mutually agree a</w:t>
              </w:r>
            </w:ins>
            <w:ins w:id="283" w:author="Tim Kemp" w:date="2026-10-23T15:58:00Z" w16du:dateUtc="2026-10-23T19:58:00Z">
              <w:r w:rsidR="00243993">
                <w:rPr>
                  <w:rFonts w:cstheme="minorHAnsi"/>
                  <w:sz w:val="16"/>
                  <w:szCs w:val="16"/>
                </w:rPr>
                <w:t xml:space="preserve"> suitable resolution, up to replacement of the resource</w:t>
              </w:r>
            </w:ins>
            <w:ins w:id="284" w:author="Tim Kemp" w:date="2026-10-23T16:00:00Z" w16du:dateUtc="2026-10-23T20:00:00Z">
              <w:r w:rsidR="006A0D94">
                <w:rPr>
                  <w:rFonts w:cstheme="minorHAnsi"/>
                  <w:sz w:val="16"/>
                  <w:szCs w:val="16"/>
                </w:rPr>
                <w:t>.</w:t>
              </w:r>
            </w:ins>
          </w:p>
          <w:p w14:paraId="3B661455" w14:textId="77777777" w:rsidR="006A0D94" w:rsidRDefault="006A0D94" w:rsidP="009F47C1">
            <w:pPr>
              <w:spacing w:after="0" w:line="240" w:lineRule="auto"/>
              <w:jc w:val="both"/>
              <w:rPr>
                <w:ins w:id="285" w:author="Tim Kemp" w:date="2026-10-23T16:00:00Z" w16du:dateUtc="2026-10-23T20:00:00Z"/>
                <w:rFonts w:cstheme="minorHAnsi"/>
                <w:sz w:val="16"/>
                <w:szCs w:val="16"/>
              </w:rPr>
            </w:pPr>
          </w:p>
          <w:p w14:paraId="49001262" w14:textId="05263DDD" w:rsidR="00C548D9" w:rsidRPr="001067F3" w:rsidRDefault="006A0D94" w:rsidP="009F47C1">
            <w:pPr>
              <w:spacing w:after="0" w:line="240" w:lineRule="auto"/>
              <w:jc w:val="both"/>
              <w:rPr>
                <w:rFonts w:cstheme="minorHAnsi"/>
                <w:sz w:val="16"/>
                <w:szCs w:val="16"/>
              </w:rPr>
            </w:pPr>
            <w:ins w:id="286" w:author="Tim Kemp" w:date="2026-10-23T16:00:00Z" w16du:dateUtc="2026-10-23T20:00:00Z">
              <w:r>
                <w:rPr>
                  <w:rFonts w:cstheme="minorHAnsi"/>
                  <w:sz w:val="16"/>
                  <w:szCs w:val="16"/>
                </w:rPr>
                <w:t xml:space="preserve">In all cases, Supplier remains responsible for adhering to the </w:t>
              </w:r>
              <w:r w:rsidR="00E651D8">
                <w:rPr>
                  <w:rFonts w:cstheme="minorHAnsi"/>
                  <w:sz w:val="16"/>
                  <w:szCs w:val="16"/>
                </w:rPr>
                <w:t>milestone schedule.</w:t>
              </w:r>
            </w:ins>
            <w:ins w:id="287" w:author="Tim Kemp" w:date="2026-10-23T15:56:00Z" w16du:dateUtc="2026-10-23T19:56:00Z">
              <w:r w:rsidR="000314AE">
                <w:rPr>
                  <w:rFonts w:cstheme="minorHAnsi"/>
                  <w:sz w:val="16"/>
                  <w:szCs w:val="16"/>
                </w:rPr>
                <w:t xml:space="preserve"> </w:t>
              </w:r>
            </w:ins>
          </w:p>
        </w:tc>
      </w:tr>
      <w:tr w:rsidR="009C69F6" w:rsidRPr="001067F3" w14:paraId="35CC3299" w14:textId="77777777" w:rsidTr="003A63A3">
        <w:trPr>
          <w:trHeight w:val="300"/>
        </w:trPr>
        <w:tc>
          <w:tcPr>
            <w:tcW w:w="1275" w:type="dxa"/>
          </w:tcPr>
          <w:p w14:paraId="57901EED" w14:textId="77777777" w:rsidR="009C69F6" w:rsidRPr="001067F3" w:rsidRDefault="009C69F6" w:rsidP="009F47C1">
            <w:pPr>
              <w:spacing w:after="0" w:line="240" w:lineRule="auto"/>
              <w:jc w:val="both"/>
              <w:rPr>
                <w:rFonts w:cstheme="minorHAnsi"/>
                <w:sz w:val="16"/>
                <w:szCs w:val="16"/>
              </w:rPr>
            </w:pPr>
            <w:r w:rsidRPr="001067F3">
              <w:rPr>
                <w:rFonts w:cstheme="minorHAnsi"/>
                <w:sz w:val="16"/>
                <w:szCs w:val="16"/>
              </w:rPr>
              <w:t xml:space="preserve">Tasks Allocation </w:t>
            </w:r>
          </w:p>
        </w:tc>
        <w:tc>
          <w:tcPr>
            <w:tcW w:w="8393" w:type="dxa"/>
          </w:tcPr>
          <w:p w14:paraId="433C0608" w14:textId="77777777" w:rsidR="009C69F6" w:rsidRDefault="00145672" w:rsidP="009F47C1">
            <w:pPr>
              <w:spacing w:after="0" w:line="240" w:lineRule="auto"/>
              <w:jc w:val="both"/>
              <w:rPr>
                <w:rFonts w:eastAsia="Calibri Light" w:cstheme="minorHAnsi"/>
                <w:sz w:val="16"/>
                <w:szCs w:val="16"/>
              </w:rPr>
            </w:pPr>
            <w:r w:rsidRPr="001067F3">
              <w:rPr>
                <w:rFonts w:eastAsia="Calibri Light" w:cstheme="minorHAnsi"/>
                <w:sz w:val="16"/>
                <w:szCs w:val="16"/>
              </w:rPr>
              <w:t>The Supplier is responsible for planning, assigning, and managing tasks within its team to deliver the agreed deliverables. MONDELEZ provides business requirements, priorities, and acceptance decisions. Day-to-day task allocation, sprint planning, and technical work assignment are the Supplier's responsibility. MONDELEZ retains the right to review progress and redirect priorities through the governance cadence defined in Section 6.</w:t>
            </w:r>
          </w:p>
          <w:p w14:paraId="4EFF5E29" w14:textId="38E514A4" w:rsidR="009C69F6" w:rsidRPr="001067F3" w:rsidRDefault="009C69F6" w:rsidP="009F47C1">
            <w:pPr>
              <w:spacing w:after="0" w:line="240" w:lineRule="auto"/>
              <w:jc w:val="both"/>
              <w:rPr>
                <w:rFonts w:eastAsia="Calibri Light" w:cstheme="minorHAnsi"/>
                <w:sz w:val="16"/>
                <w:szCs w:val="16"/>
              </w:rPr>
            </w:pPr>
          </w:p>
        </w:tc>
      </w:tr>
      <w:tr w:rsidR="009C69F6" w:rsidRPr="001067F3" w14:paraId="58F6C8EF" w14:textId="77777777" w:rsidTr="003A63A3">
        <w:trPr>
          <w:trHeight w:val="300"/>
        </w:trPr>
        <w:tc>
          <w:tcPr>
            <w:tcW w:w="1275" w:type="dxa"/>
          </w:tcPr>
          <w:p w14:paraId="75BDDA0A" w14:textId="77777777" w:rsidR="009C69F6" w:rsidRPr="001067F3" w:rsidRDefault="009C69F6" w:rsidP="009F47C1">
            <w:pPr>
              <w:spacing w:after="0" w:line="240" w:lineRule="auto"/>
              <w:jc w:val="both"/>
              <w:rPr>
                <w:rFonts w:cstheme="minorHAnsi"/>
                <w:sz w:val="16"/>
                <w:szCs w:val="16"/>
              </w:rPr>
            </w:pPr>
            <w:r w:rsidRPr="001067F3">
              <w:rPr>
                <w:rFonts w:cstheme="minorHAnsi"/>
                <w:sz w:val="16"/>
                <w:szCs w:val="16"/>
              </w:rPr>
              <w:t>Task Prioritization</w:t>
            </w:r>
          </w:p>
        </w:tc>
        <w:tc>
          <w:tcPr>
            <w:tcW w:w="8393" w:type="dxa"/>
          </w:tcPr>
          <w:p w14:paraId="0661CB65" w14:textId="77777777" w:rsidR="009C69F6" w:rsidRDefault="00145672" w:rsidP="009F47C1">
            <w:pPr>
              <w:spacing w:after="0" w:line="240" w:lineRule="auto"/>
              <w:jc w:val="both"/>
              <w:rPr>
                <w:rFonts w:eastAsia="Calibri Light" w:cstheme="minorHAnsi"/>
                <w:color w:val="333333"/>
                <w:sz w:val="16"/>
                <w:szCs w:val="16"/>
              </w:rPr>
            </w:pPr>
            <w:r w:rsidRPr="001067F3">
              <w:rPr>
                <w:rFonts w:eastAsia="Calibri Light" w:cstheme="minorHAnsi"/>
                <w:color w:val="333333"/>
                <w:sz w:val="16"/>
                <w:szCs w:val="16"/>
              </w:rPr>
              <w:t>MONDELEZ defines business priorities and the sequence in which deliverables and business domains are addressed. The Supplier is responsible for translating business priorities into technical execution plans, sprint backlogs, and resource assignments. Any conflict between business priorities and technical dependencies shall be resolved through the Weekly 4-Box governance session. The Supplier shall proactively flag priority conflicts that may impact milestone dates.</w:t>
            </w:r>
          </w:p>
          <w:p w14:paraId="0F62B642" w14:textId="6294DFDB" w:rsidR="009C69F6" w:rsidRPr="001067F3" w:rsidRDefault="009C69F6" w:rsidP="009F47C1">
            <w:pPr>
              <w:spacing w:after="0" w:line="240" w:lineRule="auto"/>
              <w:jc w:val="both"/>
              <w:rPr>
                <w:rFonts w:eastAsia="Calibri Light" w:cstheme="minorHAnsi"/>
                <w:color w:val="333333"/>
                <w:sz w:val="16"/>
                <w:szCs w:val="16"/>
              </w:rPr>
            </w:pPr>
          </w:p>
        </w:tc>
      </w:tr>
      <w:tr w:rsidR="00447579" w:rsidRPr="001067F3" w14:paraId="11DEA5F0" w14:textId="77777777" w:rsidTr="003A63A3">
        <w:trPr>
          <w:trHeight w:val="300"/>
        </w:trPr>
        <w:tc>
          <w:tcPr>
            <w:tcW w:w="1275" w:type="dxa"/>
          </w:tcPr>
          <w:p w14:paraId="052BEC08" w14:textId="6566B157" w:rsidR="00447579" w:rsidRPr="001067F3" w:rsidRDefault="00447579" w:rsidP="009F47C1">
            <w:pPr>
              <w:spacing w:after="0" w:line="240" w:lineRule="auto"/>
              <w:jc w:val="both"/>
              <w:rPr>
                <w:rFonts w:cstheme="minorHAnsi"/>
                <w:sz w:val="16"/>
                <w:szCs w:val="16"/>
              </w:rPr>
            </w:pPr>
            <w:r w:rsidRPr="001067F3">
              <w:rPr>
                <w:rFonts w:eastAsia="Calibri Light" w:cstheme="minorHAnsi"/>
                <w:color w:val="000000" w:themeColor="text1"/>
                <w:sz w:val="16"/>
                <w:szCs w:val="16"/>
              </w:rPr>
              <w:t>Knowledge transfer</w:t>
            </w:r>
          </w:p>
        </w:tc>
        <w:tc>
          <w:tcPr>
            <w:tcW w:w="8393" w:type="dxa"/>
          </w:tcPr>
          <w:p w14:paraId="76334124" w14:textId="0067EE05" w:rsidR="00144068" w:rsidRPr="001067F3" w:rsidRDefault="00447579" w:rsidP="009F47C1">
            <w:pPr>
              <w:spacing w:after="0" w:line="240" w:lineRule="auto"/>
              <w:jc w:val="both"/>
              <w:rPr>
                <w:rStyle w:val="normaltextrun"/>
                <w:rFonts w:cstheme="minorHAnsi"/>
                <w:bCs/>
                <w:sz w:val="16"/>
                <w:szCs w:val="16"/>
              </w:rPr>
            </w:pPr>
            <w:r w:rsidRPr="001067F3">
              <w:rPr>
                <w:rStyle w:val="normaltextrun"/>
                <w:rFonts w:cstheme="minorHAnsi"/>
                <w:bCs/>
                <w:sz w:val="16"/>
                <w:szCs w:val="16"/>
              </w:rPr>
              <w:t xml:space="preserve">All knowledge transfer costs arising from resource replacement are the responsibility of the Supplier, regardless of whether the replacement was initiated by the Buyer or the Supplier. </w:t>
            </w:r>
            <w:del w:id="288" w:author="Tim Kemp" w:date="2026-10-23T16:01:00Z" w16du:dateUtc="2026-10-23T20:01:00Z">
              <w:r w:rsidRPr="001067F3" w:rsidDel="00E651D8">
                <w:rPr>
                  <w:rStyle w:val="normaltextrun"/>
                  <w:rFonts w:cstheme="minorHAnsi"/>
                  <w:bCs/>
                  <w:sz w:val="16"/>
                  <w:szCs w:val="16"/>
                </w:rPr>
                <w:delText>The only exception is if MONDELEZ requests replacement of a resource without cause and outside the resource replacement process defined above, in which case the parties shall agree on a reasonable knowledge transfer period not to exceed 10 business days.</w:delText>
              </w:r>
            </w:del>
          </w:p>
          <w:p w14:paraId="08A26C86" w14:textId="3AA8BBA3" w:rsidR="00447579" w:rsidRPr="001067F3" w:rsidRDefault="00447579" w:rsidP="009F47C1">
            <w:pPr>
              <w:spacing w:after="0" w:line="240" w:lineRule="auto"/>
              <w:jc w:val="both"/>
              <w:rPr>
                <w:rFonts w:eastAsia="Calibri Light" w:cstheme="minorHAnsi"/>
                <w:color w:val="000000" w:themeColor="text1"/>
                <w:sz w:val="16"/>
                <w:szCs w:val="16"/>
              </w:rPr>
            </w:pPr>
            <w:r w:rsidRPr="001067F3">
              <w:rPr>
                <w:rFonts w:eastAsia="Calibri Light" w:cstheme="minorHAnsi"/>
                <w:color w:val="000000" w:themeColor="text1"/>
                <w:sz w:val="16"/>
                <w:szCs w:val="16"/>
              </w:rPr>
              <w:t>The Supplier shall provide structured knowledge transfer to MONDELEZ as part of the fixed-price deliverables, including: (a) technical documentation of the complete solution architecture, pipeline design, and configuration framework (Deliverable D14); (b) training materials and Train-the-Trainer program for all user personas (Deliverable D15); (c) operational runbook and re-run playbook for the support team (Deliverable D10); and (d) formal Transition-to-Support handover during Phase 5 Hypercare. Knowledge transfer is a contractual obligation, not optional.</w:t>
            </w:r>
          </w:p>
          <w:p w14:paraId="010AAEC0" w14:textId="5A2A0055" w:rsidR="00447579" w:rsidRPr="001067F3" w:rsidRDefault="00447579" w:rsidP="009F47C1">
            <w:pPr>
              <w:spacing w:after="0" w:line="240" w:lineRule="auto"/>
              <w:jc w:val="both"/>
              <w:rPr>
                <w:rStyle w:val="normaltextrun"/>
                <w:rFonts w:cstheme="minorHAnsi"/>
                <w:bCs/>
                <w:sz w:val="16"/>
                <w:szCs w:val="16"/>
              </w:rPr>
            </w:pPr>
            <w:r w:rsidRPr="001067F3">
              <w:rPr>
                <w:rFonts w:eastAsia="Calibri Light" w:cstheme="minorHAnsi"/>
                <w:color w:val="000000" w:themeColor="text1"/>
                <w:sz w:val="16"/>
                <w:szCs w:val="16"/>
              </w:rPr>
              <w:t>The Supplier shall execute knowledge transfer following MONDELEZ's established methodology and transition framework, delivering structured handover sessions to both the MONDELEZ Application Management Services (AMS) team and the MONDELEZ Product team. This includes: (a) architecture and pipeline walkthrough sessions with the AMS team covering day-to-day operations, monitoring, alert response, incident management, re-run procedures, and configuration maintenance; (b) product knowledge sessions with the Product team covering the KPI registry governance model, configuration-driven market onboarding process, CDRB quality framework application, and the Global Scalability Playbook; (c) shadowed support period where the Supplier works alongside the AMS and Product teams during Hypercare to validate readiness; and (d) formal sign-off from both the AMS and Product team leads confirming that knowledge transfer is complete and the teams are capable of independent operation. The Supplier shall not be released from Hypercare obligations until both sign-offs are obtained.</w:t>
            </w:r>
          </w:p>
        </w:tc>
      </w:tr>
      <w:tr w:rsidR="00447579" w:rsidRPr="001067F3" w14:paraId="28DEDB96" w14:textId="77777777" w:rsidTr="003A63A3">
        <w:trPr>
          <w:trHeight w:val="300"/>
        </w:trPr>
        <w:tc>
          <w:tcPr>
            <w:tcW w:w="1275" w:type="dxa"/>
          </w:tcPr>
          <w:p w14:paraId="0E875331" w14:textId="77777777" w:rsidR="00447579" w:rsidRPr="001067F3" w:rsidRDefault="00447579" w:rsidP="009F47C1">
            <w:pPr>
              <w:spacing w:after="0" w:line="240" w:lineRule="auto"/>
              <w:jc w:val="both"/>
              <w:rPr>
                <w:rFonts w:cstheme="minorHAnsi"/>
                <w:sz w:val="16"/>
                <w:szCs w:val="16"/>
              </w:rPr>
            </w:pPr>
            <w:r w:rsidRPr="001067F3">
              <w:rPr>
                <w:rFonts w:cstheme="minorHAnsi"/>
                <w:sz w:val="16"/>
                <w:szCs w:val="16"/>
              </w:rPr>
              <w:t>Access</w:t>
            </w:r>
          </w:p>
        </w:tc>
        <w:tc>
          <w:tcPr>
            <w:tcW w:w="8393" w:type="dxa"/>
          </w:tcPr>
          <w:p w14:paraId="788F3485" w14:textId="57AE525A" w:rsidR="00447579" w:rsidRPr="001067F3" w:rsidRDefault="00447579" w:rsidP="009F47C1">
            <w:pPr>
              <w:spacing w:after="0" w:line="240" w:lineRule="auto"/>
              <w:jc w:val="both"/>
              <w:rPr>
                <w:rFonts w:eastAsia="Calibri Light" w:cstheme="minorHAnsi"/>
                <w:sz w:val="16"/>
                <w:szCs w:val="16"/>
              </w:rPr>
            </w:pPr>
            <w:r w:rsidRPr="001067F3">
              <w:rPr>
                <w:rStyle w:val="normaltextrun"/>
                <w:rFonts w:cstheme="minorHAnsi"/>
                <w:sz w:val="16"/>
                <w:szCs w:val="16"/>
              </w:rPr>
              <w:t>MONDELEZ will provide accesses, accounts, licenses, and privileges for the allocated resource to perform expected activities before the start date of engagement</w:t>
            </w:r>
          </w:p>
        </w:tc>
      </w:tr>
      <w:tr w:rsidR="00447579" w:rsidRPr="001067F3" w14:paraId="05B028BD" w14:textId="77777777" w:rsidTr="003A63A3">
        <w:trPr>
          <w:trHeight w:val="300"/>
        </w:trPr>
        <w:tc>
          <w:tcPr>
            <w:tcW w:w="1275" w:type="dxa"/>
          </w:tcPr>
          <w:p w14:paraId="089ADA58" w14:textId="77777777" w:rsidR="00447579" w:rsidRPr="001067F3" w:rsidRDefault="00447579" w:rsidP="009F47C1">
            <w:pPr>
              <w:spacing w:after="0" w:line="240" w:lineRule="auto"/>
              <w:jc w:val="both"/>
              <w:rPr>
                <w:rFonts w:cstheme="minorHAnsi"/>
                <w:sz w:val="16"/>
                <w:szCs w:val="16"/>
              </w:rPr>
            </w:pPr>
            <w:r w:rsidRPr="001067F3">
              <w:rPr>
                <w:rFonts w:cstheme="minorHAnsi"/>
                <w:sz w:val="16"/>
                <w:szCs w:val="16"/>
              </w:rPr>
              <w:t>Coordination</w:t>
            </w:r>
          </w:p>
        </w:tc>
        <w:tc>
          <w:tcPr>
            <w:tcW w:w="8393" w:type="dxa"/>
          </w:tcPr>
          <w:p w14:paraId="37B71512" w14:textId="14F038AB" w:rsidR="00447579" w:rsidRPr="001067F3" w:rsidRDefault="00447579" w:rsidP="009F47C1">
            <w:pPr>
              <w:spacing w:after="0" w:line="240" w:lineRule="auto"/>
              <w:jc w:val="both"/>
              <w:rPr>
                <w:rStyle w:val="normaltextrun"/>
                <w:rFonts w:cstheme="minorHAnsi"/>
                <w:sz w:val="16"/>
                <w:szCs w:val="16"/>
              </w:rPr>
            </w:pPr>
            <w:r w:rsidRPr="001067F3">
              <w:rPr>
                <w:rFonts w:cstheme="minorHAnsi"/>
                <w:sz w:val="16"/>
                <w:szCs w:val="16"/>
              </w:rPr>
              <w:t>MONDELEZ is responsible for managing the work conducted by its employees and other vendors.</w:t>
            </w:r>
          </w:p>
        </w:tc>
      </w:tr>
      <w:tr w:rsidR="00447579" w:rsidRPr="001067F3" w14:paraId="1EFF9C13" w14:textId="77777777" w:rsidTr="003A63A3">
        <w:trPr>
          <w:trHeight w:val="300"/>
        </w:trPr>
        <w:tc>
          <w:tcPr>
            <w:tcW w:w="1275" w:type="dxa"/>
          </w:tcPr>
          <w:p w14:paraId="0028FBCF" w14:textId="446089A4" w:rsidR="00447579" w:rsidRPr="001067F3" w:rsidRDefault="00447579" w:rsidP="009F47C1">
            <w:pPr>
              <w:spacing w:after="0" w:line="240" w:lineRule="auto"/>
              <w:jc w:val="both"/>
              <w:rPr>
                <w:rFonts w:cstheme="minorHAnsi"/>
                <w:sz w:val="16"/>
                <w:szCs w:val="16"/>
              </w:rPr>
            </w:pPr>
            <w:r w:rsidRPr="001067F3">
              <w:rPr>
                <w:rFonts w:cstheme="minorHAnsi"/>
                <w:sz w:val="16"/>
                <w:szCs w:val="16"/>
              </w:rPr>
              <w:t>Travel Costs</w:t>
            </w:r>
          </w:p>
        </w:tc>
        <w:tc>
          <w:tcPr>
            <w:tcW w:w="8393" w:type="dxa"/>
          </w:tcPr>
          <w:p w14:paraId="3F50EF78" w14:textId="657B805F" w:rsidR="00447579" w:rsidRPr="001067F3" w:rsidRDefault="00447579" w:rsidP="009F47C1">
            <w:pPr>
              <w:spacing w:after="0" w:line="240" w:lineRule="auto"/>
              <w:jc w:val="both"/>
              <w:rPr>
                <w:rFonts w:cstheme="minorHAnsi"/>
                <w:sz w:val="16"/>
                <w:szCs w:val="16"/>
              </w:rPr>
            </w:pPr>
            <w:r w:rsidRPr="001067F3">
              <w:rPr>
                <w:rFonts w:cstheme="minorHAnsi"/>
                <w:sz w:val="16"/>
                <w:szCs w:val="16"/>
              </w:rPr>
              <w:t xml:space="preserve">All planned travel and accommodation costs are included in the </w:t>
            </w:r>
            <w:ins w:id="289" w:author="Tim Kemp" w:date="2026-10-23T16:01:00Z" w16du:dateUtc="2026-10-23T20:01:00Z">
              <w:r w:rsidR="00E651D8">
                <w:rPr>
                  <w:rFonts w:cstheme="minorHAnsi"/>
                  <w:sz w:val="16"/>
                  <w:szCs w:val="16"/>
                </w:rPr>
                <w:t xml:space="preserve">Expenses section of this SOW’s </w:t>
              </w:r>
            </w:ins>
            <w:r w:rsidRPr="001067F3">
              <w:rPr>
                <w:rFonts w:cstheme="minorHAnsi"/>
                <w:sz w:val="16"/>
                <w:szCs w:val="16"/>
              </w:rPr>
              <w:t>fixed-price budget. This covers key milestone events as defined in the Work Location assumption. Any travel requested by MONDELEZ beyond the agreed schedule shall require prior written approval, and costs shall be invoiced at actuals with receipts.</w:t>
            </w:r>
          </w:p>
        </w:tc>
      </w:tr>
      <w:tr w:rsidR="00447579" w:rsidRPr="001067F3" w14:paraId="3C8979EC" w14:textId="77777777" w:rsidTr="003A63A3">
        <w:trPr>
          <w:trHeight w:val="300"/>
        </w:trPr>
        <w:tc>
          <w:tcPr>
            <w:tcW w:w="1275" w:type="dxa"/>
          </w:tcPr>
          <w:p w14:paraId="52177BED" w14:textId="3C4FC77E" w:rsidR="00447579" w:rsidRPr="001067F3" w:rsidRDefault="00447579" w:rsidP="009F47C1">
            <w:pPr>
              <w:spacing w:after="0" w:line="240" w:lineRule="auto"/>
              <w:jc w:val="both"/>
              <w:rPr>
                <w:rFonts w:cstheme="minorHAnsi"/>
                <w:sz w:val="16"/>
                <w:szCs w:val="16"/>
                <w:lang w:val="en-GB"/>
              </w:rPr>
            </w:pPr>
            <w:r w:rsidRPr="001067F3">
              <w:rPr>
                <w:rFonts w:cstheme="minorHAnsi"/>
                <w:sz w:val="16"/>
                <w:szCs w:val="16"/>
              </w:rPr>
              <w:t>Business / MONDELEZ Team</w:t>
            </w:r>
          </w:p>
        </w:tc>
        <w:tc>
          <w:tcPr>
            <w:tcW w:w="8393" w:type="dxa"/>
          </w:tcPr>
          <w:p w14:paraId="69FA25D0" w14:textId="1ADD378E" w:rsidR="00447579" w:rsidRPr="001067F3" w:rsidRDefault="00447579" w:rsidP="009F47C1">
            <w:pPr>
              <w:spacing w:after="0" w:line="240" w:lineRule="auto"/>
              <w:jc w:val="both"/>
              <w:rPr>
                <w:rFonts w:cstheme="minorHAnsi"/>
                <w:sz w:val="16"/>
                <w:szCs w:val="16"/>
                <w:lang w:val="en-GB"/>
              </w:rPr>
            </w:pPr>
            <w:r w:rsidRPr="001067F3">
              <w:rPr>
                <w:rFonts w:cstheme="minorHAnsi"/>
                <w:sz w:val="16"/>
                <w:szCs w:val="16"/>
              </w:rPr>
              <w:t xml:space="preserve">MONDELEZ shall designate a </w:t>
            </w:r>
            <w:r w:rsidR="00F174FE" w:rsidRPr="001067F3">
              <w:rPr>
                <w:rFonts w:cstheme="minorHAnsi"/>
                <w:sz w:val="16"/>
                <w:szCs w:val="16"/>
              </w:rPr>
              <w:t xml:space="preserve">Business </w:t>
            </w:r>
            <w:r w:rsidRPr="001067F3">
              <w:rPr>
                <w:rFonts w:cstheme="minorHAnsi"/>
                <w:sz w:val="16"/>
                <w:szCs w:val="16"/>
              </w:rPr>
              <w:t xml:space="preserve">Product Owner and appropriate business representatives for each relevant business line. The </w:t>
            </w:r>
            <w:r w:rsidR="00F174FE" w:rsidRPr="001067F3">
              <w:rPr>
                <w:rFonts w:cstheme="minorHAnsi"/>
                <w:sz w:val="16"/>
                <w:szCs w:val="16"/>
              </w:rPr>
              <w:t xml:space="preserve">Business </w:t>
            </w:r>
            <w:r w:rsidRPr="001067F3">
              <w:rPr>
                <w:rFonts w:cstheme="minorHAnsi"/>
                <w:sz w:val="16"/>
                <w:szCs w:val="16"/>
              </w:rPr>
              <w:t xml:space="preserve">Product Owner, supported by the respective business representatives, shall serve as the primary point of contact for the assigned Project Team and shall be accountable for coordinating decision-making, project </w:t>
            </w:r>
            <w:r w:rsidR="006F3463" w:rsidRPr="001067F3">
              <w:rPr>
                <w:rFonts w:cstheme="minorHAnsi"/>
                <w:sz w:val="16"/>
                <w:szCs w:val="16"/>
              </w:rPr>
              <w:t xml:space="preserve">/ product </w:t>
            </w:r>
            <w:r w:rsidRPr="001067F3">
              <w:rPr>
                <w:rFonts w:cstheme="minorHAnsi"/>
                <w:sz w:val="16"/>
                <w:szCs w:val="16"/>
              </w:rPr>
              <w:t xml:space="preserve">activities, backlog prioritization, and the review and acceptance of project </w:t>
            </w:r>
            <w:r w:rsidR="008F0CB0" w:rsidRPr="001067F3">
              <w:rPr>
                <w:rFonts w:cstheme="minorHAnsi"/>
                <w:sz w:val="16"/>
                <w:szCs w:val="16"/>
              </w:rPr>
              <w:t xml:space="preserve">/ product </w:t>
            </w:r>
            <w:r w:rsidRPr="001067F3">
              <w:rPr>
                <w:rFonts w:cstheme="minorHAnsi"/>
                <w:sz w:val="16"/>
                <w:szCs w:val="16"/>
              </w:rPr>
              <w:t xml:space="preserve">deliverables. The designated business representatives shall have sufficient knowledge, authority, and mandate to make, or obtain without undue delay, all material business decisions relating to their respective business lines. The </w:t>
            </w:r>
            <w:r w:rsidR="00F174FE" w:rsidRPr="001067F3">
              <w:rPr>
                <w:rFonts w:cstheme="minorHAnsi"/>
                <w:sz w:val="16"/>
                <w:szCs w:val="16"/>
              </w:rPr>
              <w:t xml:space="preserve">Business </w:t>
            </w:r>
            <w:r w:rsidRPr="001067F3">
              <w:rPr>
                <w:rFonts w:cstheme="minorHAnsi"/>
                <w:sz w:val="16"/>
                <w:szCs w:val="16"/>
              </w:rPr>
              <w:t>Product Owner and business representatives shall remain reasonably available and responsive throughout the engagement to address queries, provide required inputs, resolve business matters, and facilitate the timely review and acceptance of project results.</w:t>
            </w:r>
          </w:p>
        </w:tc>
      </w:tr>
      <w:tr w:rsidR="00DF4413" w:rsidRPr="001067F3" w14:paraId="01241CB7" w14:textId="77777777" w:rsidTr="003A63A3">
        <w:trPr>
          <w:trHeight w:val="300"/>
        </w:trPr>
        <w:tc>
          <w:tcPr>
            <w:tcW w:w="1275" w:type="dxa"/>
          </w:tcPr>
          <w:p w14:paraId="678BE963" w14:textId="5410BB68" w:rsidR="00DF4413" w:rsidRPr="001067F3" w:rsidRDefault="003C6C2D" w:rsidP="009F47C1">
            <w:pPr>
              <w:spacing w:after="0" w:line="240" w:lineRule="auto"/>
              <w:jc w:val="both"/>
              <w:rPr>
                <w:rFonts w:eastAsia="Calibri Light" w:cstheme="minorHAnsi"/>
                <w:color w:val="000000" w:themeColor="text1"/>
                <w:sz w:val="16"/>
                <w:szCs w:val="16"/>
              </w:rPr>
            </w:pPr>
            <w:r w:rsidRPr="001067F3">
              <w:rPr>
                <w:rFonts w:eastAsia="Calibri Light" w:cstheme="minorHAnsi"/>
                <w:color w:val="000000" w:themeColor="text1"/>
                <w:sz w:val="16"/>
                <w:szCs w:val="16"/>
              </w:rPr>
              <w:t xml:space="preserve">Data Product &amp; Engineering (DP&amp;E) </w:t>
            </w:r>
          </w:p>
        </w:tc>
        <w:tc>
          <w:tcPr>
            <w:tcW w:w="8393" w:type="dxa"/>
          </w:tcPr>
          <w:p w14:paraId="7D856296" w14:textId="5717D85F" w:rsidR="00DF4413" w:rsidRPr="001067F3" w:rsidRDefault="003C6C2D" w:rsidP="009F47C1">
            <w:pPr>
              <w:spacing w:after="0" w:line="240" w:lineRule="auto"/>
              <w:jc w:val="both"/>
              <w:rPr>
                <w:rFonts w:eastAsia="Calibri Light" w:cstheme="minorHAnsi"/>
                <w:color w:val="000000" w:themeColor="text1"/>
                <w:sz w:val="16"/>
                <w:szCs w:val="16"/>
              </w:rPr>
            </w:pPr>
            <w:r w:rsidRPr="001067F3">
              <w:rPr>
                <w:rFonts w:eastAsia="Calibri Light" w:cstheme="minorHAnsi"/>
                <w:color w:val="000000" w:themeColor="text1"/>
                <w:sz w:val="16"/>
                <w:szCs w:val="16"/>
              </w:rPr>
              <w:t xml:space="preserve">MONDELEZ shall ensure that the Data Product &amp; Engineering (DP&amp;E) team is available to the Supplier for core domain and data product alignment throughout the engagement. Specifically: (a) DP&amp;E shall provide access to the current canonical core domain entity definitions, data models, and global KPI pre-calculation standards; (b) DP&amp;E shall designate a technical counterpart to participate in the core domain fit/gap analysis during Phase 1 and to determine the delivery model for each core domain entity — whether the Supplier consumes and validates DP&amp;E-built entities, or whether the Supplier builds under DP&amp;E technical direction; (c) DP&amp;E shall review and approve the Supplier's core domain work (D2) — whether consumed or built — for consistency with global canonical core domain standards, before Gate 1 sign-off (working </w:t>
            </w:r>
            <w:r w:rsidR="00F46130">
              <w:rPr>
                <w:rFonts w:eastAsia="Calibri Light" w:cstheme="minorHAnsi"/>
                <w:color w:val="000000" w:themeColor="text1"/>
                <w:sz w:val="16"/>
                <w:szCs w:val="16"/>
              </w:rPr>
              <w:t>solution</w:t>
            </w:r>
            <w:r w:rsidRPr="001067F3">
              <w:rPr>
                <w:rFonts w:eastAsia="Calibri Light" w:cstheme="minorHAnsi"/>
                <w:color w:val="000000" w:themeColor="text1"/>
                <w:sz w:val="16"/>
                <w:szCs w:val="16"/>
              </w:rPr>
              <w:t>) and Gate 2 sign-off (migration); (d) where DP&amp;E canonical core domain entities are not yet available at the time the Supplier requires them, DP&amp;E shall determine whether the Supplier builds interim entities under DP&amp;E technical direction (structured for future convergence with the global canonical model) or waits for DP&amp;E delivery. If DP&amp;E availability or deliverables are delayed beyond the agreed timeline, the Supplier shall notify MONDELEZ in writing within 5 business days, and the parties shall agree on a revised approach for the affected core domain components through the Weekly 4-Box governance session.</w:t>
            </w:r>
          </w:p>
        </w:tc>
      </w:tr>
      <w:tr w:rsidR="0087141C" w:rsidRPr="001067F3" w14:paraId="4AEB5775" w14:textId="77777777" w:rsidTr="003A63A3">
        <w:trPr>
          <w:trHeight w:val="300"/>
        </w:trPr>
        <w:tc>
          <w:tcPr>
            <w:tcW w:w="1275" w:type="dxa"/>
          </w:tcPr>
          <w:p w14:paraId="34376DA5" w14:textId="75F495E5" w:rsidR="0087141C" w:rsidRPr="001067F3" w:rsidRDefault="00D8059C" w:rsidP="009F47C1">
            <w:pPr>
              <w:spacing w:after="0" w:line="240" w:lineRule="auto"/>
              <w:jc w:val="both"/>
              <w:rPr>
                <w:rFonts w:eastAsia="Calibri Light" w:cstheme="minorHAnsi"/>
                <w:color w:val="000000" w:themeColor="text1"/>
                <w:sz w:val="16"/>
                <w:szCs w:val="16"/>
              </w:rPr>
            </w:pPr>
            <w:r w:rsidRPr="001067F3">
              <w:rPr>
                <w:rFonts w:eastAsia="Calibri Light" w:cstheme="minorHAnsi"/>
                <w:color w:val="000000" w:themeColor="text1"/>
                <w:sz w:val="16"/>
                <w:szCs w:val="16"/>
              </w:rPr>
              <w:t>Data Governance Team (Ataccama)</w:t>
            </w:r>
          </w:p>
        </w:tc>
        <w:tc>
          <w:tcPr>
            <w:tcW w:w="8393" w:type="dxa"/>
          </w:tcPr>
          <w:p w14:paraId="4D763566" w14:textId="2FD9D67B" w:rsidR="0087141C" w:rsidRPr="001067F3" w:rsidRDefault="00D8059C" w:rsidP="009F47C1">
            <w:pPr>
              <w:spacing w:after="0" w:line="240" w:lineRule="auto"/>
              <w:jc w:val="both"/>
              <w:rPr>
                <w:rFonts w:eastAsia="Calibri Light" w:cstheme="minorHAnsi"/>
                <w:color w:val="000000" w:themeColor="text1"/>
                <w:sz w:val="16"/>
                <w:szCs w:val="16"/>
              </w:rPr>
            </w:pPr>
            <w:r w:rsidRPr="001067F3">
              <w:rPr>
                <w:rFonts w:eastAsia="Calibri Light" w:cstheme="minorHAnsi"/>
                <w:color w:val="000000" w:themeColor="text1"/>
                <w:sz w:val="16"/>
                <w:szCs w:val="16"/>
              </w:rPr>
              <w:t xml:space="preserve">MONDELEZ shall ensure that the Data Governance team is available to the Supplier for data governance alignment throughout the engagement. Specifically: (a) the Data Governance team shall provide the Supplier with the required formats, templates, and process documentation for metadata submission, DQ rule registration, data lineage documentation, and dataset cataloguing in Ataccama; (b) the Data Governance team shall designate a counterpart to receive metadata and DQ information from the Supplier and to confirm completeness at each phase gate; (c) the Data Governance team shall provide timely feedback on submitted metadata packages to allow the Supplier to address any gaps before phase gate reviews. The Supplier is not required to perform any work directly in Ataccama. The Supplier's obligation is limited to following the Data Governance team's processes and providing all required information in the agreed format and cadence. </w:t>
            </w:r>
          </w:p>
        </w:tc>
      </w:tr>
      <w:tr w:rsidR="00447579" w:rsidRPr="001067F3" w14:paraId="2D931137" w14:textId="77777777" w:rsidTr="003A63A3">
        <w:trPr>
          <w:trHeight w:val="300"/>
        </w:trPr>
        <w:tc>
          <w:tcPr>
            <w:tcW w:w="1275" w:type="dxa"/>
          </w:tcPr>
          <w:p w14:paraId="701DAD52" w14:textId="6337007A" w:rsidR="00447579" w:rsidRPr="001067F3" w:rsidRDefault="00447579" w:rsidP="009F47C1">
            <w:pPr>
              <w:spacing w:after="0" w:line="240" w:lineRule="auto"/>
              <w:jc w:val="both"/>
              <w:rPr>
                <w:rFonts w:eastAsia="Calibri Light" w:cstheme="minorHAnsi"/>
                <w:color w:val="000000" w:themeColor="text1"/>
                <w:sz w:val="16"/>
                <w:szCs w:val="16"/>
              </w:rPr>
            </w:pPr>
            <w:r w:rsidRPr="001067F3">
              <w:rPr>
                <w:rFonts w:eastAsia="Calibri Light" w:cstheme="minorHAnsi"/>
                <w:color w:val="000000" w:themeColor="text1"/>
                <w:sz w:val="16"/>
                <w:szCs w:val="16"/>
              </w:rPr>
              <w:t>Software licenses</w:t>
            </w:r>
          </w:p>
        </w:tc>
        <w:tc>
          <w:tcPr>
            <w:tcW w:w="8393" w:type="dxa"/>
          </w:tcPr>
          <w:p w14:paraId="1A882097" w14:textId="77777777" w:rsidR="00983AE5" w:rsidRDefault="00447579" w:rsidP="00983AE5">
            <w:pPr>
              <w:spacing w:after="0" w:line="240" w:lineRule="auto"/>
              <w:jc w:val="both"/>
              <w:rPr>
                <w:ins w:id="290" w:author="Tim Kemp" w:date="2026-10-23T16:02:00Z" w16du:dateUtc="2026-10-23T20:02:00Z"/>
                <w:rFonts w:eastAsia="Calibri Light" w:cstheme="minorHAnsi"/>
                <w:color w:val="000000" w:themeColor="text1"/>
                <w:sz w:val="16"/>
                <w:szCs w:val="16"/>
              </w:rPr>
            </w:pPr>
            <w:r w:rsidRPr="001067F3">
              <w:rPr>
                <w:rFonts w:eastAsia="Calibri Light" w:cstheme="minorHAnsi"/>
                <w:color w:val="000000" w:themeColor="text1"/>
                <w:sz w:val="16"/>
                <w:szCs w:val="16"/>
              </w:rPr>
              <w:t>Supplier will not use, provide access to, or rely upon any software licenses owned by the Supplier for the performance of Services under this SOW. All tools, accounts, environments, and licenses required for service delivery will be provided solely by Buyer</w:t>
            </w:r>
            <w:ins w:id="291" w:author="Tim Kemp" w:date="2026-10-23T16:01:00Z" w16du:dateUtc="2026-10-23T20:01:00Z">
              <w:r w:rsidR="00983AE5">
                <w:rPr>
                  <w:rFonts w:eastAsia="Calibri Light" w:cstheme="minorHAnsi"/>
                  <w:color w:val="000000" w:themeColor="text1"/>
                  <w:sz w:val="16"/>
                  <w:szCs w:val="16"/>
                </w:rPr>
                <w:t xml:space="preserve"> </w:t>
              </w:r>
              <w:commentRangeStart w:id="292"/>
              <w:r w:rsidR="00983AE5">
                <w:rPr>
                  <w:rFonts w:eastAsia="Calibri Light" w:cstheme="minorHAnsi"/>
                  <w:color w:val="000000" w:themeColor="text1"/>
                  <w:sz w:val="16"/>
                  <w:szCs w:val="16"/>
                </w:rPr>
                <w:t>with</w:t>
              </w:r>
            </w:ins>
            <w:ins w:id="293" w:author="Tim Kemp" w:date="2026-10-23T16:02:00Z" w16du:dateUtc="2026-10-23T20:02:00Z">
              <w:r w:rsidR="00983AE5">
                <w:rPr>
                  <w:rFonts w:eastAsia="Calibri Light" w:cstheme="minorHAnsi"/>
                  <w:color w:val="000000" w:themeColor="text1"/>
                  <w:sz w:val="16"/>
                  <w:szCs w:val="16"/>
                </w:rPr>
                <w:t xml:space="preserve"> the exception of the following:</w:t>
              </w:r>
            </w:ins>
            <w:del w:id="294" w:author="Tim Kemp" w:date="2026-10-23T16:01:00Z" w16du:dateUtc="2026-10-23T20:01:00Z">
              <w:r w:rsidRPr="001067F3" w:rsidDel="00983AE5">
                <w:rPr>
                  <w:rFonts w:eastAsia="Calibri Light" w:cstheme="minorHAnsi"/>
                  <w:color w:val="000000" w:themeColor="text1"/>
                  <w:sz w:val="16"/>
                  <w:szCs w:val="16"/>
                </w:rPr>
                <w:delText>.</w:delText>
              </w:r>
            </w:del>
          </w:p>
          <w:p w14:paraId="504FB7C7" w14:textId="77777777" w:rsidR="00983AE5" w:rsidRDefault="00983AE5" w:rsidP="00983AE5">
            <w:pPr>
              <w:pStyle w:val="ListParagraph"/>
              <w:numPr>
                <w:ilvl w:val="0"/>
                <w:numId w:val="23"/>
              </w:numPr>
              <w:spacing w:after="0" w:line="240" w:lineRule="auto"/>
              <w:jc w:val="both"/>
              <w:rPr>
                <w:ins w:id="295" w:author="Tim Kemp" w:date="2026-10-23T16:02:00Z" w16du:dateUtc="2026-10-23T20:02:00Z"/>
                <w:rFonts w:eastAsia="Calibri Light" w:cstheme="minorHAnsi"/>
                <w:color w:val="000000" w:themeColor="text1"/>
                <w:sz w:val="16"/>
                <w:szCs w:val="16"/>
              </w:rPr>
            </w:pPr>
            <w:ins w:id="296" w:author="Tim Kemp" w:date="2026-10-23T16:02:00Z" w16du:dateUtc="2026-10-23T20:02:00Z">
              <w:r>
                <w:rPr>
                  <w:rFonts w:eastAsia="Calibri Light" w:cstheme="minorHAnsi"/>
                  <w:color w:val="000000" w:themeColor="text1"/>
                  <w:sz w:val="16"/>
                  <w:szCs w:val="16"/>
                </w:rPr>
                <w:t xml:space="preserve">Lingaro </w:t>
              </w:r>
              <w:r w:rsidR="002B5565">
                <w:rPr>
                  <w:rFonts w:eastAsia="Calibri Light" w:cstheme="minorHAnsi"/>
                  <w:color w:val="000000" w:themeColor="text1"/>
                  <w:sz w:val="16"/>
                  <w:szCs w:val="16"/>
                </w:rPr>
                <w:t>MV Studio</w:t>
              </w:r>
            </w:ins>
          </w:p>
          <w:p w14:paraId="2BAF1334" w14:textId="4F4BCD17" w:rsidR="002B5565" w:rsidRPr="00983AE5" w:rsidRDefault="002B5565">
            <w:pPr>
              <w:pStyle w:val="ListParagraph"/>
              <w:numPr>
                <w:ilvl w:val="0"/>
                <w:numId w:val="23"/>
              </w:numPr>
              <w:spacing w:after="0" w:line="240" w:lineRule="auto"/>
              <w:jc w:val="both"/>
              <w:rPr>
                <w:rFonts w:eastAsia="Calibri Light" w:cstheme="minorHAnsi"/>
                <w:color w:val="000000" w:themeColor="text1"/>
                <w:sz w:val="16"/>
                <w:szCs w:val="16"/>
                <w:rPrChange w:id="297" w:author="Tim Kemp" w:date="2026-10-23T16:02:00Z" w16du:dateUtc="2026-10-23T20:02:00Z">
                  <w:rPr/>
                </w:rPrChange>
              </w:rPr>
              <w:pPrChange w:id="298" w:author="Tim Kemp" w:date="2026-10-23T16:02:00Z" w16du:dateUtc="2026-10-23T20:02:00Z">
                <w:pPr>
                  <w:spacing w:after="0" w:line="240" w:lineRule="auto"/>
                  <w:jc w:val="both"/>
                </w:pPr>
              </w:pPrChange>
            </w:pPr>
            <w:ins w:id="299" w:author="Tim Kemp" w:date="2026-10-23T16:02:00Z" w16du:dateUtc="2026-10-23T20:02:00Z">
              <w:r>
                <w:rPr>
                  <w:rFonts w:eastAsia="Calibri Light" w:cstheme="minorHAnsi"/>
                  <w:color w:val="000000" w:themeColor="text1"/>
                  <w:sz w:val="16"/>
                  <w:szCs w:val="16"/>
                </w:rPr>
                <w:t>AI tools like…</w:t>
              </w:r>
            </w:ins>
            <w:commentRangeEnd w:id="292"/>
            <w:r w:rsidRPr="00983AE5">
              <w:rPr>
                <w:rStyle w:val="CommentReference"/>
                <w:rFonts w:eastAsia="Calibri Light" w:cstheme="minorHAnsi"/>
                <w:color w:val="000000" w:themeColor="text1"/>
                <w:rPrChange w:id="300" w:author="Tim Kemp" w:date="2026-10-23T16:02:00Z" w16du:dateUtc="2026-10-23T20:02:00Z">
                  <w:rPr>
                    <w:rStyle w:val="CommentReference"/>
                    <w:sz w:val="22"/>
                    <w:szCs w:val="22"/>
                  </w:rPr>
                </w:rPrChange>
              </w:rPr>
              <w:commentReference w:id="292"/>
            </w:r>
          </w:p>
        </w:tc>
      </w:tr>
    </w:tbl>
    <w:p w14:paraId="22E2FC76" w14:textId="77777777" w:rsidR="00A37016" w:rsidRPr="001067F3" w:rsidRDefault="00A37016" w:rsidP="009F47C1">
      <w:pPr>
        <w:spacing w:after="0" w:line="240" w:lineRule="auto"/>
        <w:jc w:val="both"/>
        <w:rPr>
          <w:rFonts w:eastAsia="Times New Roman" w:cstheme="minorHAnsi"/>
          <w:b/>
          <w:bCs/>
          <w:sz w:val="20"/>
          <w:szCs w:val="20"/>
        </w:rPr>
      </w:pPr>
    </w:p>
    <w:p w14:paraId="581AEA60" w14:textId="77777777" w:rsidR="001F1E62" w:rsidRPr="001067F3" w:rsidRDefault="001F1E62" w:rsidP="009F47C1">
      <w:pPr>
        <w:spacing w:after="0" w:line="240" w:lineRule="auto"/>
        <w:jc w:val="both"/>
        <w:rPr>
          <w:rFonts w:eastAsia="Times New Roman" w:cstheme="minorHAnsi"/>
          <w:b/>
          <w:bCs/>
          <w:sz w:val="20"/>
          <w:szCs w:val="20"/>
        </w:rPr>
      </w:pPr>
    </w:p>
    <w:p w14:paraId="2C709468" w14:textId="77777777" w:rsidR="00DB67A4" w:rsidRDefault="00DB67A4">
      <w:pPr>
        <w:rPr>
          <w:rFonts w:eastAsia="Times New Roman" w:cstheme="minorHAnsi"/>
          <w:b/>
          <w:bCs/>
          <w:sz w:val="20"/>
          <w:szCs w:val="20"/>
        </w:rPr>
      </w:pPr>
      <w:r>
        <w:rPr>
          <w:rFonts w:eastAsia="Times New Roman" w:cstheme="minorHAnsi"/>
          <w:b/>
          <w:bCs/>
          <w:sz w:val="20"/>
          <w:szCs w:val="20"/>
        </w:rPr>
        <w:br w:type="page"/>
      </w:r>
    </w:p>
    <w:p w14:paraId="13ED47F3" w14:textId="16E2474F" w:rsidR="003940CF" w:rsidRPr="001067F3" w:rsidRDefault="003940CF" w:rsidP="009F47C1">
      <w:pPr>
        <w:spacing w:after="0" w:line="240" w:lineRule="auto"/>
        <w:jc w:val="both"/>
        <w:rPr>
          <w:rFonts w:eastAsia="Times New Roman" w:cstheme="minorHAnsi"/>
          <w:b/>
          <w:bCs/>
          <w:sz w:val="20"/>
          <w:szCs w:val="20"/>
        </w:rPr>
      </w:pPr>
      <w:r w:rsidRPr="001067F3">
        <w:rPr>
          <w:rFonts w:eastAsia="Times New Roman" w:cstheme="minorHAnsi"/>
          <w:b/>
          <w:bCs/>
          <w:sz w:val="20"/>
          <w:szCs w:val="20"/>
        </w:rPr>
        <w:t>7.</w:t>
      </w:r>
      <w:r w:rsidR="00DB67A4">
        <w:rPr>
          <w:rFonts w:eastAsia="Times New Roman" w:cstheme="minorHAnsi"/>
          <w:b/>
          <w:bCs/>
          <w:sz w:val="20"/>
          <w:szCs w:val="20"/>
        </w:rPr>
        <w:t>1</w:t>
      </w:r>
      <w:r w:rsidRPr="001067F3">
        <w:rPr>
          <w:rFonts w:eastAsia="Times New Roman" w:cstheme="minorHAnsi"/>
          <w:b/>
          <w:bCs/>
          <w:sz w:val="20"/>
          <w:szCs w:val="20"/>
        </w:rPr>
        <w:t xml:space="preserve"> Delivery Methodology </w:t>
      </w:r>
    </w:p>
    <w:p w14:paraId="196C8511" w14:textId="752989D0" w:rsidR="00214714" w:rsidRPr="001067F3" w:rsidRDefault="003940CF" w:rsidP="009F47C1">
      <w:pPr>
        <w:spacing w:after="0" w:line="240" w:lineRule="auto"/>
        <w:jc w:val="both"/>
        <w:rPr>
          <w:rFonts w:eastAsia="Times New Roman" w:cstheme="minorHAnsi"/>
          <w:sz w:val="20"/>
          <w:szCs w:val="20"/>
        </w:rPr>
      </w:pPr>
      <w:r w:rsidRPr="001067F3">
        <w:rPr>
          <w:rFonts w:eastAsia="Times New Roman" w:cstheme="minorHAnsi"/>
          <w:sz w:val="20"/>
          <w:szCs w:val="20"/>
        </w:rPr>
        <w:t xml:space="preserve">The Supplier shall deliver </w:t>
      </w:r>
      <w:r w:rsidR="00F52E56">
        <w:rPr>
          <w:rFonts w:eastAsia="Times New Roman" w:cstheme="minorHAnsi"/>
          <w:sz w:val="20"/>
          <w:szCs w:val="20"/>
        </w:rPr>
        <w:t xml:space="preserve">all </w:t>
      </w:r>
      <w:r w:rsidRPr="001067F3">
        <w:rPr>
          <w:rFonts w:eastAsia="Times New Roman" w:cstheme="minorHAnsi"/>
          <w:sz w:val="20"/>
          <w:szCs w:val="20"/>
        </w:rPr>
        <w:t>Phases using a Scrum-based methodology with two-week sprint cadences. Sprint ceremonies (Sprint Planning, Backlog Refinement, Sprint Review, Sprint Retrospective) are mandatory and shall achieve ≥80% ceremony adherence, measured by the Scrum Master and reported at each Sprint Retrospective. During Hypercare (Phase 5), the Supplier may transition specific support workstreams to Kanban where the work is continuous and demand-driven (e.g., defect resolution, alert triage), with explicit approval from the MONDELEZ Program Lead. The methodology selection aligns with the POET multi-speed delivery principle: Scrum for planned feature delivery and market onboarding; Kanban for business-as-usual operational support.</w:t>
      </w:r>
    </w:p>
    <w:p w14:paraId="33FC76F0" w14:textId="77777777" w:rsidR="00306F43" w:rsidRPr="001067F3" w:rsidRDefault="00306F43" w:rsidP="009F47C1">
      <w:pPr>
        <w:spacing w:after="0" w:line="240" w:lineRule="auto"/>
        <w:jc w:val="both"/>
        <w:rPr>
          <w:rFonts w:eastAsia="Times New Roman" w:cstheme="minorHAnsi"/>
          <w:sz w:val="20"/>
          <w:szCs w:val="20"/>
        </w:rPr>
      </w:pPr>
    </w:p>
    <w:p w14:paraId="1F4801CC" w14:textId="1723EA4C" w:rsidR="00306F43" w:rsidRPr="001067F3" w:rsidRDefault="00306F43" w:rsidP="009F47C1">
      <w:pPr>
        <w:spacing w:after="0" w:line="240" w:lineRule="auto"/>
        <w:jc w:val="both"/>
        <w:rPr>
          <w:rFonts w:eastAsia="Times New Roman" w:cstheme="minorHAnsi"/>
          <w:b/>
          <w:bCs/>
          <w:sz w:val="20"/>
          <w:szCs w:val="20"/>
        </w:rPr>
      </w:pPr>
      <w:r w:rsidRPr="001067F3">
        <w:rPr>
          <w:rFonts w:eastAsia="Times New Roman" w:cstheme="minorHAnsi"/>
          <w:b/>
          <w:bCs/>
          <w:sz w:val="20"/>
          <w:szCs w:val="20"/>
        </w:rPr>
        <w:t>7.</w:t>
      </w:r>
      <w:r w:rsidR="00DB67A4">
        <w:rPr>
          <w:rFonts w:eastAsia="Times New Roman" w:cstheme="minorHAnsi"/>
          <w:b/>
          <w:bCs/>
          <w:sz w:val="20"/>
          <w:szCs w:val="20"/>
        </w:rPr>
        <w:t>2</w:t>
      </w:r>
      <w:r w:rsidRPr="001067F3">
        <w:rPr>
          <w:rFonts w:eastAsia="Times New Roman" w:cstheme="minorHAnsi"/>
          <w:b/>
          <w:bCs/>
          <w:sz w:val="20"/>
          <w:szCs w:val="20"/>
        </w:rPr>
        <w:t xml:space="preserve"> Definition of Ready</w:t>
      </w:r>
    </w:p>
    <w:p w14:paraId="766630E6" w14:textId="21F3C136" w:rsidR="00306F43" w:rsidRPr="001067F3" w:rsidRDefault="00306F43" w:rsidP="009F47C1">
      <w:pPr>
        <w:spacing w:after="0" w:line="240" w:lineRule="auto"/>
        <w:jc w:val="both"/>
        <w:rPr>
          <w:rFonts w:eastAsia="Times New Roman" w:cstheme="minorHAnsi"/>
          <w:sz w:val="20"/>
          <w:szCs w:val="20"/>
        </w:rPr>
      </w:pPr>
      <w:r w:rsidRPr="001067F3">
        <w:rPr>
          <w:rFonts w:eastAsia="Times New Roman" w:cstheme="minorHAnsi"/>
          <w:sz w:val="20"/>
          <w:szCs w:val="20"/>
        </w:rPr>
        <w:t>A backlog item shall be considered 'Ready' for sprint commitment when: (a) the business requirement is confirmed by the MONDELEZ Product Lead or designated business representative; (b) acceptance criteria are defined and agreed by both parties; (c) technical dependencies are identified and either resolved or explicitly accepted as sprint risks; (d) a technical estimate is provided by the Supplier team; and (e) any required configuration table entries or reference data changes are documented. The Scrum Master shall confirm that all items in the sprint backlog meet the Definition of Ready before sprint commitment at Sprint Planning.</w:t>
      </w:r>
    </w:p>
    <w:p w14:paraId="5F5DAC36" w14:textId="77777777" w:rsidR="009B317C" w:rsidRPr="001067F3" w:rsidRDefault="009B317C" w:rsidP="009F47C1">
      <w:pPr>
        <w:spacing w:after="0" w:line="240" w:lineRule="auto"/>
        <w:jc w:val="both"/>
        <w:rPr>
          <w:rFonts w:eastAsia="Times New Roman" w:cstheme="minorHAnsi"/>
          <w:sz w:val="20"/>
          <w:szCs w:val="20"/>
        </w:rPr>
      </w:pPr>
    </w:p>
    <w:p w14:paraId="69BACC57" w14:textId="4D7F6F06" w:rsidR="009B317C" w:rsidRPr="001067F3" w:rsidRDefault="009B317C" w:rsidP="009F47C1">
      <w:pPr>
        <w:spacing w:after="0" w:line="240" w:lineRule="auto"/>
        <w:jc w:val="both"/>
        <w:rPr>
          <w:rFonts w:eastAsia="Times New Roman" w:cstheme="minorHAnsi"/>
          <w:b/>
          <w:bCs/>
          <w:sz w:val="20"/>
          <w:szCs w:val="20"/>
        </w:rPr>
      </w:pPr>
      <w:r w:rsidRPr="001067F3">
        <w:rPr>
          <w:rFonts w:eastAsia="Times New Roman" w:cstheme="minorHAnsi"/>
          <w:b/>
          <w:bCs/>
          <w:sz w:val="20"/>
          <w:szCs w:val="20"/>
        </w:rPr>
        <w:t>7.</w:t>
      </w:r>
      <w:r w:rsidR="00DB67A4">
        <w:rPr>
          <w:rFonts w:eastAsia="Times New Roman" w:cstheme="minorHAnsi"/>
          <w:b/>
          <w:bCs/>
          <w:sz w:val="20"/>
          <w:szCs w:val="20"/>
        </w:rPr>
        <w:t>3</w:t>
      </w:r>
      <w:r w:rsidRPr="001067F3">
        <w:rPr>
          <w:rFonts w:eastAsia="Times New Roman" w:cstheme="minorHAnsi"/>
          <w:b/>
          <w:bCs/>
          <w:sz w:val="20"/>
          <w:szCs w:val="20"/>
        </w:rPr>
        <w:t xml:space="preserve"> Definition of Done</w:t>
      </w:r>
    </w:p>
    <w:p w14:paraId="1090C3A5" w14:textId="4E609180" w:rsidR="009B317C" w:rsidRPr="001067F3" w:rsidRDefault="009B317C" w:rsidP="009F47C1">
      <w:pPr>
        <w:spacing w:after="0" w:line="240" w:lineRule="auto"/>
        <w:jc w:val="both"/>
        <w:rPr>
          <w:rFonts w:eastAsia="Times New Roman" w:cstheme="minorHAnsi"/>
          <w:sz w:val="20"/>
          <w:szCs w:val="20"/>
        </w:rPr>
      </w:pPr>
      <w:r w:rsidRPr="001067F3">
        <w:rPr>
          <w:rFonts w:eastAsia="Times New Roman" w:cstheme="minorHAnsi"/>
          <w:sz w:val="20"/>
          <w:szCs w:val="20"/>
        </w:rPr>
        <w:t>A deliverable or sprint increment shall be considered 'Done' when: (a) code is complete and follows the 8-block procedure template (CDRB D01); (b) all applicable CDRB criteria for the relevant sections are met, with evidence submitted to the CDRB review queue; (c) unit tests and golden-data tests are passing (CDRB J01, J02); (d) SonarQube quality gate is passed with zero critical or blocker issues (Appendix C.1); (e) peer code review is completed and approved; (f) documentation is updated — design notes, KPI registry, data dictionary as applicable (CDRB L01, L03); and (g) the item is accepted by the MONDELEZ Product Lead or designated reviewer at Sprint Review. CDRB sign-off across all applicable sections constitutes the technical Definition of Done for each deliverable.</w:t>
      </w:r>
    </w:p>
    <w:p w14:paraId="5F7FE455" w14:textId="77777777" w:rsidR="009A798A" w:rsidRPr="001067F3" w:rsidRDefault="009A798A" w:rsidP="009F47C1">
      <w:pPr>
        <w:spacing w:after="0" w:line="240" w:lineRule="auto"/>
        <w:jc w:val="both"/>
        <w:rPr>
          <w:rFonts w:eastAsia="Times New Roman" w:cstheme="minorHAnsi"/>
          <w:sz w:val="20"/>
          <w:szCs w:val="20"/>
        </w:rPr>
      </w:pPr>
    </w:p>
    <w:p w14:paraId="03BB606B" w14:textId="3C226F3C" w:rsidR="009A798A" w:rsidRPr="001067F3" w:rsidRDefault="009A798A" w:rsidP="009F47C1">
      <w:pPr>
        <w:spacing w:after="0" w:line="240" w:lineRule="auto"/>
        <w:jc w:val="both"/>
        <w:rPr>
          <w:rFonts w:eastAsia="Times New Roman" w:cstheme="minorHAnsi"/>
          <w:b/>
          <w:bCs/>
          <w:sz w:val="20"/>
          <w:szCs w:val="20"/>
        </w:rPr>
      </w:pPr>
      <w:r w:rsidRPr="001067F3">
        <w:rPr>
          <w:rFonts w:eastAsia="Times New Roman" w:cstheme="minorHAnsi"/>
          <w:b/>
          <w:bCs/>
          <w:sz w:val="20"/>
          <w:szCs w:val="20"/>
        </w:rPr>
        <w:t>7.</w:t>
      </w:r>
      <w:r w:rsidR="00DB67A4">
        <w:rPr>
          <w:rFonts w:eastAsia="Times New Roman" w:cstheme="minorHAnsi"/>
          <w:b/>
          <w:bCs/>
          <w:sz w:val="20"/>
          <w:szCs w:val="20"/>
        </w:rPr>
        <w:t>4</w:t>
      </w:r>
      <w:r w:rsidRPr="001067F3">
        <w:rPr>
          <w:rFonts w:eastAsia="Times New Roman" w:cstheme="minorHAnsi"/>
          <w:b/>
          <w:bCs/>
          <w:sz w:val="20"/>
          <w:szCs w:val="20"/>
        </w:rPr>
        <w:t xml:space="preserve"> Sprint Tracking</w:t>
      </w:r>
    </w:p>
    <w:p w14:paraId="46C5B4DB" w14:textId="74B99213" w:rsidR="009A798A" w:rsidRPr="001067F3" w:rsidRDefault="009A798A" w:rsidP="009F47C1">
      <w:pPr>
        <w:spacing w:after="0" w:line="240" w:lineRule="auto"/>
        <w:jc w:val="both"/>
        <w:rPr>
          <w:rFonts w:eastAsia="Times New Roman" w:cstheme="minorHAnsi"/>
          <w:sz w:val="20"/>
          <w:szCs w:val="20"/>
        </w:rPr>
      </w:pPr>
      <w:r w:rsidRPr="001067F3">
        <w:rPr>
          <w:rFonts w:eastAsia="Times New Roman" w:cstheme="minorHAnsi"/>
          <w:sz w:val="20"/>
          <w:szCs w:val="20"/>
        </w:rPr>
        <w:t xml:space="preserve">All sprint work, backlog items, defects, and RAID log items shall be tracked in MONDELEZ Jira (or MONDELEZ-designated equivalent). The Supplier team shall maintain Jira boards current at all times, with story status, sprint assignments, and estimates reflecting the actual state of work. </w:t>
      </w:r>
      <w:r w:rsidRPr="001067F3">
        <w:rPr>
          <w:rFonts w:eastAsia="Times New Roman" w:cstheme="minorHAnsi"/>
          <w:b/>
          <w:bCs/>
          <w:sz w:val="20"/>
          <w:szCs w:val="20"/>
        </w:rPr>
        <w:t>Jira is the system of record</w:t>
      </w:r>
      <w:r w:rsidRPr="001067F3">
        <w:rPr>
          <w:rFonts w:eastAsia="Times New Roman" w:cstheme="minorHAnsi"/>
          <w:sz w:val="20"/>
          <w:szCs w:val="20"/>
        </w:rPr>
        <w:t xml:space="preserve"> for sprint planning, backlog </w:t>
      </w:r>
      <w:r w:rsidR="00C32F28" w:rsidRPr="001067F3">
        <w:rPr>
          <w:rFonts w:eastAsia="Times New Roman" w:cstheme="minorHAnsi"/>
          <w:sz w:val="20"/>
          <w:szCs w:val="20"/>
        </w:rPr>
        <w:t>prioritization</w:t>
      </w:r>
      <w:r w:rsidRPr="001067F3">
        <w:rPr>
          <w:rFonts w:eastAsia="Times New Roman" w:cstheme="minorHAnsi"/>
          <w:sz w:val="20"/>
          <w:szCs w:val="20"/>
        </w:rPr>
        <w:t>, velocity tracking, and sprint reporting. The Scrum Master shall ensure Jira data supports the sprint metrics reported at each Sprint Review and Sprint Retrospective.</w:t>
      </w:r>
    </w:p>
    <w:p w14:paraId="0512A9F4" w14:textId="77777777" w:rsidR="00214714" w:rsidRPr="001067F3" w:rsidRDefault="00214714" w:rsidP="009F47C1">
      <w:pPr>
        <w:spacing w:after="0" w:line="240" w:lineRule="auto"/>
        <w:jc w:val="both"/>
        <w:rPr>
          <w:rFonts w:eastAsia="Times New Roman" w:cstheme="minorHAnsi"/>
          <w:b/>
          <w:bCs/>
          <w:sz w:val="20"/>
          <w:szCs w:val="20"/>
        </w:rPr>
      </w:pPr>
    </w:p>
    <w:p w14:paraId="34A20A53" w14:textId="40720DF2" w:rsidR="00361A6B" w:rsidRPr="001067F3" w:rsidRDefault="00361A6B" w:rsidP="00361A6B">
      <w:pPr>
        <w:spacing w:after="0" w:line="240" w:lineRule="auto"/>
        <w:jc w:val="both"/>
        <w:rPr>
          <w:rFonts w:eastAsia="Times New Roman" w:cstheme="minorHAnsi"/>
          <w:b/>
          <w:bCs/>
          <w:sz w:val="20"/>
          <w:szCs w:val="20"/>
        </w:rPr>
      </w:pPr>
      <w:r w:rsidRPr="001067F3">
        <w:rPr>
          <w:rFonts w:eastAsia="Times New Roman" w:cstheme="minorHAnsi"/>
          <w:b/>
          <w:bCs/>
          <w:sz w:val="20"/>
          <w:szCs w:val="20"/>
        </w:rPr>
        <w:t>7.</w:t>
      </w:r>
      <w:r>
        <w:rPr>
          <w:rFonts w:eastAsia="Times New Roman" w:cstheme="minorHAnsi"/>
          <w:b/>
          <w:bCs/>
          <w:sz w:val="20"/>
          <w:szCs w:val="20"/>
        </w:rPr>
        <w:t>5</w:t>
      </w:r>
      <w:r w:rsidRPr="001067F3">
        <w:rPr>
          <w:rFonts w:eastAsia="Times New Roman" w:cstheme="minorHAnsi"/>
          <w:b/>
          <w:bCs/>
          <w:sz w:val="20"/>
          <w:szCs w:val="20"/>
        </w:rPr>
        <w:t xml:space="preserve"> </w:t>
      </w:r>
      <w:r>
        <w:rPr>
          <w:rFonts w:eastAsia="Times New Roman" w:cstheme="minorHAnsi"/>
          <w:b/>
          <w:bCs/>
          <w:sz w:val="20"/>
          <w:szCs w:val="20"/>
        </w:rPr>
        <w:t xml:space="preserve">RAID </w:t>
      </w:r>
      <w:r w:rsidR="0080664B">
        <w:rPr>
          <w:rFonts w:eastAsia="Times New Roman" w:cstheme="minorHAnsi"/>
          <w:b/>
          <w:bCs/>
          <w:sz w:val="20"/>
          <w:szCs w:val="20"/>
        </w:rPr>
        <w:t xml:space="preserve">/ Change Request / </w:t>
      </w:r>
      <w:r w:rsidR="00DF17BB">
        <w:rPr>
          <w:rFonts w:eastAsia="Times New Roman" w:cstheme="minorHAnsi"/>
          <w:b/>
          <w:bCs/>
          <w:sz w:val="20"/>
          <w:szCs w:val="20"/>
        </w:rPr>
        <w:t>Defect:</w:t>
      </w:r>
    </w:p>
    <w:p w14:paraId="02980FAF" w14:textId="77777777" w:rsidR="00292C5A" w:rsidRDefault="0078625E" w:rsidP="003D4B65">
      <w:pPr>
        <w:pStyle w:val="ListParagraph"/>
        <w:numPr>
          <w:ilvl w:val="0"/>
          <w:numId w:val="18"/>
        </w:numPr>
        <w:spacing w:after="0" w:line="240" w:lineRule="auto"/>
        <w:jc w:val="both"/>
        <w:rPr>
          <w:rFonts w:eastAsia="Times New Roman" w:cstheme="minorHAnsi"/>
          <w:b/>
          <w:bCs/>
          <w:sz w:val="20"/>
          <w:szCs w:val="20"/>
        </w:rPr>
      </w:pPr>
      <w:r w:rsidRPr="009B467A">
        <w:rPr>
          <w:rFonts w:eastAsia="Times New Roman" w:cstheme="minorHAnsi"/>
          <w:b/>
          <w:bCs/>
          <w:sz w:val="20"/>
          <w:szCs w:val="20"/>
        </w:rPr>
        <w:t xml:space="preserve">RAID </w:t>
      </w:r>
    </w:p>
    <w:p w14:paraId="4D7401C0" w14:textId="01E9D4DF" w:rsidR="00E22D87" w:rsidRPr="009B467A" w:rsidRDefault="0078625E" w:rsidP="00292C5A">
      <w:pPr>
        <w:pStyle w:val="ListParagraph"/>
        <w:spacing w:after="0" w:line="240" w:lineRule="auto"/>
        <w:jc w:val="both"/>
        <w:rPr>
          <w:rFonts w:eastAsia="Times New Roman" w:cstheme="minorHAnsi"/>
          <w:b/>
          <w:bCs/>
          <w:sz w:val="20"/>
          <w:szCs w:val="20"/>
        </w:rPr>
      </w:pPr>
      <w:r w:rsidRPr="009B467A">
        <w:rPr>
          <w:rFonts w:eastAsia="Times New Roman" w:cstheme="minorHAnsi"/>
          <w:b/>
          <w:bCs/>
          <w:sz w:val="20"/>
          <w:szCs w:val="20"/>
        </w:rPr>
        <w:t>(</w:t>
      </w:r>
      <w:r w:rsidR="000C220B" w:rsidRPr="009B467A">
        <w:rPr>
          <w:rFonts w:eastAsia="Times New Roman" w:cstheme="minorHAnsi"/>
          <w:b/>
          <w:bCs/>
          <w:sz w:val="20"/>
          <w:szCs w:val="20"/>
        </w:rPr>
        <w:t>Risk, Action, Issue and Decision)</w:t>
      </w:r>
    </w:p>
    <w:p w14:paraId="43476CF4" w14:textId="77777777" w:rsidR="00921BAA" w:rsidRDefault="00921BAA" w:rsidP="009F47C1">
      <w:pPr>
        <w:spacing w:after="0" w:line="240" w:lineRule="auto"/>
        <w:jc w:val="both"/>
        <w:rPr>
          <w:rFonts w:eastAsia="Times New Roman" w:cstheme="minorHAnsi"/>
          <w:sz w:val="20"/>
          <w:szCs w:val="20"/>
        </w:rPr>
      </w:pPr>
    </w:p>
    <w:p w14:paraId="7536BBFD" w14:textId="62C6E413" w:rsidR="00921BAA" w:rsidRDefault="00921BAA" w:rsidP="003D4B65">
      <w:pPr>
        <w:pStyle w:val="ListParagraph"/>
        <w:numPr>
          <w:ilvl w:val="0"/>
          <w:numId w:val="18"/>
        </w:numPr>
        <w:spacing w:after="0" w:line="240" w:lineRule="auto"/>
        <w:jc w:val="both"/>
        <w:rPr>
          <w:rFonts w:eastAsia="Times New Roman" w:cstheme="minorHAnsi"/>
          <w:b/>
          <w:bCs/>
          <w:sz w:val="20"/>
          <w:szCs w:val="20"/>
        </w:rPr>
      </w:pPr>
      <w:r w:rsidRPr="009B467A">
        <w:rPr>
          <w:rFonts w:eastAsia="Times New Roman" w:cstheme="minorHAnsi"/>
          <w:b/>
          <w:bCs/>
          <w:sz w:val="20"/>
          <w:szCs w:val="20"/>
        </w:rPr>
        <w:t>Change Reque</w:t>
      </w:r>
      <w:r w:rsidR="009B467A" w:rsidRPr="009B467A">
        <w:rPr>
          <w:rFonts w:eastAsia="Times New Roman" w:cstheme="minorHAnsi"/>
          <w:b/>
          <w:bCs/>
          <w:sz w:val="20"/>
          <w:szCs w:val="20"/>
        </w:rPr>
        <w:t>st</w:t>
      </w:r>
      <w:r w:rsidR="00031A8E">
        <w:rPr>
          <w:rFonts w:eastAsia="Times New Roman" w:cstheme="minorHAnsi"/>
          <w:b/>
          <w:bCs/>
          <w:sz w:val="20"/>
          <w:szCs w:val="20"/>
        </w:rPr>
        <w:t xml:space="preserve"> Definition</w:t>
      </w:r>
    </w:p>
    <w:p w14:paraId="1A43E1BC" w14:textId="405A08CD" w:rsidR="00FE491A" w:rsidRPr="00292C5A" w:rsidRDefault="00FE491A" w:rsidP="003D4B65">
      <w:pPr>
        <w:pStyle w:val="paragraph"/>
        <w:numPr>
          <w:ilvl w:val="0"/>
          <w:numId w:val="19"/>
        </w:numPr>
        <w:spacing w:before="0" w:beforeAutospacing="0" w:after="0" w:afterAutospacing="0"/>
        <w:textAlignment w:val="baseline"/>
        <w:rPr>
          <w:rFonts w:asciiTheme="minorHAnsi" w:hAnsiTheme="minorHAnsi" w:cstheme="minorHAnsi"/>
          <w:sz w:val="20"/>
          <w:szCs w:val="20"/>
          <w:lang w:val="en-US" w:eastAsia="en-US"/>
        </w:rPr>
      </w:pPr>
      <w:r w:rsidRPr="00292C5A">
        <w:rPr>
          <w:rFonts w:asciiTheme="minorHAnsi" w:hAnsiTheme="minorHAnsi" w:cstheme="minorHAnsi"/>
          <w:sz w:val="20"/>
          <w:szCs w:val="20"/>
          <w:lang w:val="en-US" w:eastAsia="en-US"/>
        </w:rPr>
        <w:t>All changes, either additions, subtractions or modifications to scope, schedule or budget will go through the Change Request process​</w:t>
      </w:r>
      <w:r w:rsidR="00D02132">
        <w:rPr>
          <w:rFonts w:asciiTheme="minorHAnsi" w:hAnsiTheme="minorHAnsi" w:cstheme="minorHAnsi"/>
          <w:sz w:val="20"/>
          <w:szCs w:val="20"/>
          <w:lang w:val="en-US" w:eastAsia="en-US"/>
        </w:rPr>
        <w:t>;</w:t>
      </w:r>
    </w:p>
    <w:p w14:paraId="3937B25A" w14:textId="591078E3" w:rsidR="00FE491A" w:rsidRDefault="00FE491A" w:rsidP="003D4B65">
      <w:pPr>
        <w:pStyle w:val="paragraph"/>
        <w:numPr>
          <w:ilvl w:val="0"/>
          <w:numId w:val="19"/>
        </w:numPr>
        <w:spacing w:before="0" w:beforeAutospacing="0" w:after="0" w:afterAutospacing="0"/>
        <w:textAlignment w:val="baseline"/>
        <w:rPr>
          <w:rFonts w:asciiTheme="minorHAnsi" w:hAnsiTheme="minorHAnsi" w:cstheme="minorHAnsi"/>
          <w:sz w:val="20"/>
          <w:szCs w:val="20"/>
          <w:lang w:val="en-US" w:eastAsia="en-US"/>
        </w:rPr>
      </w:pPr>
      <w:r w:rsidRPr="00292C5A">
        <w:rPr>
          <w:rFonts w:asciiTheme="minorHAnsi" w:hAnsiTheme="minorHAnsi" w:cstheme="minorHAnsi"/>
          <w:sz w:val="20"/>
          <w:szCs w:val="20"/>
          <w:lang w:val="en-US" w:eastAsia="en-US"/>
        </w:rPr>
        <w:t xml:space="preserve">Program Lead will be responsible </w:t>
      </w:r>
      <w:r w:rsidR="00BE02F2">
        <w:rPr>
          <w:rFonts w:asciiTheme="minorHAnsi" w:hAnsiTheme="minorHAnsi" w:cstheme="minorHAnsi"/>
          <w:sz w:val="20"/>
          <w:szCs w:val="20"/>
          <w:lang w:val="en-US" w:eastAsia="en-US"/>
        </w:rPr>
        <w:t>for</w:t>
      </w:r>
      <w:r w:rsidRPr="00292C5A">
        <w:rPr>
          <w:rFonts w:asciiTheme="minorHAnsi" w:hAnsiTheme="minorHAnsi" w:cstheme="minorHAnsi"/>
          <w:sz w:val="20"/>
          <w:szCs w:val="20"/>
          <w:lang w:val="en-US" w:eastAsia="en-US"/>
        </w:rPr>
        <w:t xml:space="preserve"> </w:t>
      </w:r>
      <w:r w:rsidR="00BE02F2" w:rsidRPr="00292C5A">
        <w:rPr>
          <w:rFonts w:asciiTheme="minorHAnsi" w:hAnsiTheme="minorHAnsi" w:cstheme="minorHAnsi"/>
          <w:sz w:val="20"/>
          <w:szCs w:val="20"/>
          <w:lang w:val="en-US" w:eastAsia="en-US"/>
        </w:rPr>
        <w:t>gathering</w:t>
      </w:r>
      <w:r w:rsidRPr="00292C5A">
        <w:rPr>
          <w:rFonts w:asciiTheme="minorHAnsi" w:hAnsiTheme="minorHAnsi" w:cstheme="minorHAnsi"/>
          <w:sz w:val="20"/>
          <w:szCs w:val="20"/>
          <w:lang w:val="en-US" w:eastAsia="en-US"/>
        </w:rPr>
        <w:t xml:space="preserve"> and </w:t>
      </w:r>
      <w:r w:rsidR="00085AF3" w:rsidRPr="00292C5A">
        <w:rPr>
          <w:rFonts w:asciiTheme="minorHAnsi" w:hAnsiTheme="minorHAnsi" w:cstheme="minorHAnsi"/>
          <w:sz w:val="20"/>
          <w:szCs w:val="20"/>
          <w:lang w:val="en-US" w:eastAsia="en-US"/>
        </w:rPr>
        <w:t>communicating</w:t>
      </w:r>
      <w:r w:rsidRPr="00292C5A">
        <w:rPr>
          <w:rFonts w:asciiTheme="minorHAnsi" w:hAnsiTheme="minorHAnsi" w:cstheme="minorHAnsi"/>
          <w:sz w:val="20"/>
          <w:szCs w:val="20"/>
          <w:lang w:val="en-US" w:eastAsia="en-US"/>
        </w:rPr>
        <w:t xml:space="preserve"> Project Change Request</w:t>
      </w:r>
      <w:r w:rsidR="00D02132">
        <w:rPr>
          <w:rFonts w:asciiTheme="minorHAnsi" w:hAnsiTheme="minorHAnsi" w:cstheme="minorHAnsi"/>
          <w:sz w:val="20"/>
          <w:szCs w:val="20"/>
          <w:lang w:val="en-US" w:eastAsia="en-US"/>
        </w:rPr>
        <w:t>;</w:t>
      </w:r>
    </w:p>
    <w:p w14:paraId="04A64D78" w14:textId="2F14058B" w:rsidR="003E06F9" w:rsidRDefault="003E06F9" w:rsidP="003D4B65">
      <w:pPr>
        <w:pStyle w:val="paragraph"/>
        <w:numPr>
          <w:ilvl w:val="0"/>
          <w:numId w:val="19"/>
        </w:numPr>
        <w:spacing w:before="0" w:beforeAutospacing="0" w:after="0" w:afterAutospacing="0"/>
        <w:textAlignment w:val="baseline"/>
        <w:rPr>
          <w:rFonts w:asciiTheme="minorHAnsi" w:hAnsiTheme="minorHAnsi" w:cstheme="minorHAnsi"/>
          <w:sz w:val="20"/>
          <w:szCs w:val="20"/>
          <w:lang w:val="en-US" w:eastAsia="en-US"/>
        </w:rPr>
      </w:pPr>
      <w:r w:rsidRPr="003E06F9">
        <w:rPr>
          <w:rFonts w:asciiTheme="minorHAnsi" w:hAnsiTheme="minorHAnsi" w:cstheme="minorHAnsi"/>
          <w:sz w:val="20"/>
          <w:szCs w:val="20"/>
          <w:lang w:val="en-US" w:eastAsia="en-US"/>
        </w:rPr>
        <w:t>Scope impact which results in alteration of design, data source, use of technology or business outcome agreed on original scope​</w:t>
      </w:r>
      <w:r w:rsidR="00905162">
        <w:rPr>
          <w:rFonts w:asciiTheme="minorHAnsi" w:hAnsiTheme="minorHAnsi" w:cstheme="minorHAnsi"/>
          <w:sz w:val="20"/>
          <w:szCs w:val="20"/>
          <w:lang w:val="en-US" w:eastAsia="en-US"/>
        </w:rPr>
        <w:t xml:space="preserve"> can </w:t>
      </w:r>
      <w:r w:rsidR="00784872">
        <w:rPr>
          <w:rFonts w:asciiTheme="minorHAnsi" w:hAnsiTheme="minorHAnsi" w:cstheme="minorHAnsi"/>
          <w:sz w:val="20"/>
          <w:szCs w:val="20"/>
          <w:lang w:val="en-US" w:eastAsia="en-US"/>
        </w:rPr>
        <w:t>become a Change Request;</w:t>
      </w:r>
    </w:p>
    <w:p w14:paraId="2808FE29" w14:textId="3E263DEA" w:rsidR="006D027E" w:rsidRDefault="00784872" w:rsidP="003D4B65">
      <w:pPr>
        <w:pStyle w:val="paragraph"/>
        <w:numPr>
          <w:ilvl w:val="0"/>
          <w:numId w:val="19"/>
        </w:numPr>
        <w:spacing w:before="0" w:beforeAutospacing="0" w:after="0" w:afterAutospacing="0"/>
        <w:textAlignment w:val="baseline"/>
        <w:rPr>
          <w:rFonts w:asciiTheme="minorHAnsi" w:hAnsiTheme="minorHAnsi" w:cstheme="minorHAnsi"/>
          <w:sz w:val="20"/>
          <w:szCs w:val="20"/>
          <w:lang w:val="en-US" w:eastAsia="en-US"/>
        </w:rPr>
      </w:pPr>
      <w:r>
        <w:rPr>
          <w:rFonts w:asciiTheme="minorHAnsi" w:hAnsiTheme="minorHAnsi" w:cstheme="minorHAnsi"/>
          <w:sz w:val="20"/>
          <w:szCs w:val="20"/>
          <w:lang w:val="en-US" w:eastAsia="en-US"/>
        </w:rPr>
        <w:t xml:space="preserve">Change Request </w:t>
      </w:r>
      <w:r w:rsidR="006D027E">
        <w:rPr>
          <w:rFonts w:asciiTheme="minorHAnsi" w:hAnsiTheme="minorHAnsi" w:cstheme="minorHAnsi"/>
          <w:sz w:val="20"/>
          <w:szCs w:val="20"/>
          <w:lang w:val="en-US" w:eastAsia="en-US"/>
        </w:rPr>
        <w:t xml:space="preserve">must be raised by business </w:t>
      </w:r>
      <w:r w:rsidR="00375CCC">
        <w:rPr>
          <w:rFonts w:asciiTheme="minorHAnsi" w:hAnsiTheme="minorHAnsi" w:cstheme="minorHAnsi"/>
          <w:sz w:val="20"/>
          <w:szCs w:val="20"/>
          <w:lang w:val="en-US" w:eastAsia="en-US"/>
        </w:rPr>
        <w:t xml:space="preserve">or project team </w:t>
      </w:r>
      <w:r w:rsidR="006D027E">
        <w:rPr>
          <w:rFonts w:asciiTheme="minorHAnsi" w:hAnsiTheme="minorHAnsi" w:cstheme="minorHAnsi"/>
          <w:sz w:val="20"/>
          <w:szCs w:val="20"/>
          <w:lang w:val="en-US" w:eastAsia="en-US"/>
        </w:rPr>
        <w:t>and require</w:t>
      </w:r>
      <w:r w:rsidR="000B2FF9">
        <w:rPr>
          <w:rFonts w:asciiTheme="minorHAnsi" w:hAnsiTheme="minorHAnsi" w:cstheme="minorHAnsi"/>
          <w:sz w:val="20"/>
          <w:szCs w:val="20"/>
          <w:lang w:val="en-US" w:eastAsia="en-US"/>
        </w:rPr>
        <w:t>s</w:t>
      </w:r>
      <w:r w:rsidR="006D027E">
        <w:rPr>
          <w:rFonts w:asciiTheme="minorHAnsi" w:hAnsiTheme="minorHAnsi" w:cstheme="minorHAnsi"/>
          <w:sz w:val="20"/>
          <w:szCs w:val="20"/>
          <w:lang w:val="en-US" w:eastAsia="en-US"/>
        </w:rPr>
        <w:t xml:space="preserve"> business</w:t>
      </w:r>
      <w:r w:rsidR="000B2FF9">
        <w:rPr>
          <w:rFonts w:asciiTheme="minorHAnsi" w:hAnsiTheme="minorHAnsi" w:cstheme="minorHAnsi"/>
          <w:sz w:val="20"/>
          <w:szCs w:val="20"/>
          <w:lang w:val="en-US" w:eastAsia="en-US"/>
        </w:rPr>
        <w:t xml:space="preserve"> impact</w:t>
      </w:r>
      <w:r w:rsidR="006D027E">
        <w:rPr>
          <w:rFonts w:asciiTheme="minorHAnsi" w:hAnsiTheme="minorHAnsi" w:cstheme="minorHAnsi"/>
          <w:sz w:val="20"/>
          <w:szCs w:val="20"/>
          <w:lang w:val="en-US" w:eastAsia="en-US"/>
        </w:rPr>
        <w:t xml:space="preserve"> justification</w:t>
      </w:r>
      <w:r w:rsidR="000B2FF9">
        <w:rPr>
          <w:rFonts w:asciiTheme="minorHAnsi" w:hAnsiTheme="minorHAnsi" w:cstheme="minorHAnsi"/>
          <w:sz w:val="20"/>
          <w:szCs w:val="20"/>
          <w:lang w:val="en-US" w:eastAsia="en-US"/>
        </w:rPr>
        <w:t>;</w:t>
      </w:r>
    </w:p>
    <w:p w14:paraId="14DEEA60" w14:textId="1E3C98C2" w:rsidR="00D51B5F" w:rsidRDefault="00D51B5F" w:rsidP="003D4B65">
      <w:pPr>
        <w:pStyle w:val="paragraph"/>
        <w:numPr>
          <w:ilvl w:val="0"/>
          <w:numId w:val="19"/>
        </w:numPr>
        <w:spacing w:before="0" w:beforeAutospacing="0" w:after="0" w:afterAutospacing="0"/>
        <w:textAlignment w:val="baseline"/>
        <w:rPr>
          <w:rFonts w:asciiTheme="minorHAnsi" w:hAnsiTheme="minorHAnsi" w:cstheme="minorHAnsi"/>
          <w:sz w:val="20"/>
          <w:szCs w:val="20"/>
          <w:lang w:val="en-US" w:eastAsia="en-US"/>
        </w:rPr>
      </w:pPr>
      <w:r>
        <w:rPr>
          <w:rFonts w:asciiTheme="minorHAnsi" w:hAnsiTheme="minorHAnsi" w:cstheme="minorHAnsi"/>
          <w:sz w:val="20"/>
          <w:szCs w:val="20"/>
          <w:lang w:val="en-US" w:eastAsia="en-US"/>
        </w:rPr>
        <w:t xml:space="preserve">Any request should be </w:t>
      </w:r>
      <w:r w:rsidR="00405D47">
        <w:rPr>
          <w:rFonts w:asciiTheme="minorHAnsi" w:hAnsiTheme="minorHAnsi" w:cstheme="minorHAnsi"/>
          <w:sz w:val="20"/>
          <w:szCs w:val="20"/>
          <w:lang w:val="en-US" w:eastAsia="en-US"/>
        </w:rPr>
        <w:t>evaluated</w:t>
      </w:r>
      <w:r>
        <w:rPr>
          <w:rFonts w:asciiTheme="minorHAnsi" w:hAnsiTheme="minorHAnsi" w:cstheme="minorHAnsi"/>
          <w:sz w:val="20"/>
          <w:szCs w:val="20"/>
          <w:lang w:val="en-US" w:eastAsia="en-US"/>
        </w:rPr>
        <w:t xml:space="preserve"> by </w:t>
      </w:r>
      <w:r w:rsidR="00743F4A">
        <w:rPr>
          <w:rFonts w:asciiTheme="minorHAnsi" w:hAnsiTheme="minorHAnsi" w:cstheme="minorHAnsi"/>
          <w:sz w:val="20"/>
          <w:szCs w:val="20"/>
          <w:lang w:val="en-US" w:eastAsia="en-US"/>
        </w:rPr>
        <w:t xml:space="preserve">Core Project Team before </w:t>
      </w:r>
      <w:r w:rsidR="00FA055A">
        <w:rPr>
          <w:rFonts w:asciiTheme="minorHAnsi" w:hAnsiTheme="minorHAnsi" w:cstheme="minorHAnsi"/>
          <w:sz w:val="20"/>
          <w:szCs w:val="20"/>
          <w:lang w:val="en-US" w:eastAsia="en-US"/>
        </w:rPr>
        <w:t>becoming</w:t>
      </w:r>
      <w:r w:rsidR="00743F4A">
        <w:rPr>
          <w:rFonts w:asciiTheme="minorHAnsi" w:hAnsiTheme="minorHAnsi" w:cstheme="minorHAnsi"/>
          <w:sz w:val="20"/>
          <w:szCs w:val="20"/>
          <w:lang w:val="en-US" w:eastAsia="en-US"/>
        </w:rPr>
        <w:t xml:space="preserve"> a </w:t>
      </w:r>
      <w:r w:rsidR="00866A40">
        <w:rPr>
          <w:rFonts w:asciiTheme="minorHAnsi" w:hAnsiTheme="minorHAnsi" w:cstheme="minorHAnsi"/>
          <w:sz w:val="20"/>
          <w:szCs w:val="20"/>
          <w:lang w:val="en-US" w:eastAsia="en-US"/>
        </w:rPr>
        <w:t>Change Request;</w:t>
      </w:r>
    </w:p>
    <w:p w14:paraId="2BE1E7E3" w14:textId="77777777" w:rsidR="00ED3EE3" w:rsidRDefault="00ED3EE3" w:rsidP="00ED3EE3">
      <w:pPr>
        <w:pStyle w:val="paragraph"/>
        <w:spacing w:before="0" w:beforeAutospacing="0" w:after="0" w:afterAutospacing="0"/>
        <w:textAlignment w:val="baseline"/>
        <w:rPr>
          <w:rFonts w:asciiTheme="minorHAnsi" w:hAnsiTheme="minorHAnsi" w:cstheme="minorHAnsi"/>
          <w:sz w:val="20"/>
          <w:szCs w:val="20"/>
          <w:lang w:val="en-US" w:eastAsia="en-US"/>
        </w:rPr>
      </w:pPr>
    </w:p>
    <w:p w14:paraId="47699CE1" w14:textId="5517AFAA" w:rsidR="004F178B" w:rsidRDefault="00ED3EE3" w:rsidP="003D4B65">
      <w:pPr>
        <w:pStyle w:val="ListParagraph"/>
        <w:numPr>
          <w:ilvl w:val="0"/>
          <w:numId w:val="18"/>
        </w:numPr>
        <w:spacing w:after="0" w:line="240" w:lineRule="auto"/>
        <w:jc w:val="both"/>
        <w:rPr>
          <w:rFonts w:eastAsia="Times New Roman" w:cstheme="minorHAnsi"/>
          <w:b/>
          <w:bCs/>
          <w:sz w:val="20"/>
          <w:szCs w:val="20"/>
        </w:rPr>
      </w:pPr>
      <w:r w:rsidRPr="00ED3EE3">
        <w:rPr>
          <w:rFonts w:eastAsia="Times New Roman" w:cstheme="minorHAnsi"/>
          <w:b/>
          <w:bCs/>
          <w:sz w:val="20"/>
          <w:szCs w:val="20"/>
        </w:rPr>
        <w:t xml:space="preserve">Change Request </w:t>
      </w:r>
      <w:r w:rsidR="00031A8E">
        <w:rPr>
          <w:rFonts w:eastAsia="Times New Roman" w:cstheme="minorHAnsi"/>
          <w:b/>
          <w:bCs/>
          <w:sz w:val="20"/>
          <w:szCs w:val="20"/>
        </w:rPr>
        <w:t>Process</w:t>
      </w:r>
      <w:r w:rsidR="00DE6150">
        <w:rPr>
          <w:rFonts w:eastAsia="Times New Roman" w:cstheme="minorHAnsi"/>
          <w:b/>
          <w:bCs/>
          <w:sz w:val="20"/>
          <w:szCs w:val="20"/>
        </w:rPr>
        <w:t xml:space="preserve"> </w:t>
      </w:r>
    </w:p>
    <w:p w14:paraId="3DD58B50" w14:textId="39F3A248" w:rsidR="00842D58" w:rsidRPr="00490534" w:rsidRDefault="00842D58" w:rsidP="00697DB5">
      <w:pPr>
        <w:pStyle w:val="ListParagraph"/>
        <w:numPr>
          <w:ilvl w:val="0"/>
          <w:numId w:val="21"/>
        </w:numPr>
        <w:spacing w:after="0" w:line="240" w:lineRule="auto"/>
        <w:jc w:val="both"/>
        <w:rPr>
          <w:rFonts w:eastAsia="Times New Roman" w:cstheme="minorHAnsi"/>
          <w:sz w:val="20"/>
          <w:szCs w:val="20"/>
        </w:rPr>
      </w:pPr>
      <w:r w:rsidRPr="00275959">
        <w:rPr>
          <w:rFonts w:eastAsia="Times New Roman" w:cstheme="minorHAnsi"/>
          <w:sz w:val="20"/>
          <w:szCs w:val="20"/>
        </w:rPr>
        <w:t xml:space="preserve">Change Request </w:t>
      </w:r>
      <w:r w:rsidR="007E05FF" w:rsidRPr="00275959">
        <w:rPr>
          <w:rFonts w:eastAsia="Times New Roman" w:cstheme="minorHAnsi"/>
          <w:sz w:val="20"/>
          <w:szCs w:val="20"/>
        </w:rPr>
        <w:t>can</w:t>
      </w:r>
      <w:r w:rsidR="00275959" w:rsidRPr="00275959">
        <w:rPr>
          <w:rFonts w:eastAsia="Times New Roman" w:cstheme="minorHAnsi"/>
          <w:sz w:val="20"/>
          <w:szCs w:val="20"/>
        </w:rPr>
        <w:t xml:space="preserve"> be raised only </w:t>
      </w:r>
      <w:r w:rsidR="00275959" w:rsidRPr="00490534">
        <w:rPr>
          <w:rFonts w:eastAsia="Times New Roman" w:cstheme="minorHAnsi"/>
          <w:sz w:val="20"/>
          <w:szCs w:val="20"/>
        </w:rPr>
        <w:t>after Phase 03 - Testing &amp; Improvements into DBX-AWS Dev</w:t>
      </w:r>
      <w:r w:rsidR="00B566C0">
        <w:rPr>
          <w:rFonts w:eastAsia="Times New Roman" w:cstheme="minorHAnsi"/>
          <w:sz w:val="20"/>
          <w:szCs w:val="20"/>
        </w:rPr>
        <w:t xml:space="preserve"> conclusion</w:t>
      </w:r>
      <w:r w:rsidR="00A73F0D">
        <w:rPr>
          <w:rFonts w:eastAsia="Times New Roman" w:cstheme="minorHAnsi"/>
          <w:b/>
          <w:bCs/>
          <w:sz w:val="20"/>
          <w:szCs w:val="20"/>
        </w:rPr>
        <w:t xml:space="preserve"> </w:t>
      </w:r>
      <w:r w:rsidR="00A73F0D" w:rsidRPr="00490534">
        <w:rPr>
          <w:rFonts w:eastAsia="Times New Roman" w:cstheme="minorHAnsi"/>
          <w:sz w:val="20"/>
          <w:szCs w:val="20"/>
        </w:rPr>
        <w:t xml:space="preserve">and will </w:t>
      </w:r>
      <w:r w:rsidR="00247D0A">
        <w:rPr>
          <w:rFonts w:eastAsia="Times New Roman" w:cstheme="minorHAnsi"/>
          <w:sz w:val="20"/>
          <w:szCs w:val="20"/>
        </w:rPr>
        <w:t>evaluat</w:t>
      </w:r>
      <w:r w:rsidR="000F6B34">
        <w:rPr>
          <w:rFonts w:eastAsia="Times New Roman" w:cstheme="minorHAnsi"/>
          <w:sz w:val="20"/>
          <w:szCs w:val="20"/>
        </w:rPr>
        <w:t xml:space="preserve">e before </w:t>
      </w:r>
      <w:r w:rsidR="00FA055A">
        <w:rPr>
          <w:rFonts w:eastAsia="Times New Roman" w:cstheme="minorHAnsi"/>
          <w:sz w:val="20"/>
          <w:szCs w:val="20"/>
        </w:rPr>
        <w:t>being</w:t>
      </w:r>
      <w:r w:rsidR="00104EFB">
        <w:rPr>
          <w:rFonts w:eastAsia="Times New Roman" w:cstheme="minorHAnsi"/>
          <w:sz w:val="20"/>
          <w:szCs w:val="20"/>
        </w:rPr>
        <w:t xml:space="preserve"> </w:t>
      </w:r>
      <w:r w:rsidR="006D027E">
        <w:rPr>
          <w:rFonts w:eastAsia="Times New Roman" w:cstheme="minorHAnsi"/>
          <w:sz w:val="20"/>
          <w:szCs w:val="20"/>
        </w:rPr>
        <w:t>submitted to</w:t>
      </w:r>
      <w:r w:rsidR="00247D0A">
        <w:rPr>
          <w:rFonts w:eastAsia="Times New Roman" w:cstheme="minorHAnsi"/>
          <w:sz w:val="20"/>
          <w:szCs w:val="20"/>
        </w:rPr>
        <w:t xml:space="preserve"> </w:t>
      </w:r>
      <w:r w:rsidR="00453F71" w:rsidRPr="00490534">
        <w:rPr>
          <w:rFonts w:eastAsia="Times New Roman" w:cstheme="minorHAnsi"/>
          <w:sz w:val="20"/>
          <w:szCs w:val="20"/>
        </w:rPr>
        <w:t>Change Request Process</w:t>
      </w:r>
      <w:r w:rsidR="00490534" w:rsidRPr="00490534">
        <w:rPr>
          <w:rFonts w:eastAsia="Times New Roman" w:cstheme="minorHAnsi"/>
          <w:sz w:val="20"/>
          <w:szCs w:val="20"/>
        </w:rPr>
        <w:t>;</w:t>
      </w:r>
    </w:p>
    <w:p w14:paraId="5842C7F2" w14:textId="060AEEDC" w:rsidR="000F592A" w:rsidRPr="000F592A" w:rsidRDefault="000F592A" w:rsidP="003D4B65">
      <w:pPr>
        <w:pStyle w:val="paragraph"/>
        <w:numPr>
          <w:ilvl w:val="0"/>
          <w:numId w:val="19"/>
        </w:numPr>
        <w:spacing w:before="0" w:beforeAutospacing="0" w:after="0" w:afterAutospacing="0"/>
        <w:textAlignment w:val="baseline"/>
        <w:rPr>
          <w:rFonts w:asciiTheme="minorHAnsi" w:hAnsiTheme="minorHAnsi" w:cstheme="minorHAnsi"/>
          <w:sz w:val="20"/>
          <w:szCs w:val="20"/>
          <w:lang w:val="en-US" w:eastAsia="en-US"/>
        </w:rPr>
      </w:pPr>
      <w:r w:rsidRPr="000F592A">
        <w:rPr>
          <w:rFonts w:asciiTheme="minorHAnsi" w:hAnsiTheme="minorHAnsi" w:cstheme="minorHAnsi"/>
          <w:sz w:val="20"/>
          <w:szCs w:val="20"/>
          <w:lang w:val="en-US" w:eastAsia="en-US"/>
        </w:rPr>
        <w:t>Change Request</w:t>
      </w:r>
      <w:r w:rsidR="00F16010">
        <w:rPr>
          <w:rFonts w:asciiTheme="minorHAnsi" w:hAnsiTheme="minorHAnsi" w:cstheme="minorHAnsi"/>
          <w:sz w:val="20"/>
          <w:szCs w:val="20"/>
          <w:lang w:val="en-US" w:eastAsia="en-US"/>
        </w:rPr>
        <w:t xml:space="preserve"> must be reviewed </w:t>
      </w:r>
      <w:r w:rsidR="003C21DD">
        <w:rPr>
          <w:rFonts w:asciiTheme="minorHAnsi" w:hAnsiTheme="minorHAnsi" w:cstheme="minorHAnsi"/>
          <w:sz w:val="20"/>
          <w:szCs w:val="20"/>
          <w:lang w:val="en-US" w:eastAsia="en-US"/>
        </w:rPr>
        <w:t xml:space="preserve">and evaluated </w:t>
      </w:r>
      <w:r w:rsidR="00FB089A">
        <w:rPr>
          <w:rFonts w:asciiTheme="minorHAnsi" w:hAnsiTheme="minorHAnsi" w:cstheme="minorHAnsi"/>
          <w:sz w:val="20"/>
          <w:szCs w:val="20"/>
          <w:lang w:val="en-US" w:eastAsia="en-US"/>
        </w:rPr>
        <w:t>by</w:t>
      </w:r>
      <w:r w:rsidRPr="000F592A">
        <w:rPr>
          <w:rFonts w:asciiTheme="minorHAnsi" w:hAnsiTheme="minorHAnsi" w:cstheme="minorHAnsi"/>
          <w:sz w:val="20"/>
          <w:szCs w:val="20"/>
          <w:lang w:val="en-US" w:eastAsia="en-US"/>
        </w:rPr>
        <w:t xml:space="preserve"> Core Project Team​</w:t>
      </w:r>
      <w:r w:rsidR="00F47974">
        <w:rPr>
          <w:rFonts w:asciiTheme="minorHAnsi" w:hAnsiTheme="minorHAnsi" w:cstheme="minorHAnsi"/>
          <w:sz w:val="20"/>
          <w:szCs w:val="20"/>
          <w:lang w:val="en-US" w:eastAsia="en-US"/>
        </w:rPr>
        <w:t>;</w:t>
      </w:r>
    </w:p>
    <w:p w14:paraId="14FD6F20" w14:textId="4C697084" w:rsidR="000F592A" w:rsidRPr="000F592A" w:rsidRDefault="000F592A" w:rsidP="003D4B65">
      <w:pPr>
        <w:pStyle w:val="paragraph"/>
        <w:numPr>
          <w:ilvl w:val="0"/>
          <w:numId w:val="19"/>
        </w:numPr>
        <w:spacing w:before="0" w:beforeAutospacing="0" w:after="0" w:afterAutospacing="0"/>
        <w:textAlignment w:val="baseline"/>
        <w:rPr>
          <w:rFonts w:asciiTheme="minorHAnsi" w:hAnsiTheme="minorHAnsi" w:cstheme="minorHAnsi"/>
          <w:sz w:val="20"/>
          <w:szCs w:val="20"/>
          <w:lang w:val="en-US" w:eastAsia="en-US"/>
        </w:rPr>
      </w:pPr>
      <w:r w:rsidRPr="000F592A">
        <w:rPr>
          <w:rFonts w:asciiTheme="minorHAnsi" w:hAnsiTheme="minorHAnsi" w:cstheme="minorHAnsi"/>
          <w:sz w:val="20"/>
          <w:szCs w:val="20"/>
          <w:lang w:val="en-US" w:eastAsia="en-US"/>
        </w:rPr>
        <w:t xml:space="preserve">Changes </w:t>
      </w:r>
      <w:r w:rsidR="004C722F">
        <w:rPr>
          <w:rFonts w:asciiTheme="minorHAnsi" w:hAnsiTheme="minorHAnsi" w:cstheme="minorHAnsi"/>
          <w:sz w:val="20"/>
          <w:szCs w:val="20"/>
          <w:lang w:val="en-US" w:eastAsia="en-US"/>
        </w:rPr>
        <w:t>Request should be submitted</w:t>
      </w:r>
      <w:r w:rsidRPr="000F592A">
        <w:rPr>
          <w:rFonts w:asciiTheme="minorHAnsi" w:hAnsiTheme="minorHAnsi" w:cstheme="minorHAnsi"/>
          <w:sz w:val="20"/>
          <w:szCs w:val="20"/>
          <w:lang w:val="en-US" w:eastAsia="en-US"/>
        </w:rPr>
        <w:t xml:space="preserve"> </w:t>
      </w:r>
      <w:r w:rsidR="004C722F">
        <w:rPr>
          <w:rFonts w:asciiTheme="minorHAnsi" w:hAnsiTheme="minorHAnsi" w:cstheme="minorHAnsi"/>
          <w:sz w:val="20"/>
          <w:szCs w:val="20"/>
          <w:lang w:val="en-US" w:eastAsia="en-US"/>
        </w:rPr>
        <w:t>to</w:t>
      </w:r>
      <w:r w:rsidRPr="000F592A">
        <w:rPr>
          <w:rFonts w:asciiTheme="minorHAnsi" w:hAnsiTheme="minorHAnsi" w:cstheme="minorHAnsi"/>
          <w:sz w:val="20"/>
          <w:szCs w:val="20"/>
          <w:lang w:val="en-US" w:eastAsia="en-US"/>
        </w:rPr>
        <w:t xml:space="preserve"> SteerCo Review​</w:t>
      </w:r>
      <w:r w:rsidR="00F47974">
        <w:rPr>
          <w:rFonts w:asciiTheme="minorHAnsi" w:hAnsiTheme="minorHAnsi" w:cstheme="minorHAnsi"/>
          <w:sz w:val="20"/>
          <w:szCs w:val="20"/>
          <w:lang w:val="en-US" w:eastAsia="en-US"/>
        </w:rPr>
        <w:t>;</w:t>
      </w:r>
    </w:p>
    <w:p w14:paraId="66CD7A77" w14:textId="08BAE76D" w:rsidR="00881E52" w:rsidRDefault="000F592A" w:rsidP="00D709B4">
      <w:pPr>
        <w:pStyle w:val="paragraph"/>
        <w:numPr>
          <w:ilvl w:val="0"/>
          <w:numId w:val="19"/>
        </w:numPr>
        <w:spacing w:before="0" w:beforeAutospacing="0" w:after="0" w:afterAutospacing="0"/>
        <w:textAlignment w:val="baseline"/>
        <w:rPr>
          <w:rFonts w:asciiTheme="minorHAnsi" w:hAnsiTheme="minorHAnsi" w:cstheme="minorHAnsi"/>
          <w:sz w:val="20"/>
          <w:szCs w:val="20"/>
          <w:lang w:val="en-US" w:eastAsia="en-US"/>
        </w:rPr>
      </w:pPr>
      <w:r w:rsidRPr="000F592A">
        <w:rPr>
          <w:rFonts w:asciiTheme="minorHAnsi" w:hAnsiTheme="minorHAnsi" w:cstheme="minorHAnsi"/>
          <w:sz w:val="20"/>
          <w:szCs w:val="20"/>
          <w:lang w:val="en-US" w:eastAsia="en-US"/>
        </w:rPr>
        <w:t xml:space="preserve">Change Request </w:t>
      </w:r>
      <w:r w:rsidR="00461DBE">
        <w:rPr>
          <w:rFonts w:asciiTheme="minorHAnsi" w:hAnsiTheme="minorHAnsi" w:cstheme="minorHAnsi"/>
          <w:sz w:val="20"/>
          <w:szCs w:val="20"/>
          <w:lang w:val="en-US" w:eastAsia="en-US"/>
        </w:rPr>
        <w:t xml:space="preserve">can be </w:t>
      </w:r>
      <w:r w:rsidR="000151E1">
        <w:rPr>
          <w:rFonts w:asciiTheme="minorHAnsi" w:hAnsiTheme="minorHAnsi" w:cstheme="minorHAnsi"/>
          <w:sz w:val="20"/>
          <w:szCs w:val="20"/>
          <w:lang w:val="en-US" w:eastAsia="en-US"/>
        </w:rPr>
        <w:t>A</w:t>
      </w:r>
      <w:r w:rsidR="00461DBE">
        <w:rPr>
          <w:rFonts w:asciiTheme="minorHAnsi" w:hAnsiTheme="minorHAnsi" w:cstheme="minorHAnsi"/>
          <w:sz w:val="20"/>
          <w:szCs w:val="20"/>
          <w:lang w:val="en-US" w:eastAsia="en-US"/>
        </w:rPr>
        <w:t xml:space="preserve">pproved or </w:t>
      </w:r>
      <w:r w:rsidR="000151E1">
        <w:rPr>
          <w:rFonts w:asciiTheme="minorHAnsi" w:hAnsiTheme="minorHAnsi" w:cstheme="minorHAnsi"/>
          <w:sz w:val="20"/>
          <w:szCs w:val="20"/>
          <w:lang w:val="en-US" w:eastAsia="en-US"/>
        </w:rPr>
        <w:t>R</w:t>
      </w:r>
      <w:r w:rsidR="00461DBE">
        <w:rPr>
          <w:rFonts w:asciiTheme="minorHAnsi" w:hAnsiTheme="minorHAnsi" w:cstheme="minorHAnsi"/>
          <w:sz w:val="20"/>
          <w:szCs w:val="20"/>
          <w:lang w:val="en-US" w:eastAsia="en-US"/>
        </w:rPr>
        <w:t xml:space="preserve">ejected </w:t>
      </w:r>
      <w:r w:rsidR="000151E1">
        <w:rPr>
          <w:rFonts w:asciiTheme="minorHAnsi" w:hAnsiTheme="minorHAnsi" w:cstheme="minorHAnsi"/>
          <w:sz w:val="20"/>
          <w:szCs w:val="20"/>
          <w:lang w:val="en-US" w:eastAsia="en-US"/>
        </w:rPr>
        <w:t>by SteerCo</w:t>
      </w:r>
      <w:r w:rsidR="00D709B4">
        <w:rPr>
          <w:rFonts w:asciiTheme="minorHAnsi" w:hAnsiTheme="minorHAnsi" w:cstheme="minorHAnsi"/>
          <w:sz w:val="20"/>
          <w:szCs w:val="20"/>
          <w:lang w:val="en-US" w:eastAsia="en-US"/>
        </w:rPr>
        <w:t>;</w:t>
      </w:r>
      <w:r w:rsidR="008B7BBD">
        <w:rPr>
          <w:rFonts w:asciiTheme="minorHAnsi" w:hAnsiTheme="minorHAnsi" w:cstheme="minorHAnsi"/>
          <w:sz w:val="20"/>
          <w:szCs w:val="20"/>
          <w:lang w:val="en-US" w:eastAsia="en-US"/>
        </w:rPr>
        <w:t>.</w:t>
      </w:r>
    </w:p>
    <w:p w14:paraId="737D276A" w14:textId="04594094" w:rsidR="008B7BBD" w:rsidRPr="00D709B4" w:rsidRDefault="001E6FDC" w:rsidP="008B7BBD">
      <w:pPr>
        <w:pStyle w:val="paragraph"/>
        <w:spacing w:before="0" w:beforeAutospacing="0" w:after="0" w:afterAutospacing="0"/>
        <w:ind w:left="1440"/>
        <w:textAlignment w:val="baseline"/>
        <w:rPr>
          <w:rFonts w:asciiTheme="minorHAnsi" w:hAnsiTheme="minorHAnsi" w:cstheme="minorHAnsi"/>
          <w:sz w:val="20"/>
          <w:szCs w:val="20"/>
          <w:lang w:val="en-US" w:eastAsia="en-US"/>
        </w:rPr>
      </w:pPr>
      <w:r>
        <w:rPr>
          <w:rFonts w:asciiTheme="minorHAnsi" w:hAnsiTheme="minorHAnsi" w:cstheme="minorHAnsi"/>
          <w:sz w:val="20"/>
          <w:szCs w:val="20"/>
          <w:lang w:val="en-US" w:eastAsia="en-US"/>
        </w:rPr>
        <w:t xml:space="preserve">For Further Details access </w:t>
      </w:r>
      <w:hyperlink r:id="rId17" w:history="1">
        <w:r w:rsidR="008B7BBD" w:rsidRPr="008B7BBD">
          <w:rPr>
            <w:rStyle w:val="Hyperlink"/>
            <w:rFonts w:asciiTheme="minorHAnsi" w:hAnsiTheme="minorHAnsi" w:cstheme="minorHAnsi"/>
            <w:sz w:val="20"/>
            <w:szCs w:val="20"/>
            <w:lang w:val="en-US" w:eastAsia="en-US"/>
          </w:rPr>
          <w:t>Change Request Process</w:t>
        </w:r>
      </w:hyperlink>
    </w:p>
    <w:p w14:paraId="2BCC12BC" w14:textId="406F2B5A" w:rsidR="00ED3EE3" w:rsidRPr="00D709B4" w:rsidRDefault="00ED3EE3" w:rsidP="00ED3EE3">
      <w:pPr>
        <w:pStyle w:val="paragraph"/>
        <w:spacing w:before="0" w:beforeAutospacing="0" w:after="0" w:afterAutospacing="0"/>
        <w:textAlignment w:val="baseline"/>
        <w:rPr>
          <w:rFonts w:asciiTheme="minorHAnsi" w:hAnsiTheme="minorHAnsi" w:cstheme="minorHAnsi"/>
          <w:sz w:val="20"/>
          <w:szCs w:val="20"/>
          <w:lang w:val="en-US" w:eastAsia="en-US"/>
        </w:rPr>
      </w:pPr>
    </w:p>
    <w:p w14:paraId="71C4B1FC" w14:textId="77777777" w:rsidR="00085AF3" w:rsidRPr="00D709B4" w:rsidRDefault="00085AF3" w:rsidP="00292C5A">
      <w:pPr>
        <w:pStyle w:val="paragraph"/>
        <w:spacing w:before="0" w:beforeAutospacing="0" w:after="0" w:afterAutospacing="0"/>
        <w:ind w:left="720"/>
        <w:textAlignment w:val="baseline"/>
        <w:rPr>
          <w:rFonts w:asciiTheme="minorHAnsi" w:hAnsiTheme="minorHAnsi" w:cstheme="minorHAnsi"/>
          <w:sz w:val="20"/>
          <w:szCs w:val="20"/>
          <w:lang w:val="en-US" w:eastAsia="en-US"/>
        </w:rPr>
      </w:pPr>
    </w:p>
    <w:p w14:paraId="45E366C6" w14:textId="0B05FF03" w:rsidR="008E69DC" w:rsidRDefault="008E69DC" w:rsidP="003D4B65">
      <w:pPr>
        <w:pStyle w:val="ListParagraph"/>
        <w:numPr>
          <w:ilvl w:val="0"/>
          <w:numId w:val="18"/>
        </w:numPr>
        <w:spacing w:after="0" w:line="240" w:lineRule="auto"/>
        <w:jc w:val="both"/>
        <w:rPr>
          <w:rFonts w:eastAsia="Times New Roman" w:cstheme="minorHAnsi"/>
          <w:b/>
          <w:bCs/>
          <w:sz w:val="20"/>
          <w:szCs w:val="20"/>
        </w:rPr>
      </w:pPr>
      <w:r>
        <w:rPr>
          <w:rFonts w:eastAsia="Times New Roman" w:cstheme="minorHAnsi"/>
          <w:b/>
          <w:bCs/>
          <w:sz w:val="20"/>
          <w:szCs w:val="20"/>
        </w:rPr>
        <w:t>Defect</w:t>
      </w:r>
      <w:r w:rsidR="00BF34C3">
        <w:rPr>
          <w:rFonts w:eastAsia="Times New Roman" w:cstheme="minorHAnsi"/>
          <w:b/>
          <w:bCs/>
          <w:sz w:val="20"/>
          <w:szCs w:val="20"/>
        </w:rPr>
        <w:t xml:space="preserve"> Definition</w:t>
      </w:r>
    </w:p>
    <w:p w14:paraId="01C4CADA" w14:textId="48F7D10E" w:rsidR="00C33096" w:rsidRPr="001716EF" w:rsidRDefault="00680172" w:rsidP="00697DB5">
      <w:pPr>
        <w:pStyle w:val="paragraph"/>
        <w:numPr>
          <w:ilvl w:val="0"/>
          <w:numId w:val="20"/>
        </w:numPr>
        <w:spacing w:before="0" w:beforeAutospacing="0" w:after="0" w:afterAutospacing="0"/>
        <w:textAlignment w:val="baseline"/>
        <w:rPr>
          <w:rFonts w:asciiTheme="minorHAnsi" w:hAnsiTheme="minorHAnsi" w:cstheme="minorHAnsi"/>
          <w:sz w:val="20"/>
          <w:szCs w:val="20"/>
          <w:lang w:val="en-US" w:eastAsia="en-US"/>
        </w:rPr>
      </w:pPr>
      <w:r>
        <w:rPr>
          <w:rFonts w:asciiTheme="minorHAnsi" w:hAnsiTheme="minorHAnsi" w:cstheme="minorHAnsi"/>
          <w:sz w:val="20"/>
          <w:szCs w:val="20"/>
          <w:lang w:val="en-US" w:eastAsia="en-US"/>
        </w:rPr>
        <w:t>Solution that d</w:t>
      </w:r>
      <w:r w:rsidR="00C33096" w:rsidRPr="001716EF">
        <w:rPr>
          <w:rFonts w:asciiTheme="minorHAnsi" w:hAnsiTheme="minorHAnsi" w:cstheme="minorHAnsi"/>
          <w:sz w:val="20"/>
          <w:szCs w:val="20"/>
          <w:lang w:val="en-US" w:eastAsia="en-US"/>
        </w:rPr>
        <w:t>oes not work as designed (fails to meet functional or technical specifications)</w:t>
      </w:r>
      <w:r w:rsidR="00580722">
        <w:rPr>
          <w:rFonts w:asciiTheme="minorHAnsi" w:hAnsiTheme="minorHAnsi" w:cstheme="minorHAnsi"/>
          <w:sz w:val="20"/>
          <w:szCs w:val="20"/>
          <w:lang w:val="en-US" w:eastAsia="en-US"/>
        </w:rPr>
        <w:t>;</w:t>
      </w:r>
    </w:p>
    <w:p w14:paraId="2CCA3827" w14:textId="53178936" w:rsidR="001716EF" w:rsidRDefault="00C04FCE" w:rsidP="00697DB5">
      <w:pPr>
        <w:pStyle w:val="paragraph"/>
        <w:numPr>
          <w:ilvl w:val="0"/>
          <w:numId w:val="20"/>
        </w:numPr>
        <w:spacing w:before="0" w:beforeAutospacing="0" w:after="0" w:afterAutospacing="0"/>
        <w:textAlignment w:val="baseline"/>
        <w:rPr>
          <w:rFonts w:asciiTheme="minorHAnsi" w:hAnsiTheme="minorHAnsi" w:cstheme="minorHAnsi"/>
          <w:sz w:val="20"/>
          <w:szCs w:val="20"/>
          <w:lang w:val="en-US" w:eastAsia="en-US"/>
        </w:rPr>
      </w:pPr>
      <w:r>
        <w:rPr>
          <w:rFonts w:asciiTheme="minorHAnsi" w:hAnsiTheme="minorHAnsi" w:cstheme="minorHAnsi"/>
          <w:sz w:val="20"/>
          <w:szCs w:val="20"/>
          <w:lang w:val="en-US" w:eastAsia="en-US"/>
        </w:rPr>
        <w:t>Solution that d</w:t>
      </w:r>
      <w:r w:rsidR="001716EF" w:rsidRPr="001716EF">
        <w:rPr>
          <w:rFonts w:asciiTheme="minorHAnsi" w:hAnsiTheme="minorHAnsi" w:cstheme="minorHAnsi"/>
          <w:sz w:val="20"/>
          <w:szCs w:val="20"/>
          <w:lang w:val="en-US" w:eastAsia="en-US"/>
        </w:rPr>
        <w:t>oes not conform to quality standards (violates acceptance criteria, performance benchmarks, or regulatory requirements)</w:t>
      </w:r>
      <w:r w:rsidR="00580722">
        <w:rPr>
          <w:rFonts w:asciiTheme="minorHAnsi" w:hAnsiTheme="minorHAnsi" w:cstheme="minorHAnsi"/>
          <w:sz w:val="20"/>
          <w:szCs w:val="20"/>
          <w:lang w:val="en-US" w:eastAsia="en-US"/>
        </w:rPr>
        <w:t>;</w:t>
      </w:r>
    </w:p>
    <w:p w14:paraId="0A9D4AEB" w14:textId="661BEA43" w:rsidR="00252CAB" w:rsidRPr="00B06CAD" w:rsidRDefault="00252CAB" w:rsidP="00697DB5">
      <w:pPr>
        <w:pStyle w:val="paragraph"/>
        <w:numPr>
          <w:ilvl w:val="0"/>
          <w:numId w:val="20"/>
        </w:numPr>
        <w:spacing w:before="0" w:beforeAutospacing="0" w:after="0" w:afterAutospacing="0"/>
        <w:textAlignment w:val="baseline"/>
        <w:rPr>
          <w:rFonts w:asciiTheme="minorHAnsi" w:hAnsiTheme="minorHAnsi" w:cstheme="minorHAnsi"/>
          <w:sz w:val="20"/>
          <w:szCs w:val="20"/>
          <w:lang w:val="en-US" w:eastAsia="en-US"/>
        </w:rPr>
      </w:pPr>
      <w:r w:rsidRPr="00B06CAD">
        <w:rPr>
          <w:rFonts w:asciiTheme="minorHAnsi" w:hAnsiTheme="minorHAnsi" w:cstheme="minorHAnsi"/>
          <w:sz w:val="20"/>
          <w:szCs w:val="20"/>
          <w:lang w:val="en-US" w:eastAsia="en-US"/>
        </w:rPr>
        <w:t>Requires a Defect Repair — a formally documented corrective action to fix the non-conforming deliverable</w:t>
      </w:r>
      <w:r w:rsidR="00580722">
        <w:rPr>
          <w:rFonts w:asciiTheme="minorHAnsi" w:hAnsiTheme="minorHAnsi" w:cstheme="minorHAnsi"/>
          <w:sz w:val="20"/>
          <w:szCs w:val="20"/>
          <w:lang w:val="en-US" w:eastAsia="en-US"/>
        </w:rPr>
        <w:t>;</w:t>
      </w:r>
    </w:p>
    <w:p w14:paraId="09714961" w14:textId="57F706EC" w:rsidR="00CC2DF3" w:rsidRPr="00B06CAD" w:rsidRDefault="00CC2DF3" w:rsidP="00697DB5">
      <w:pPr>
        <w:pStyle w:val="paragraph"/>
        <w:numPr>
          <w:ilvl w:val="0"/>
          <w:numId w:val="20"/>
        </w:numPr>
        <w:spacing w:before="0" w:beforeAutospacing="0" w:after="0" w:afterAutospacing="0"/>
        <w:textAlignment w:val="baseline"/>
        <w:rPr>
          <w:rFonts w:asciiTheme="minorHAnsi" w:hAnsiTheme="minorHAnsi" w:cstheme="minorHAnsi"/>
          <w:sz w:val="20"/>
          <w:szCs w:val="20"/>
          <w:lang w:val="en-US" w:eastAsia="en-US"/>
        </w:rPr>
      </w:pPr>
      <w:r w:rsidRPr="00B06CAD">
        <w:rPr>
          <w:rFonts w:asciiTheme="minorHAnsi" w:hAnsiTheme="minorHAnsi" w:cstheme="minorHAnsi"/>
          <w:sz w:val="20"/>
          <w:szCs w:val="20"/>
          <w:lang w:val="en-US" w:eastAsia="en-US"/>
        </w:rPr>
        <w:t>Once repaired, the deliverable must be re-tested to confirm the fix is effective and no regressions were introduced</w:t>
      </w:r>
      <w:r w:rsidR="00580722">
        <w:rPr>
          <w:rFonts w:asciiTheme="minorHAnsi" w:hAnsiTheme="minorHAnsi" w:cstheme="minorHAnsi"/>
          <w:sz w:val="20"/>
          <w:szCs w:val="20"/>
          <w:lang w:val="en-US" w:eastAsia="en-US"/>
        </w:rPr>
        <w:t>;</w:t>
      </w:r>
    </w:p>
    <w:p w14:paraId="20188301" w14:textId="77777777" w:rsidR="00BB4484" w:rsidRPr="00CC2DF3" w:rsidRDefault="00BB4484" w:rsidP="00CC2DF3">
      <w:pPr>
        <w:pStyle w:val="ListParagraph"/>
        <w:ind w:left="1440"/>
      </w:pPr>
    </w:p>
    <w:p w14:paraId="0B258A59" w14:textId="77777777" w:rsidR="001716EF" w:rsidRDefault="001716EF" w:rsidP="001716EF">
      <w:pPr>
        <w:pStyle w:val="ListParagraph"/>
      </w:pPr>
    </w:p>
    <w:p w14:paraId="631B2DA1" w14:textId="77777777" w:rsidR="0080664B" w:rsidRDefault="0080664B" w:rsidP="009F47C1">
      <w:pPr>
        <w:spacing w:after="0" w:line="240" w:lineRule="auto"/>
        <w:jc w:val="both"/>
        <w:rPr>
          <w:rFonts w:eastAsia="Times New Roman" w:cstheme="minorHAnsi"/>
          <w:sz w:val="20"/>
          <w:szCs w:val="20"/>
        </w:rPr>
      </w:pPr>
    </w:p>
    <w:p w14:paraId="6A2D786D" w14:textId="77777777" w:rsidR="0080664B" w:rsidRDefault="0080664B" w:rsidP="009F47C1">
      <w:pPr>
        <w:spacing w:after="0" w:line="240" w:lineRule="auto"/>
        <w:jc w:val="both"/>
        <w:rPr>
          <w:rFonts w:eastAsia="Times New Roman" w:cstheme="minorHAnsi"/>
          <w:sz w:val="20"/>
          <w:szCs w:val="20"/>
        </w:rPr>
      </w:pPr>
    </w:p>
    <w:p w14:paraId="41759FEE" w14:textId="77777777" w:rsidR="0080664B" w:rsidRDefault="0080664B" w:rsidP="009F47C1">
      <w:pPr>
        <w:spacing w:after="0" w:line="240" w:lineRule="auto"/>
        <w:jc w:val="both"/>
        <w:rPr>
          <w:rFonts w:eastAsia="Times New Roman" w:cstheme="minorHAnsi"/>
          <w:sz w:val="20"/>
          <w:szCs w:val="20"/>
        </w:rPr>
      </w:pPr>
    </w:p>
    <w:p w14:paraId="090AC94F" w14:textId="77777777" w:rsidR="0080664B" w:rsidRDefault="0080664B" w:rsidP="009F47C1">
      <w:pPr>
        <w:spacing w:after="0" w:line="240" w:lineRule="auto"/>
        <w:jc w:val="both"/>
        <w:rPr>
          <w:rFonts w:eastAsia="Times New Roman" w:cstheme="minorHAnsi"/>
          <w:sz w:val="20"/>
          <w:szCs w:val="20"/>
        </w:rPr>
      </w:pPr>
    </w:p>
    <w:p w14:paraId="1D0ED1C4" w14:textId="77777777" w:rsidR="0080664B" w:rsidRDefault="0080664B" w:rsidP="009F47C1">
      <w:pPr>
        <w:spacing w:after="0" w:line="240" w:lineRule="auto"/>
        <w:jc w:val="both"/>
        <w:rPr>
          <w:rFonts w:eastAsia="Times New Roman" w:cstheme="minorHAnsi"/>
          <w:sz w:val="20"/>
          <w:szCs w:val="20"/>
        </w:rPr>
      </w:pPr>
    </w:p>
    <w:p w14:paraId="6963785D" w14:textId="77777777" w:rsidR="0080664B" w:rsidRDefault="0080664B" w:rsidP="009F47C1">
      <w:pPr>
        <w:spacing w:after="0" w:line="240" w:lineRule="auto"/>
        <w:jc w:val="both"/>
        <w:rPr>
          <w:rFonts w:eastAsia="Times New Roman" w:cstheme="minorHAnsi"/>
          <w:sz w:val="20"/>
          <w:szCs w:val="20"/>
        </w:rPr>
      </w:pPr>
    </w:p>
    <w:p w14:paraId="24F6C255" w14:textId="77777777" w:rsidR="0080664B" w:rsidRDefault="0080664B" w:rsidP="009F47C1">
      <w:pPr>
        <w:spacing w:after="0" w:line="240" w:lineRule="auto"/>
        <w:jc w:val="both"/>
        <w:rPr>
          <w:rFonts w:eastAsia="Times New Roman" w:cstheme="minorHAnsi"/>
          <w:sz w:val="20"/>
          <w:szCs w:val="20"/>
        </w:rPr>
      </w:pPr>
    </w:p>
    <w:p w14:paraId="2E7CCDDD" w14:textId="77777777" w:rsidR="0080664B" w:rsidRDefault="0080664B" w:rsidP="009F47C1">
      <w:pPr>
        <w:spacing w:after="0" w:line="240" w:lineRule="auto"/>
        <w:jc w:val="both"/>
        <w:rPr>
          <w:rFonts w:eastAsia="Times New Roman" w:cstheme="minorHAnsi"/>
          <w:sz w:val="20"/>
          <w:szCs w:val="20"/>
        </w:rPr>
      </w:pPr>
    </w:p>
    <w:p w14:paraId="6429E773" w14:textId="77777777" w:rsidR="0080664B" w:rsidRDefault="0080664B" w:rsidP="009F47C1">
      <w:pPr>
        <w:spacing w:after="0" w:line="240" w:lineRule="auto"/>
        <w:jc w:val="both"/>
        <w:rPr>
          <w:rFonts w:eastAsia="Times New Roman" w:cstheme="minorHAnsi"/>
          <w:sz w:val="20"/>
          <w:szCs w:val="20"/>
        </w:rPr>
      </w:pPr>
    </w:p>
    <w:p w14:paraId="5D3955AF" w14:textId="77777777" w:rsidR="0080664B" w:rsidRDefault="0080664B" w:rsidP="009F47C1">
      <w:pPr>
        <w:spacing w:after="0" w:line="240" w:lineRule="auto"/>
        <w:jc w:val="both"/>
        <w:rPr>
          <w:rFonts w:eastAsia="Times New Roman" w:cstheme="minorHAnsi"/>
          <w:sz w:val="20"/>
          <w:szCs w:val="20"/>
        </w:rPr>
      </w:pPr>
    </w:p>
    <w:p w14:paraId="396BEF92" w14:textId="77777777" w:rsidR="0080664B" w:rsidRDefault="0080664B" w:rsidP="009F47C1">
      <w:pPr>
        <w:spacing w:after="0" w:line="240" w:lineRule="auto"/>
        <w:jc w:val="both"/>
        <w:rPr>
          <w:rFonts w:eastAsia="Times New Roman" w:cstheme="minorHAnsi"/>
          <w:sz w:val="20"/>
          <w:szCs w:val="20"/>
        </w:rPr>
      </w:pPr>
    </w:p>
    <w:p w14:paraId="36153157" w14:textId="77777777" w:rsidR="0080664B" w:rsidRDefault="0080664B" w:rsidP="009F47C1">
      <w:pPr>
        <w:spacing w:after="0" w:line="240" w:lineRule="auto"/>
        <w:jc w:val="both"/>
        <w:rPr>
          <w:rFonts w:eastAsia="Times New Roman" w:cstheme="minorHAnsi"/>
          <w:sz w:val="20"/>
          <w:szCs w:val="20"/>
        </w:rPr>
      </w:pPr>
    </w:p>
    <w:p w14:paraId="74F3E380" w14:textId="77777777" w:rsidR="0080664B" w:rsidRDefault="0080664B" w:rsidP="009F47C1">
      <w:pPr>
        <w:spacing w:after="0" w:line="240" w:lineRule="auto"/>
        <w:jc w:val="both"/>
        <w:rPr>
          <w:rFonts w:eastAsia="Times New Roman" w:cstheme="minorHAnsi"/>
          <w:sz w:val="20"/>
          <w:szCs w:val="20"/>
        </w:rPr>
      </w:pPr>
    </w:p>
    <w:p w14:paraId="77BBAA6F" w14:textId="77777777" w:rsidR="0080664B" w:rsidRDefault="0080664B" w:rsidP="009F47C1">
      <w:pPr>
        <w:spacing w:after="0" w:line="240" w:lineRule="auto"/>
        <w:jc w:val="both"/>
        <w:rPr>
          <w:rFonts w:eastAsia="Times New Roman" w:cstheme="minorHAnsi"/>
          <w:sz w:val="20"/>
          <w:szCs w:val="20"/>
        </w:rPr>
      </w:pPr>
    </w:p>
    <w:p w14:paraId="3DA6596B" w14:textId="77777777" w:rsidR="0080664B" w:rsidRDefault="0080664B" w:rsidP="009F47C1">
      <w:pPr>
        <w:spacing w:after="0" w:line="240" w:lineRule="auto"/>
        <w:jc w:val="both"/>
        <w:rPr>
          <w:rFonts w:eastAsia="Times New Roman" w:cstheme="minorHAnsi"/>
          <w:sz w:val="20"/>
          <w:szCs w:val="20"/>
        </w:rPr>
      </w:pPr>
    </w:p>
    <w:p w14:paraId="59AEB361" w14:textId="77777777" w:rsidR="0080664B" w:rsidRDefault="0080664B" w:rsidP="009F47C1">
      <w:pPr>
        <w:spacing w:after="0" w:line="240" w:lineRule="auto"/>
        <w:jc w:val="both"/>
        <w:rPr>
          <w:rFonts w:eastAsia="Times New Roman" w:cstheme="minorHAnsi"/>
          <w:sz w:val="20"/>
          <w:szCs w:val="20"/>
        </w:rPr>
      </w:pPr>
    </w:p>
    <w:p w14:paraId="765C8F0E" w14:textId="77777777" w:rsidR="0080664B" w:rsidRDefault="0080664B" w:rsidP="009F47C1">
      <w:pPr>
        <w:spacing w:after="0" w:line="240" w:lineRule="auto"/>
        <w:jc w:val="both"/>
        <w:rPr>
          <w:rFonts w:eastAsia="Times New Roman" w:cstheme="minorHAnsi"/>
          <w:sz w:val="20"/>
          <w:szCs w:val="20"/>
        </w:rPr>
      </w:pPr>
    </w:p>
    <w:p w14:paraId="21305427" w14:textId="77777777" w:rsidR="0080664B" w:rsidRDefault="0080664B" w:rsidP="009F47C1">
      <w:pPr>
        <w:spacing w:after="0" w:line="240" w:lineRule="auto"/>
        <w:jc w:val="both"/>
        <w:rPr>
          <w:rFonts w:eastAsia="Times New Roman" w:cstheme="minorHAnsi"/>
          <w:sz w:val="20"/>
          <w:szCs w:val="20"/>
        </w:rPr>
      </w:pPr>
    </w:p>
    <w:p w14:paraId="1AD31A9B" w14:textId="77777777" w:rsidR="0080664B" w:rsidRDefault="0080664B" w:rsidP="009F47C1">
      <w:pPr>
        <w:spacing w:after="0" w:line="240" w:lineRule="auto"/>
        <w:jc w:val="both"/>
        <w:rPr>
          <w:rFonts w:eastAsia="Times New Roman" w:cstheme="minorHAnsi"/>
          <w:sz w:val="20"/>
          <w:szCs w:val="20"/>
        </w:rPr>
      </w:pPr>
    </w:p>
    <w:p w14:paraId="2020281C" w14:textId="77777777" w:rsidR="0080664B" w:rsidRDefault="0080664B" w:rsidP="009F47C1">
      <w:pPr>
        <w:spacing w:after="0" w:line="240" w:lineRule="auto"/>
        <w:jc w:val="both"/>
        <w:rPr>
          <w:rFonts w:eastAsia="Times New Roman" w:cstheme="minorHAnsi"/>
          <w:sz w:val="20"/>
          <w:szCs w:val="20"/>
        </w:rPr>
      </w:pPr>
    </w:p>
    <w:p w14:paraId="4594B6DC" w14:textId="77777777" w:rsidR="0080664B" w:rsidRDefault="0080664B" w:rsidP="009F47C1">
      <w:pPr>
        <w:spacing w:after="0" w:line="240" w:lineRule="auto"/>
        <w:jc w:val="both"/>
        <w:rPr>
          <w:rFonts w:eastAsia="Times New Roman" w:cstheme="minorHAnsi"/>
          <w:sz w:val="20"/>
          <w:szCs w:val="20"/>
        </w:rPr>
      </w:pPr>
    </w:p>
    <w:p w14:paraId="7C38518E" w14:textId="77777777" w:rsidR="0080664B" w:rsidRDefault="0080664B" w:rsidP="009F47C1">
      <w:pPr>
        <w:spacing w:after="0" w:line="240" w:lineRule="auto"/>
        <w:jc w:val="both"/>
        <w:rPr>
          <w:rFonts w:eastAsia="Times New Roman" w:cstheme="minorHAnsi"/>
          <w:sz w:val="20"/>
          <w:szCs w:val="20"/>
        </w:rPr>
      </w:pPr>
    </w:p>
    <w:p w14:paraId="661B5D45" w14:textId="77777777" w:rsidR="000C220B" w:rsidRDefault="000C220B" w:rsidP="009F47C1">
      <w:pPr>
        <w:spacing w:after="0" w:line="240" w:lineRule="auto"/>
        <w:jc w:val="both"/>
        <w:rPr>
          <w:rFonts w:eastAsia="Times New Roman" w:cstheme="minorHAnsi"/>
          <w:b/>
          <w:bCs/>
          <w:sz w:val="20"/>
          <w:szCs w:val="20"/>
        </w:rPr>
      </w:pPr>
    </w:p>
    <w:p w14:paraId="7B852B76" w14:textId="45B138AB" w:rsidR="00E87841" w:rsidRDefault="003D312E" w:rsidP="009F47C1">
      <w:pPr>
        <w:spacing w:after="0" w:line="240" w:lineRule="auto"/>
        <w:jc w:val="both"/>
        <w:rPr>
          <w:rFonts w:eastAsia="Times New Roman" w:cstheme="minorHAnsi"/>
          <w:b/>
          <w:bCs/>
          <w:sz w:val="20"/>
          <w:szCs w:val="20"/>
        </w:rPr>
      </w:pPr>
      <w:commentRangeStart w:id="301"/>
      <w:r>
        <w:rPr>
          <w:rFonts w:eastAsia="Times New Roman" w:cstheme="minorHAnsi"/>
          <w:b/>
          <w:bCs/>
          <w:sz w:val="20"/>
          <w:szCs w:val="20"/>
        </w:rPr>
        <w:t>7.6 Ticket Priority Definition:</w:t>
      </w:r>
      <w:commentRangeEnd w:id="301"/>
      <w:r w:rsidR="00D904DF">
        <w:rPr>
          <w:rStyle w:val="CommentReference"/>
          <w:rFonts w:eastAsia="Times New Roman" w:cstheme="minorHAnsi"/>
          <w:b/>
          <w:bCs/>
          <w:sz w:val="20"/>
          <w:szCs w:val="20"/>
        </w:rPr>
        <w:commentReference w:id="301"/>
      </w:r>
    </w:p>
    <w:p w14:paraId="3570E7B9" w14:textId="179DA701" w:rsidR="00797AA9" w:rsidRPr="00921BAA" w:rsidRDefault="00797AA9" w:rsidP="00797AA9">
      <w:pPr>
        <w:spacing w:after="0" w:line="240" w:lineRule="auto"/>
        <w:rPr>
          <w:rFonts w:ascii="Times New Roman" w:eastAsia="Times New Roman" w:hAnsi="Times New Roman" w:cs="Times New Roman"/>
          <w:sz w:val="24"/>
          <w:szCs w:val="24"/>
          <w:lang w:eastAsia="pt-BR"/>
        </w:rPr>
      </w:pPr>
    </w:p>
    <w:p w14:paraId="5912F105" w14:textId="453F50D0" w:rsidR="00E22D87" w:rsidRPr="001067F3" w:rsidRDefault="0080664B" w:rsidP="009F47C1">
      <w:pPr>
        <w:spacing w:after="0" w:line="240" w:lineRule="auto"/>
        <w:jc w:val="both"/>
        <w:rPr>
          <w:rFonts w:eastAsia="Times New Roman" w:cstheme="minorHAnsi"/>
          <w:b/>
          <w:bCs/>
          <w:sz w:val="20"/>
          <w:szCs w:val="20"/>
        </w:rPr>
      </w:pPr>
      <w:r w:rsidRPr="0080664B">
        <w:rPr>
          <w:rFonts w:eastAsia="Times New Roman" w:cstheme="minorHAnsi"/>
          <w:b/>
          <w:bCs/>
          <w:noProof/>
          <w:sz w:val="20"/>
          <w:szCs w:val="20"/>
        </w:rPr>
        <w:drawing>
          <wp:inline distT="0" distB="0" distL="0" distR="0" wp14:anchorId="290C14A7" wp14:editId="45E5CF19">
            <wp:extent cx="6660515" cy="3231515"/>
            <wp:effectExtent l="0" t="0" r="6985" b="6985"/>
            <wp:docPr id="10651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0179" name=""/>
                    <pic:cNvPicPr/>
                  </pic:nvPicPr>
                  <pic:blipFill>
                    <a:blip r:embed="rId18"/>
                    <a:stretch>
                      <a:fillRect/>
                    </a:stretch>
                  </pic:blipFill>
                  <pic:spPr>
                    <a:xfrm>
                      <a:off x="0" y="0"/>
                      <a:ext cx="6660515" cy="3231515"/>
                    </a:xfrm>
                    <a:prstGeom prst="rect">
                      <a:avLst/>
                    </a:prstGeom>
                  </pic:spPr>
                </pic:pic>
              </a:graphicData>
            </a:graphic>
          </wp:inline>
        </w:drawing>
      </w:r>
    </w:p>
    <w:p w14:paraId="7CFD6B50" w14:textId="77777777" w:rsidR="00FE25F3" w:rsidRPr="001067F3" w:rsidRDefault="00FE25F3" w:rsidP="009F47C1">
      <w:pPr>
        <w:spacing w:after="0" w:line="240" w:lineRule="auto"/>
        <w:jc w:val="both"/>
        <w:rPr>
          <w:rFonts w:eastAsia="Times New Roman" w:cstheme="minorHAnsi"/>
          <w:b/>
          <w:bCs/>
          <w:sz w:val="20"/>
          <w:szCs w:val="20"/>
        </w:rPr>
      </w:pPr>
    </w:p>
    <w:p w14:paraId="27FB02CC" w14:textId="77777777" w:rsidR="00D54AE3" w:rsidRDefault="00D54AE3" w:rsidP="009F47C1">
      <w:pPr>
        <w:spacing w:after="0" w:line="240" w:lineRule="auto"/>
        <w:jc w:val="both"/>
        <w:rPr>
          <w:rFonts w:eastAsia="Times New Roman" w:cstheme="minorHAnsi"/>
          <w:b/>
          <w:bCs/>
          <w:sz w:val="20"/>
          <w:szCs w:val="20"/>
        </w:rPr>
      </w:pPr>
    </w:p>
    <w:p w14:paraId="1D707813" w14:textId="77777777" w:rsidR="00D54AE3" w:rsidRDefault="00D54AE3" w:rsidP="009F47C1">
      <w:pPr>
        <w:spacing w:after="0" w:line="240" w:lineRule="auto"/>
        <w:jc w:val="both"/>
        <w:rPr>
          <w:rFonts w:eastAsia="Times New Roman" w:cstheme="minorHAnsi"/>
          <w:b/>
          <w:bCs/>
          <w:sz w:val="20"/>
          <w:szCs w:val="20"/>
        </w:rPr>
      </w:pPr>
    </w:p>
    <w:p w14:paraId="6DBCDFE8" w14:textId="77777777" w:rsidR="00D54AE3" w:rsidRPr="001067F3" w:rsidRDefault="00D54AE3" w:rsidP="009F47C1">
      <w:pPr>
        <w:spacing w:after="0" w:line="240" w:lineRule="auto"/>
        <w:jc w:val="both"/>
        <w:rPr>
          <w:rFonts w:eastAsia="Times New Roman" w:cstheme="minorHAnsi"/>
          <w:b/>
          <w:bCs/>
          <w:sz w:val="20"/>
          <w:szCs w:val="20"/>
        </w:rPr>
      </w:pPr>
    </w:p>
    <w:p w14:paraId="6E45CB2F" w14:textId="3B35C677" w:rsidR="00DF19F0" w:rsidRPr="00E22D87" w:rsidRDefault="5309911C" w:rsidP="003D4B65">
      <w:pPr>
        <w:pStyle w:val="ListParagraph"/>
        <w:numPr>
          <w:ilvl w:val="0"/>
          <w:numId w:val="11"/>
        </w:numPr>
        <w:spacing w:after="0" w:line="240" w:lineRule="auto"/>
        <w:jc w:val="both"/>
        <w:rPr>
          <w:rFonts w:eastAsia="Calibri" w:cstheme="minorHAnsi"/>
          <w:b/>
          <w:sz w:val="24"/>
          <w:szCs w:val="24"/>
        </w:rPr>
      </w:pPr>
      <w:r w:rsidRPr="00E22D87">
        <w:rPr>
          <w:rFonts w:eastAsia="Calibri" w:cstheme="minorHAnsi"/>
          <w:b/>
          <w:sz w:val="24"/>
          <w:szCs w:val="24"/>
        </w:rPr>
        <w:t>Timeline</w:t>
      </w:r>
      <w:r w:rsidR="0EC70C4B" w:rsidRPr="00E22D87">
        <w:rPr>
          <w:rFonts w:eastAsia="Calibri" w:cstheme="minorHAnsi"/>
          <w:b/>
          <w:sz w:val="24"/>
          <w:szCs w:val="24"/>
        </w:rPr>
        <w:t xml:space="preserve">. </w:t>
      </w:r>
      <w:r w:rsidR="0EC70C4B" w:rsidRPr="00E22D87">
        <w:rPr>
          <w:rFonts w:eastAsia="Calibri" w:cstheme="minorHAnsi"/>
          <w:sz w:val="24"/>
          <w:szCs w:val="24"/>
        </w:rPr>
        <w:t xml:space="preserve">This </w:t>
      </w:r>
      <w:r w:rsidR="4026D18E" w:rsidRPr="00E22D87">
        <w:rPr>
          <w:rFonts w:eastAsia="Calibri" w:cstheme="minorHAnsi"/>
          <w:sz w:val="24"/>
          <w:szCs w:val="24"/>
        </w:rPr>
        <w:t>SOW</w:t>
      </w:r>
      <w:r w:rsidR="0EC70C4B" w:rsidRPr="00E22D87">
        <w:rPr>
          <w:rFonts w:eastAsia="Calibri" w:cstheme="minorHAnsi"/>
          <w:sz w:val="24"/>
          <w:szCs w:val="24"/>
        </w:rPr>
        <w:t xml:space="preserve"> shall be </w:t>
      </w:r>
      <w:r w:rsidR="00BE1C23" w:rsidRPr="00E22D87">
        <w:rPr>
          <w:rFonts w:eastAsia="Calibri" w:cstheme="minorHAnsi"/>
          <w:sz w:val="24"/>
          <w:szCs w:val="24"/>
        </w:rPr>
        <w:t>delivered fully by 31/December/2027</w:t>
      </w:r>
      <w:r w:rsidR="0EC70C4B" w:rsidRPr="00E22D87">
        <w:rPr>
          <w:rFonts w:eastAsia="Calibri" w:cstheme="minorHAnsi"/>
          <w:sz w:val="24"/>
          <w:szCs w:val="24"/>
        </w:rPr>
        <w:t xml:space="preserve">. </w:t>
      </w:r>
    </w:p>
    <w:p w14:paraId="3185A8AB" w14:textId="3686A6F3" w:rsidR="62A3CEC3" w:rsidRPr="001067F3" w:rsidRDefault="62A3CEC3" w:rsidP="009F47C1">
      <w:pPr>
        <w:spacing w:after="0" w:line="240" w:lineRule="auto"/>
        <w:jc w:val="both"/>
        <w:rPr>
          <w:rFonts w:eastAsia="Calibri" w:cstheme="minorHAnsi"/>
          <w:b/>
          <w:bCs/>
          <w:sz w:val="20"/>
          <w:szCs w:val="20"/>
        </w:rPr>
      </w:pPr>
    </w:p>
    <w:p w14:paraId="5A60DCC9" w14:textId="77777777" w:rsidR="00093916" w:rsidRPr="001067F3" w:rsidRDefault="00093916" w:rsidP="009F47C1">
      <w:pPr>
        <w:spacing w:after="0" w:line="240" w:lineRule="auto"/>
        <w:rPr>
          <w:rFonts w:eastAsia="Calibri" w:cstheme="minorHAnsi"/>
          <w:b/>
          <w:bCs/>
          <w:sz w:val="20"/>
          <w:szCs w:val="20"/>
        </w:rPr>
      </w:pPr>
      <w:r w:rsidRPr="001067F3">
        <w:rPr>
          <w:rFonts w:eastAsia="Calibri" w:cstheme="minorHAnsi"/>
          <w:b/>
          <w:bCs/>
          <w:sz w:val="20"/>
          <w:szCs w:val="20"/>
        </w:rPr>
        <w:br w:type="page"/>
      </w:r>
    </w:p>
    <w:p w14:paraId="0690BA19" w14:textId="51879B62" w:rsidR="00DF19F0" w:rsidRPr="001067F3" w:rsidRDefault="5309911C" w:rsidP="003D4B65">
      <w:pPr>
        <w:pStyle w:val="ListParagraph"/>
        <w:numPr>
          <w:ilvl w:val="0"/>
          <w:numId w:val="11"/>
        </w:numPr>
        <w:spacing w:after="0" w:line="240" w:lineRule="auto"/>
        <w:rPr>
          <w:rFonts w:eastAsia="Calibri" w:cstheme="minorHAnsi"/>
          <w:b/>
          <w:bCs/>
          <w:sz w:val="20"/>
          <w:szCs w:val="20"/>
        </w:rPr>
      </w:pPr>
      <w:r w:rsidRPr="001067F3">
        <w:rPr>
          <w:rFonts w:eastAsia="Calibri" w:cstheme="minorHAnsi"/>
          <w:b/>
          <w:bCs/>
          <w:sz w:val="20"/>
          <w:szCs w:val="20"/>
        </w:rPr>
        <w:t>Work Product / Success Criteria</w:t>
      </w:r>
      <w:r w:rsidR="2EFA7B56" w:rsidRPr="001067F3">
        <w:rPr>
          <w:rFonts w:eastAsia="Calibri" w:cstheme="minorHAnsi"/>
          <w:b/>
          <w:bCs/>
          <w:sz w:val="20"/>
          <w:szCs w:val="20"/>
        </w:rPr>
        <w:t>.</w:t>
      </w:r>
    </w:p>
    <w:sdt>
      <w:sdtPr>
        <w:rPr>
          <w:b/>
          <w:bCs/>
          <w:sz w:val="20"/>
          <w:szCs w:val="20"/>
        </w:rPr>
        <w:alias w:val="quick-assistant-replace-acceptance"/>
        <w:tag w:val="quick-assistant-replace-acceptance"/>
        <w:id w:val="-1206091426"/>
        <w:placeholder>
          <w:docPart w:val="DefaultPlaceholder_-1854013440"/>
        </w:placeholder>
        <w15:appearance w15:val="hidden"/>
      </w:sdtPr>
      <w:sdtEndPr>
        <w:rPr>
          <w:b w:val="0"/>
          <w:bCs w:val="0"/>
          <w:sz w:val="22"/>
          <w:szCs w:val="22"/>
        </w:rPr>
      </w:sdtEndPr>
      <w:sdtContent>
        <w:p w14:paraId="73674457" w14:textId="1347BB49" w:rsidR="00D61E71" w:rsidRDefault="006043BE" w:rsidP="003D4B65">
          <w:pPr>
            <w:pStyle w:val="ListParagraph"/>
            <w:numPr>
              <w:ilvl w:val="0"/>
              <w:numId w:val="12"/>
            </w:numPr>
            <w:spacing w:after="0" w:line="240" w:lineRule="auto"/>
            <w:jc w:val="both"/>
            <w:rPr>
              <w:ins w:id="302" w:author="Tim Kemp" w:date="2026-10-23T16:08:00Z" w16du:dateUtc="2026-10-23T20:08:00Z"/>
              <w:rFonts w:cstheme="minorHAnsi"/>
              <w:sz w:val="20"/>
              <w:szCs w:val="20"/>
            </w:rPr>
          </w:pPr>
          <w:r w:rsidRPr="001067F3">
            <w:rPr>
              <w:rFonts w:cstheme="minorHAnsi"/>
              <w:sz w:val="20"/>
              <w:szCs w:val="20"/>
            </w:rPr>
            <w:t xml:space="preserve">ACCEPTANCE CRITERIA. </w:t>
          </w:r>
          <w:r w:rsidR="006C68F5" w:rsidRPr="001067F3">
            <w:rPr>
              <w:rFonts w:cstheme="minorHAnsi"/>
              <w:sz w:val="20"/>
              <w:szCs w:val="20"/>
            </w:rPr>
            <w:t>This SOW is a fixed-price product build engagement. The Supplier is responsible for delivering all deliverables (D1 through D16) to the measurable success criteria defined in Section 5. Acceptance of each deliverable is objective and evidence-based, governed by the CDRB quality framework (Sections A through L, Appendix A) and the Automated Quality Review framework (Appendix C). No deliverable shall be deemed accepted based solely on subjective assessment. In addition to deliverable-level acceptance criteria (which measure whether the product was built correctly), the parties shall jointly track Product Outcome Metrics. These outcome metrics measure whether the product is delivering value — consistent with the MONDELEZ POET principle that success is defined by the outcomes the product drives, not simply by whether it was built and released.</w:t>
          </w:r>
          <w:r w:rsidR="005F5E3A" w:rsidRPr="001067F3">
            <w:rPr>
              <w:rFonts w:cstheme="minorHAnsi"/>
              <w:sz w:val="20"/>
              <w:szCs w:val="20"/>
            </w:rPr>
            <w:t xml:space="preserve"> </w:t>
          </w:r>
          <w:commentRangeStart w:id="303"/>
          <w:del w:id="304" w:author="Tim Kemp" w:date="2026-10-23T16:10:00Z" w16du:dateUtc="2026-10-23T20:10:00Z">
            <w:r w:rsidRPr="001067F3" w:rsidDel="005F3318">
              <w:rPr>
                <w:rFonts w:cstheme="minorHAnsi"/>
                <w:sz w:val="20"/>
                <w:szCs w:val="20"/>
              </w:rPr>
              <w:delText>MONDELEZ shall review each deliverable within ten (10) business days of the Supplier's formal submission for acceptance. Acceptance, rejection, or conditional acceptance shall be communicated in writing. Rejection shall include specific deficiencies referencing the applicable CDRB criteria or success metrics. The Supplier shall have fifteen (15) business days to remediate and resubmit rejected deliverables at no additional cost.</w:delText>
            </w:r>
          </w:del>
          <w:commentRangeEnd w:id="303"/>
          <w:r w:rsidR="005F3318">
            <w:rPr>
              <w:rStyle w:val="CommentReference"/>
              <w:rFonts w:cstheme="minorHAnsi"/>
              <w:sz w:val="20"/>
              <w:szCs w:val="20"/>
            </w:rPr>
            <w:commentReference w:id="303"/>
          </w:r>
        </w:p>
        <w:p w14:paraId="33DB75EB" w14:textId="69C9606C" w:rsidR="008749FF" w:rsidRPr="008749FF" w:rsidRDefault="008749FF" w:rsidP="008749FF">
          <w:pPr>
            <w:pStyle w:val="ListParagraph"/>
            <w:numPr>
              <w:ilvl w:val="0"/>
              <w:numId w:val="12"/>
            </w:numPr>
            <w:spacing w:after="0" w:line="240" w:lineRule="auto"/>
            <w:jc w:val="both"/>
            <w:rPr>
              <w:rFonts w:cstheme="minorHAnsi"/>
              <w:sz w:val="20"/>
              <w:szCs w:val="20"/>
              <w:rPrChange w:id="305" w:author="Tim Kemp" w:date="2026-10-23T16:08:00Z" w16du:dateUtc="2026-10-23T20:08:00Z">
                <w:rPr>
                  <w:rFonts w:cstheme="minorHAnsi"/>
                </w:rPr>
              </w:rPrChange>
            </w:rPr>
          </w:pPr>
          <w:ins w:id="306" w:author="Tim Kemp" w:date="2026-10-23T16:08:00Z" w16du:dateUtc="2026-10-23T20:08:00Z">
            <w:r w:rsidRPr="008749FF">
              <w:rPr>
                <w:rFonts w:cstheme="minorHAnsi"/>
                <w:sz w:val="20"/>
                <w:szCs w:val="20"/>
              </w:rPr>
              <w:t xml:space="preserve">ACCEPTANCE PROCESS FOR DELIVERABLES. Buyer agrees to review the Deliverables and provide acceptance or rejection of </w:t>
            </w:r>
            <w:r w:rsidRPr="008749FF">
              <w:rPr>
                <w:rFonts w:cstheme="minorHAnsi"/>
                <w:sz w:val="20"/>
                <w:szCs w:val="20"/>
                <w:rPrChange w:id="307" w:author="Tim Kemp" w:date="2026-10-23T16:08:00Z" w16du:dateUtc="2026-10-23T20:08:00Z">
                  <w:rPr/>
                </w:rPrChange>
              </w:rPr>
              <w:t xml:space="preserve">the Deliverables to Seller in accordance with the Acceptance Criteria within </w:t>
            </w:r>
          </w:ins>
          <w:ins w:id="308" w:author="Tim Kemp" w:date="2026-10-23T16:11:00Z" w16du:dateUtc="2026-10-23T20:11:00Z">
            <w:r w:rsidR="005F3318">
              <w:rPr>
                <w:rFonts w:cstheme="minorHAnsi"/>
                <w:sz w:val="20"/>
                <w:szCs w:val="20"/>
              </w:rPr>
              <w:t>five</w:t>
            </w:r>
          </w:ins>
          <w:ins w:id="309" w:author="Tim Kemp" w:date="2026-10-23T16:08:00Z" w16du:dateUtc="2026-10-23T20:08:00Z">
            <w:r w:rsidRPr="008749FF">
              <w:rPr>
                <w:rFonts w:cstheme="minorHAnsi"/>
                <w:sz w:val="20"/>
                <w:szCs w:val="20"/>
                <w:rPrChange w:id="310" w:author="Tim Kemp" w:date="2026-10-23T16:08:00Z" w16du:dateUtc="2026-10-23T20:08:00Z">
                  <w:rPr/>
                </w:rPrChange>
              </w:rPr>
              <w:t xml:space="preserve"> (</w:t>
            </w:r>
          </w:ins>
          <w:ins w:id="311" w:author="Tim Kemp" w:date="2026-10-23T16:11:00Z" w16du:dateUtc="2026-10-23T20:11:00Z">
            <w:r w:rsidR="005F3318">
              <w:rPr>
                <w:rFonts w:cstheme="minorHAnsi"/>
                <w:sz w:val="20"/>
                <w:szCs w:val="20"/>
              </w:rPr>
              <w:t>5</w:t>
            </w:r>
          </w:ins>
          <w:ins w:id="312" w:author="Tim Kemp" w:date="2026-10-23T16:08:00Z" w16du:dateUtc="2026-10-23T20:08:00Z">
            <w:r w:rsidRPr="008749FF">
              <w:rPr>
                <w:rFonts w:cstheme="minorHAnsi"/>
                <w:sz w:val="20"/>
                <w:szCs w:val="20"/>
                <w:rPrChange w:id="313" w:author="Tim Kemp" w:date="2026-10-23T16:08:00Z" w16du:dateUtc="2026-10-23T20:08:00Z">
                  <w:rPr/>
                </w:rPrChange>
              </w:rPr>
              <w:t>) business days or as otherwise agreed</w:t>
            </w:r>
            <w:r w:rsidRPr="008749FF">
              <w:rPr>
                <w:rFonts w:cstheme="minorHAnsi"/>
                <w:sz w:val="20"/>
                <w:szCs w:val="20"/>
              </w:rPr>
              <w:t xml:space="preserve"> after receipt. If rejected, Buyer will provide a written communication to Seller describing the nature in which the Deliverable does not materially conform to the agreed upon Acceptance Criteria. If Buyer does not reject a Deliverable resubmitted by Seller in response to Buyer’s initial rejection, by providing such written notice of its reasons for rejecting within five (5) business days after delivery to Buyer’s Project Manager, Seller will provide written notice to Buyer’s Project Manager of the failure to respond, and the pending deemed acceptance. If Buyer does not reject such Deliverable by providing such written notice of its reasons for rejecting within five (5) business days after receipt of the second notice, the Deliverable will be deemed accepted by Buyer. In the event Seller fails to correct the deficiencies of the rejected Deliverable after two (2) attempts to do so, then Buyer may at its sole discretion direct Seller to cease all work on such Deliverable or portion thereof. Buyer shall not be liable for the payment of any amounts invoiced with respect to such Deliverable. In the event Buyer does not meet one or more of the Assumptions and Dependencies then Seller shall still be paid for the work performed. Buyer and Seller may mutually agree to modify the acceptance criteria above, based on the specific scope, duration, and other criteria in consideration for a specific SOW.</w:t>
            </w:r>
          </w:ins>
        </w:p>
      </w:sdtContent>
    </w:sdt>
    <w:p w14:paraId="49E946D5" w14:textId="77777777" w:rsidR="00A14C5E" w:rsidRPr="001067F3" w:rsidRDefault="00A14C5E" w:rsidP="009F47C1">
      <w:pPr>
        <w:spacing w:after="0" w:line="240" w:lineRule="auto"/>
        <w:ind w:left="360"/>
        <w:jc w:val="both"/>
        <w:rPr>
          <w:rFonts w:cstheme="minorHAnsi"/>
          <w:sz w:val="20"/>
          <w:szCs w:val="20"/>
        </w:rPr>
      </w:pPr>
    </w:p>
    <w:sdt>
      <w:sdtPr>
        <w:rPr>
          <w:b/>
          <w:bCs/>
        </w:rPr>
        <w:alias w:val="quick-assistant-acc-table"/>
        <w:tag w:val="quick-assistant-acc-table"/>
        <w:id w:val="340287640"/>
        <w:placeholder>
          <w:docPart w:val="F2C6DDF945AA4BECA7D241707D520F69"/>
        </w:placeholder>
        <w15:appearance w15:val="hidden"/>
      </w:sdtPr>
      <w:sdtEndPr>
        <w:rPr>
          <w:b w:val="0"/>
        </w:rPr>
      </w:sdtEndPr>
      <w:sdtContent>
        <w:p w14:paraId="74C2B8D2" w14:textId="0101AE9B" w:rsidR="00FB6A0D" w:rsidRPr="001067F3" w:rsidRDefault="00FB6A0D" w:rsidP="009F47C1">
          <w:pPr>
            <w:spacing w:after="0" w:line="240" w:lineRule="auto"/>
            <w:rPr>
              <w:rFonts w:cstheme="minorHAnsi"/>
              <w:b/>
              <w:bCs/>
            </w:rPr>
          </w:pPr>
        </w:p>
        <w:p w14:paraId="062D292F" w14:textId="296A7978" w:rsidR="00407F76" w:rsidRPr="001067F3" w:rsidRDefault="00407F76" w:rsidP="009F47C1">
          <w:pPr>
            <w:spacing w:after="0" w:line="240" w:lineRule="auto"/>
            <w:rPr>
              <w:rFonts w:cstheme="minorHAnsi"/>
              <w:b/>
              <w:bCs/>
            </w:rPr>
          </w:pPr>
          <w:r w:rsidRPr="001067F3">
            <w:rPr>
              <w:rFonts w:cstheme="minorHAnsi"/>
              <w:b/>
              <w:bCs/>
            </w:rPr>
            <w:t>9.1 Product Outcome Metrics</w:t>
          </w:r>
        </w:p>
        <w:p w14:paraId="0D91B22A" w14:textId="76CEF441" w:rsidR="00407F76" w:rsidRDefault="00407F76" w:rsidP="009F47C1">
          <w:pPr>
            <w:spacing w:after="0" w:line="240" w:lineRule="auto"/>
            <w:rPr>
              <w:ins w:id="314" w:author="Tim Kemp" w:date="2026-10-23T16:13:00Z" w16du:dateUtc="2026-10-23T20:13:00Z"/>
              <w:rFonts w:cstheme="minorHAnsi"/>
            </w:rPr>
          </w:pPr>
          <w:r w:rsidRPr="001067F3">
            <w:rPr>
              <w:rFonts w:cstheme="minorHAnsi"/>
            </w:rPr>
            <w:t xml:space="preserve">Consistent with the MONDELEZ POET product measurement framework, the following Product Outcome Metrics shall be jointly tracked by the Supplier and MONDELEZ from the </w:t>
          </w:r>
          <w:commentRangeStart w:id="315"/>
          <w:r w:rsidRPr="001067F3">
            <w:rPr>
              <w:rFonts w:cstheme="minorHAnsi"/>
            </w:rPr>
            <w:t xml:space="preserve">phases </w:t>
          </w:r>
          <w:commentRangeEnd w:id="315"/>
          <w:r w:rsidR="005C5804" w:rsidRPr="001067F3">
            <w:rPr>
              <w:rStyle w:val="CommentReference"/>
              <w:rFonts w:cstheme="minorHAnsi"/>
              <w:sz w:val="22"/>
              <w:szCs w:val="22"/>
            </w:rPr>
            <w:commentReference w:id="315"/>
          </w:r>
          <w:r w:rsidRPr="001067F3">
            <w:rPr>
              <w:rFonts w:cstheme="minorHAnsi"/>
            </w:rPr>
            <w:t xml:space="preserve">indicated. These metrics </w:t>
          </w:r>
          <w:del w:id="316" w:author="Tim Kemp" w:date="2026-10-23T16:06:00Z" w16du:dateUtc="2026-10-23T20:06:00Z">
            <w:r w:rsidRPr="001067F3" w:rsidDel="00082AF9">
              <w:rPr>
                <w:rFonts w:cstheme="minorHAnsi"/>
              </w:rPr>
              <w:delText>complement (and do not replace)</w:delText>
            </w:r>
          </w:del>
          <w:ins w:id="317" w:author="Tim Kemp" w:date="2026-10-23T16:06:00Z" w16du:dateUtc="2026-10-23T20:06:00Z">
            <w:r w:rsidR="00082AF9">
              <w:rPr>
                <w:rFonts w:cstheme="minorHAnsi"/>
              </w:rPr>
              <w:t>do not constitute formal acceptance criteria for</w:t>
            </w:r>
          </w:ins>
          <w:r w:rsidRPr="001067F3">
            <w:rPr>
              <w:rFonts w:cstheme="minorHAnsi"/>
            </w:rPr>
            <w:t xml:space="preserve"> the deliverable</w:t>
          </w:r>
          <w:ins w:id="318" w:author="Tim Kemp" w:date="2026-10-23T16:13:00Z" w16du:dateUtc="2026-10-23T20:13:00Z">
            <w:r w:rsidR="00C94B6C">
              <w:rPr>
                <w:rFonts w:cstheme="minorHAnsi"/>
              </w:rPr>
              <w:t>s.</w:t>
            </w:r>
          </w:ins>
          <w:del w:id="319" w:author="Tim Kemp" w:date="2026-10-23T16:06:00Z" w16du:dateUtc="2026-10-23T20:06:00Z">
            <w:r w:rsidRPr="001067F3" w:rsidDel="00082AF9">
              <w:rPr>
                <w:rFonts w:cstheme="minorHAnsi"/>
              </w:rPr>
              <w:delText xml:space="preserve">-level acceptance criteria in </w:delText>
            </w:r>
          </w:del>
          <w:ins w:id="320" w:author="Tim Kemp" w:date="2026-10-23T16:06:00Z" w16du:dateUtc="2026-10-23T20:06:00Z">
            <w:r w:rsidR="00082AF9">
              <w:rPr>
                <w:rFonts w:cstheme="minorHAnsi"/>
              </w:rPr>
              <w:t>s</w:t>
            </w:r>
            <w:r w:rsidR="003871AA">
              <w:rPr>
                <w:rFonts w:cstheme="minorHAnsi"/>
              </w:rPr>
              <w:t>.</w:t>
            </w:r>
          </w:ins>
          <w:del w:id="321" w:author="Tim Kemp" w:date="2026-10-23T16:06:00Z" w16du:dateUtc="2026-10-23T20:06:00Z">
            <w:r w:rsidRPr="001067F3" w:rsidDel="003871AA">
              <w:rPr>
                <w:rFonts w:cstheme="minorHAnsi"/>
              </w:rPr>
              <w:delText>Sections 5 and 9.</w:delText>
            </w:r>
          </w:del>
        </w:p>
        <w:p w14:paraId="6477E762" w14:textId="77777777" w:rsidR="000C32BB" w:rsidRDefault="000C32BB" w:rsidP="009F47C1">
          <w:pPr>
            <w:spacing w:after="0" w:line="240" w:lineRule="auto"/>
            <w:rPr>
              <w:ins w:id="322" w:author="Tim Kemp" w:date="2026-10-23T16:13:00Z" w16du:dateUtc="2026-10-23T20:13:00Z"/>
              <w:rFonts w:cstheme="minorHAnsi"/>
            </w:rPr>
          </w:pPr>
        </w:p>
        <w:p w14:paraId="00547B79" w14:textId="3AE10889" w:rsidR="000C32BB" w:rsidRPr="001067F3" w:rsidRDefault="000C32BB" w:rsidP="009F47C1">
          <w:pPr>
            <w:spacing w:after="0" w:line="240" w:lineRule="auto"/>
            <w:rPr>
              <w:rFonts w:cstheme="minorHAnsi"/>
            </w:rPr>
          </w:pPr>
          <w:ins w:id="323" w:author="Tim Kemp" w:date="2026-10-23T16:14:00Z" w16du:dateUtc="2026-10-23T20:14:00Z">
            <w:r w:rsidRPr="000C32BB">
              <w:rPr>
                <w:rFonts w:cstheme="minorHAnsi"/>
              </w:rPr>
              <w:t>In addition to deliverable-based acceptance, the parties shall jointly track Product Outcome Metrics (Section 9) during the Hypercare period. While these outcome metrics do not carry financial penalties under this fixed-price engagement, they shall inform: (a) the readiness assessment for transitioning to the POET persistent product funding model; and (b) the scope and commercial terms of any subsequent product capacity engagement.</w:t>
            </w:r>
          </w:ins>
        </w:p>
        <w:p w14:paraId="296CB0AD" w14:textId="77777777" w:rsidR="00407F76" w:rsidRPr="001067F3" w:rsidRDefault="00407F76" w:rsidP="009F47C1">
          <w:pPr>
            <w:spacing w:after="0" w:line="240" w:lineRule="auto"/>
            <w:rPr>
              <w:rFonts w:cstheme="minorHAnsi"/>
            </w:rPr>
          </w:pPr>
        </w:p>
        <w:p w14:paraId="49C2B843" w14:textId="65295BD1" w:rsidR="00407F76" w:rsidRPr="004F6F64" w:rsidRDefault="00407F76" w:rsidP="009F47C1">
          <w:pPr>
            <w:spacing w:after="0" w:line="240" w:lineRule="auto"/>
            <w:rPr>
              <w:rFonts w:cstheme="minorHAnsi"/>
              <w:b/>
            </w:rPr>
          </w:pPr>
          <w:r w:rsidRPr="004F6F64">
            <w:rPr>
              <w:rFonts w:cstheme="minorHAnsi"/>
              <w:b/>
            </w:rPr>
            <w:t>9.1.1 HEART Framework Metrics</w:t>
          </w:r>
        </w:p>
        <w:p w14:paraId="364C9236" w14:textId="460D0BD6" w:rsidR="005D2C52" w:rsidRPr="001067F3" w:rsidRDefault="00407F76" w:rsidP="009F47C1">
          <w:pPr>
            <w:spacing w:after="0" w:line="240" w:lineRule="auto"/>
            <w:rPr>
              <w:rFonts w:cstheme="minorHAnsi"/>
            </w:rPr>
          </w:pPr>
          <w:r w:rsidRPr="001067F3">
            <w:rPr>
              <w:rFonts w:cstheme="minorHAnsi"/>
            </w:rPr>
            <w:t>The HEART Framework (Happiness, Engagement, Adoption, Retention, Task Success) shall be applied to measure the product's impact on end users</w:t>
          </w:r>
          <w:r w:rsidR="0042672C">
            <w:rPr>
              <w:rFonts w:cstheme="minorHAnsi"/>
            </w:rPr>
            <w:t xml:space="preserve"> (</w:t>
          </w:r>
          <w:r w:rsidR="0042672C" w:rsidRPr="001F4C18">
            <w:rPr>
              <w:rFonts w:cstheme="minorHAnsi"/>
              <w:b/>
              <w:bCs/>
            </w:rPr>
            <w:t xml:space="preserve">scope to deliver </w:t>
          </w:r>
          <w:r w:rsidR="001F4C18" w:rsidRPr="001F4C18">
            <w:rPr>
              <w:rFonts w:cstheme="minorHAnsi"/>
              <w:b/>
              <w:bCs/>
            </w:rPr>
            <w:t>tracking dashboards for those measures using data from databricks logs</w:t>
          </w:r>
          <w:r w:rsidR="001F4C18">
            <w:rPr>
              <w:rFonts w:cstheme="minorHAnsi"/>
            </w:rPr>
            <w:t>)</w:t>
          </w:r>
          <w:r w:rsidRPr="001067F3">
            <w:rPr>
              <w:rFonts w:cstheme="minorHAnsi"/>
            </w:rPr>
            <w:t>:</w:t>
          </w:r>
        </w:p>
        <w:p w14:paraId="6E7D04EF" w14:textId="77777777" w:rsidR="005806D4" w:rsidRPr="001067F3" w:rsidRDefault="005806D4" w:rsidP="009F47C1">
          <w:pPr>
            <w:spacing w:after="0" w:line="240" w:lineRule="auto"/>
            <w:rPr>
              <w:rFonts w:cstheme="minorHAnsi"/>
            </w:rPr>
          </w:pP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5"/>
            <w:gridCol w:w="1800"/>
            <w:gridCol w:w="2160"/>
            <w:gridCol w:w="2340"/>
            <w:gridCol w:w="2880"/>
          </w:tblGrid>
          <w:tr w:rsidR="005806D4" w:rsidRPr="001067F3" w14:paraId="235E6F75" w14:textId="77777777" w:rsidTr="005806D4">
            <w:trPr>
              <w:tblHeader/>
            </w:trPr>
            <w:tc>
              <w:tcPr>
                <w:tcW w:w="1255" w:type="dxa"/>
                <w:tcBorders>
                  <w:top w:val="single" w:sz="4" w:space="0" w:color="D1C4E9"/>
                  <w:left w:val="single" w:sz="4" w:space="0" w:color="D1C4E9"/>
                  <w:bottom w:val="single" w:sz="4" w:space="0" w:color="D1C4E9"/>
                  <w:right w:val="single" w:sz="4" w:space="0" w:color="D1C4E9"/>
                </w:tcBorders>
                <w:shd w:val="clear" w:color="auto" w:fill="4B0082"/>
                <w:vAlign w:val="center"/>
              </w:tcPr>
              <w:p w14:paraId="4D333BBC" w14:textId="77777777" w:rsidR="005806D4" w:rsidRPr="001067F3" w:rsidRDefault="005806D4" w:rsidP="009F47C1">
                <w:pPr>
                  <w:spacing w:after="0" w:line="240" w:lineRule="auto"/>
                  <w:jc w:val="center"/>
                  <w:rPr>
                    <w:rFonts w:cstheme="minorHAnsi"/>
                  </w:rPr>
                </w:pPr>
                <w:r w:rsidRPr="001067F3">
                  <w:rPr>
                    <w:rFonts w:eastAsia="Calibri" w:cstheme="minorHAnsi"/>
                    <w:b/>
                    <w:bCs/>
                    <w:color w:val="FFFFFF"/>
                    <w:sz w:val="18"/>
                    <w:szCs w:val="18"/>
                  </w:rPr>
                  <w:t>HEART Dimension</w:t>
                </w:r>
              </w:p>
            </w:tc>
            <w:tc>
              <w:tcPr>
                <w:tcW w:w="1800" w:type="dxa"/>
                <w:tcBorders>
                  <w:top w:val="single" w:sz="4" w:space="0" w:color="D1C4E9"/>
                  <w:left w:val="single" w:sz="4" w:space="0" w:color="D1C4E9"/>
                  <w:bottom w:val="single" w:sz="4" w:space="0" w:color="D1C4E9"/>
                  <w:right w:val="single" w:sz="4" w:space="0" w:color="D1C4E9"/>
                </w:tcBorders>
                <w:shd w:val="clear" w:color="auto" w:fill="4B0082"/>
                <w:vAlign w:val="center"/>
              </w:tcPr>
              <w:p w14:paraId="41877F54" w14:textId="77777777" w:rsidR="005806D4" w:rsidRPr="001067F3" w:rsidRDefault="005806D4" w:rsidP="009F47C1">
                <w:pPr>
                  <w:spacing w:after="0" w:line="240" w:lineRule="auto"/>
                  <w:jc w:val="center"/>
                  <w:rPr>
                    <w:rFonts w:cstheme="minorHAnsi"/>
                  </w:rPr>
                </w:pPr>
                <w:r w:rsidRPr="001067F3">
                  <w:rPr>
                    <w:rFonts w:eastAsia="Calibri" w:cstheme="minorHAnsi"/>
                    <w:b/>
                    <w:bCs/>
                    <w:color w:val="FFFFFF"/>
                    <w:sz w:val="18"/>
                    <w:szCs w:val="18"/>
                  </w:rPr>
                  <w:t>What It Measures</w:t>
                </w:r>
              </w:p>
            </w:tc>
            <w:tc>
              <w:tcPr>
                <w:tcW w:w="2160" w:type="dxa"/>
                <w:tcBorders>
                  <w:top w:val="single" w:sz="4" w:space="0" w:color="D1C4E9"/>
                  <w:left w:val="single" w:sz="4" w:space="0" w:color="D1C4E9"/>
                  <w:bottom w:val="single" w:sz="4" w:space="0" w:color="D1C4E9"/>
                  <w:right w:val="single" w:sz="4" w:space="0" w:color="D1C4E9"/>
                </w:tcBorders>
                <w:shd w:val="clear" w:color="auto" w:fill="4B0082"/>
                <w:vAlign w:val="center"/>
              </w:tcPr>
              <w:p w14:paraId="062C7FCD" w14:textId="77777777" w:rsidR="005806D4" w:rsidRPr="001067F3" w:rsidRDefault="005806D4" w:rsidP="009F47C1">
                <w:pPr>
                  <w:spacing w:after="0" w:line="240" w:lineRule="auto"/>
                  <w:jc w:val="center"/>
                  <w:rPr>
                    <w:rFonts w:cstheme="minorHAnsi"/>
                  </w:rPr>
                </w:pPr>
                <w:r w:rsidRPr="001067F3">
                  <w:rPr>
                    <w:rFonts w:eastAsia="Calibri" w:cstheme="minorHAnsi"/>
                    <w:b/>
                    <w:bCs/>
                    <w:color w:val="FFFFFF"/>
                    <w:sz w:val="18"/>
                    <w:szCs w:val="18"/>
                  </w:rPr>
                  <w:t>Metric</w:t>
                </w:r>
              </w:p>
            </w:tc>
            <w:tc>
              <w:tcPr>
                <w:tcW w:w="2340" w:type="dxa"/>
                <w:tcBorders>
                  <w:top w:val="single" w:sz="4" w:space="0" w:color="D1C4E9"/>
                  <w:left w:val="single" w:sz="4" w:space="0" w:color="D1C4E9"/>
                  <w:bottom w:val="single" w:sz="4" w:space="0" w:color="D1C4E9"/>
                  <w:right w:val="single" w:sz="4" w:space="0" w:color="D1C4E9"/>
                </w:tcBorders>
                <w:shd w:val="clear" w:color="auto" w:fill="4B0082"/>
                <w:vAlign w:val="center"/>
              </w:tcPr>
              <w:p w14:paraId="742F9D7B" w14:textId="77777777" w:rsidR="005806D4" w:rsidRPr="001067F3" w:rsidRDefault="005806D4" w:rsidP="009F47C1">
                <w:pPr>
                  <w:spacing w:after="0" w:line="240" w:lineRule="auto"/>
                  <w:jc w:val="center"/>
                  <w:rPr>
                    <w:rFonts w:cstheme="minorHAnsi"/>
                  </w:rPr>
                </w:pPr>
                <w:r w:rsidRPr="001067F3">
                  <w:rPr>
                    <w:rFonts w:eastAsia="Calibri" w:cstheme="minorHAnsi"/>
                    <w:b/>
                    <w:bCs/>
                    <w:color w:val="FFFFFF"/>
                    <w:sz w:val="18"/>
                    <w:szCs w:val="18"/>
                  </w:rPr>
                  <w:t>Target</w:t>
                </w:r>
              </w:p>
            </w:tc>
            <w:tc>
              <w:tcPr>
                <w:tcW w:w="2880" w:type="dxa"/>
                <w:tcBorders>
                  <w:top w:val="single" w:sz="4" w:space="0" w:color="D1C4E9"/>
                  <w:left w:val="single" w:sz="4" w:space="0" w:color="D1C4E9"/>
                  <w:bottom w:val="single" w:sz="4" w:space="0" w:color="D1C4E9"/>
                  <w:right w:val="single" w:sz="4" w:space="0" w:color="D1C4E9"/>
                </w:tcBorders>
                <w:shd w:val="clear" w:color="auto" w:fill="4B0082"/>
                <w:vAlign w:val="center"/>
              </w:tcPr>
              <w:p w14:paraId="61B978DC" w14:textId="77777777" w:rsidR="005806D4" w:rsidRPr="001067F3" w:rsidRDefault="005806D4" w:rsidP="009F47C1">
                <w:pPr>
                  <w:spacing w:after="0" w:line="240" w:lineRule="auto"/>
                  <w:jc w:val="center"/>
                  <w:rPr>
                    <w:rFonts w:cstheme="minorHAnsi"/>
                  </w:rPr>
                </w:pPr>
                <w:r w:rsidRPr="001067F3">
                  <w:rPr>
                    <w:rFonts w:eastAsia="Calibri" w:cstheme="minorHAnsi"/>
                    <w:b/>
                    <w:bCs/>
                    <w:color w:val="FFFFFF"/>
                    <w:sz w:val="18"/>
                    <w:szCs w:val="18"/>
                  </w:rPr>
                  <w:t>Measurement Method</w:t>
                </w:r>
              </w:p>
            </w:tc>
          </w:tr>
          <w:tr w:rsidR="005806D4" w:rsidRPr="001067F3" w14:paraId="39BE283B" w14:textId="77777777" w:rsidTr="005806D4">
            <w:tc>
              <w:tcPr>
                <w:tcW w:w="1255" w:type="dxa"/>
                <w:tcBorders>
                  <w:top w:val="single" w:sz="4" w:space="0" w:color="D1C4E9"/>
                  <w:left w:val="single" w:sz="4" w:space="0" w:color="D1C4E9"/>
                  <w:bottom w:val="single" w:sz="4" w:space="0" w:color="D1C4E9"/>
                  <w:right w:val="single" w:sz="4" w:space="0" w:color="D1C4E9"/>
                </w:tcBorders>
                <w:shd w:val="clear" w:color="auto" w:fill="F3EEF9"/>
              </w:tcPr>
              <w:p w14:paraId="78E6A5AE" w14:textId="77777777" w:rsidR="005806D4" w:rsidRPr="001067F3" w:rsidRDefault="005806D4" w:rsidP="009F47C1">
                <w:pPr>
                  <w:spacing w:after="0" w:line="240" w:lineRule="auto"/>
                  <w:rPr>
                    <w:rFonts w:cstheme="minorHAnsi"/>
                  </w:rPr>
                </w:pPr>
                <w:r w:rsidRPr="001067F3">
                  <w:rPr>
                    <w:rFonts w:eastAsia="Calibri" w:cstheme="minorHAnsi"/>
                    <w:b/>
                    <w:bCs/>
                    <w:color w:val="1A1A2E"/>
                    <w:sz w:val="18"/>
                    <w:szCs w:val="18"/>
                  </w:rPr>
                  <w:t>Happiness</w:t>
                </w:r>
              </w:p>
            </w:tc>
            <w:tc>
              <w:tcPr>
                <w:tcW w:w="1800" w:type="dxa"/>
                <w:tcBorders>
                  <w:top w:val="single" w:sz="4" w:space="0" w:color="D1C4E9"/>
                  <w:left w:val="single" w:sz="4" w:space="0" w:color="D1C4E9"/>
                  <w:bottom w:val="single" w:sz="4" w:space="0" w:color="D1C4E9"/>
                  <w:right w:val="single" w:sz="4" w:space="0" w:color="D1C4E9"/>
                </w:tcBorders>
                <w:shd w:val="clear" w:color="auto" w:fill="F3EEF9"/>
              </w:tcPr>
              <w:p w14:paraId="436EFDAB"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User satisfaction with the product</w:t>
                </w:r>
              </w:p>
            </w:tc>
            <w:tc>
              <w:tcPr>
                <w:tcW w:w="2160" w:type="dxa"/>
                <w:tcBorders>
                  <w:top w:val="single" w:sz="4" w:space="0" w:color="D1C4E9"/>
                  <w:left w:val="single" w:sz="4" w:space="0" w:color="D1C4E9"/>
                  <w:bottom w:val="single" w:sz="4" w:space="0" w:color="D1C4E9"/>
                  <w:right w:val="single" w:sz="4" w:space="0" w:color="D1C4E9"/>
                </w:tcBorders>
                <w:shd w:val="clear" w:color="auto" w:fill="F3EEF9"/>
              </w:tcPr>
              <w:p w14:paraId="140673E6"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Net Promoter Score (NPS) across 4 BUs</w:t>
                </w:r>
              </w:p>
            </w:tc>
            <w:tc>
              <w:tcPr>
                <w:tcW w:w="2340" w:type="dxa"/>
                <w:tcBorders>
                  <w:top w:val="single" w:sz="4" w:space="0" w:color="D1C4E9"/>
                  <w:left w:val="single" w:sz="4" w:space="0" w:color="D1C4E9"/>
                  <w:bottom w:val="single" w:sz="4" w:space="0" w:color="D1C4E9"/>
                  <w:right w:val="single" w:sz="4" w:space="0" w:color="D1C4E9"/>
                </w:tcBorders>
                <w:shd w:val="clear" w:color="auto" w:fill="F3EEF9"/>
              </w:tcPr>
              <w:p w14:paraId="5698EBCF" w14:textId="391F04C7" w:rsidR="005806D4" w:rsidRPr="001067F3" w:rsidRDefault="005806D4" w:rsidP="009F47C1">
                <w:pPr>
                  <w:spacing w:after="0" w:line="240" w:lineRule="auto"/>
                  <w:rPr>
                    <w:rFonts w:cstheme="minorHAnsi"/>
                  </w:rPr>
                </w:pPr>
                <w:r w:rsidRPr="001067F3">
                  <w:rPr>
                    <w:rFonts w:eastAsia="Calibri" w:cstheme="minorHAnsi"/>
                    <w:color w:val="1A1A2E"/>
                    <w:sz w:val="18"/>
                    <w:szCs w:val="18"/>
                  </w:rPr>
                  <w:t xml:space="preserve">Baseline at UAT; ≥ </w:t>
                </w:r>
                <w:r w:rsidR="00A12EDE" w:rsidRPr="001067F3">
                  <w:rPr>
                    <w:rFonts w:eastAsia="Calibri" w:cstheme="minorHAnsi"/>
                    <w:color w:val="1A1A2E"/>
                    <w:sz w:val="18"/>
                    <w:szCs w:val="18"/>
                  </w:rPr>
                  <w:t>90%</w:t>
                </w:r>
                <w:r w:rsidRPr="001067F3">
                  <w:rPr>
                    <w:rFonts w:eastAsia="Calibri" w:cstheme="minorHAnsi"/>
                    <w:color w:val="1A1A2E"/>
                    <w:sz w:val="18"/>
                    <w:szCs w:val="18"/>
                  </w:rPr>
                  <w:t xml:space="preserve"> by Hypercare exit</w:t>
                </w:r>
              </w:p>
            </w:tc>
            <w:tc>
              <w:tcPr>
                <w:tcW w:w="2880" w:type="dxa"/>
                <w:tcBorders>
                  <w:top w:val="single" w:sz="4" w:space="0" w:color="D1C4E9"/>
                  <w:left w:val="single" w:sz="4" w:space="0" w:color="D1C4E9"/>
                  <w:bottom w:val="single" w:sz="4" w:space="0" w:color="D1C4E9"/>
                  <w:right w:val="single" w:sz="4" w:space="0" w:color="D1C4E9"/>
                </w:tcBorders>
                <w:shd w:val="clear" w:color="auto" w:fill="F3EEF9"/>
              </w:tcPr>
              <w:p w14:paraId="439B5950" w14:textId="7128D05C" w:rsidR="005806D4" w:rsidRPr="001067F3" w:rsidRDefault="000C1BA2" w:rsidP="009F47C1">
                <w:pPr>
                  <w:spacing w:after="0" w:line="240" w:lineRule="auto"/>
                  <w:rPr>
                    <w:rFonts w:cstheme="minorHAnsi"/>
                  </w:rPr>
                </w:pPr>
                <w:r>
                  <w:rPr>
                    <w:rFonts w:eastAsia="Calibri" w:cstheme="minorHAnsi"/>
                    <w:color w:val="1A1A2E"/>
                    <w:sz w:val="18"/>
                    <w:szCs w:val="18"/>
                  </w:rPr>
                  <w:t xml:space="preserve">Monitoring based </w:t>
                </w:r>
                <w:r w:rsidR="0046643B">
                  <w:rPr>
                    <w:rFonts w:eastAsia="Calibri" w:cstheme="minorHAnsi"/>
                    <w:color w:val="1A1A2E"/>
                    <w:sz w:val="18"/>
                    <w:szCs w:val="18"/>
                  </w:rPr>
                  <w:t>on thumbs up / down</w:t>
                </w:r>
              </w:p>
            </w:tc>
          </w:tr>
          <w:tr w:rsidR="005806D4" w:rsidRPr="001067F3" w14:paraId="2720F9FB" w14:textId="77777777" w:rsidTr="005806D4">
            <w:tc>
              <w:tcPr>
                <w:tcW w:w="1255" w:type="dxa"/>
                <w:tcBorders>
                  <w:top w:val="single" w:sz="4" w:space="0" w:color="D1C4E9"/>
                  <w:left w:val="single" w:sz="4" w:space="0" w:color="D1C4E9"/>
                  <w:bottom w:val="single" w:sz="4" w:space="0" w:color="D1C4E9"/>
                  <w:right w:val="single" w:sz="4" w:space="0" w:color="D1C4E9"/>
                </w:tcBorders>
                <w:shd w:val="clear" w:color="auto" w:fill="FFFFFF"/>
              </w:tcPr>
              <w:p w14:paraId="4F1A34ED" w14:textId="77777777" w:rsidR="005806D4" w:rsidRPr="001067F3" w:rsidRDefault="005806D4" w:rsidP="009F47C1">
                <w:pPr>
                  <w:spacing w:after="0" w:line="240" w:lineRule="auto"/>
                  <w:rPr>
                    <w:rFonts w:cstheme="minorHAnsi"/>
                  </w:rPr>
                </w:pPr>
                <w:r w:rsidRPr="001067F3">
                  <w:rPr>
                    <w:rFonts w:eastAsia="Calibri" w:cstheme="minorHAnsi"/>
                    <w:b/>
                    <w:bCs/>
                    <w:color w:val="1A1A2E"/>
                    <w:sz w:val="18"/>
                    <w:szCs w:val="18"/>
                  </w:rPr>
                  <w:t>Engagement</w:t>
                </w:r>
              </w:p>
            </w:tc>
            <w:tc>
              <w:tcPr>
                <w:tcW w:w="1800" w:type="dxa"/>
                <w:tcBorders>
                  <w:top w:val="single" w:sz="4" w:space="0" w:color="D1C4E9"/>
                  <w:left w:val="single" w:sz="4" w:space="0" w:color="D1C4E9"/>
                  <w:bottom w:val="single" w:sz="4" w:space="0" w:color="D1C4E9"/>
                  <w:right w:val="single" w:sz="4" w:space="0" w:color="D1C4E9"/>
                </w:tcBorders>
                <w:shd w:val="clear" w:color="auto" w:fill="FFFFFF"/>
              </w:tcPr>
              <w:p w14:paraId="3B6D4B9A"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How actively users interact with the product</w:t>
                </w:r>
              </w:p>
            </w:tc>
            <w:tc>
              <w:tcPr>
                <w:tcW w:w="2160" w:type="dxa"/>
                <w:tcBorders>
                  <w:top w:val="single" w:sz="4" w:space="0" w:color="D1C4E9"/>
                  <w:left w:val="single" w:sz="4" w:space="0" w:color="D1C4E9"/>
                  <w:bottom w:val="single" w:sz="4" w:space="0" w:color="D1C4E9"/>
                  <w:right w:val="single" w:sz="4" w:space="0" w:color="D1C4E9"/>
                </w:tcBorders>
                <w:shd w:val="clear" w:color="auto" w:fill="FFFFFF"/>
              </w:tcPr>
              <w:p w14:paraId="6AFA352D"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Weekly active users on AI/BI Dashboards + Genie Spaces; average session length</w:t>
                </w:r>
              </w:p>
            </w:tc>
            <w:tc>
              <w:tcPr>
                <w:tcW w:w="2340" w:type="dxa"/>
                <w:tcBorders>
                  <w:top w:val="single" w:sz="4" w:space="0" w:color="D1C4E9"/>
                  <w:left w:val="single" w:sz="4" w:space="0" w:color="D1C4E9"/>
                  <w:bottom w:val="single" w:sz="4" w:space="0" w:color="D1C4E9"/>
                  <w:right w:val="single" w:sz="4" w:space="0" w:color="D1C4E9"/>
                </w:tcBorders>
                <w:shd w:val="clear" w:color="auto" w:fill="FFFFFF"/>
              </w:tcPr>
              <w:p w14:paraId="1BD6DE36" w14:textId="7FF2F5F9" w:rsidR="005806D4" w:rsidRPr="001067F3" w:rsidRDefault="005806D4" w:rsidP="009F47C1">
                <w:pPr>
                  <w:spacing w:after="0" w:line="240" w:lineRule="auto"/>
                  <w:rPr>
                    <w:rFonts w:cstheme="minorHAnsi"/>
                  </w:rPr>
                </w:pPr>
                <w:r w:rsidRPr="001067F3">
                  <w:rPr>
                    <w:rFonts w:eastAsia="Calibri" w:cstheme="minorHAnsi"/>
                    <w:color w:val="1A1A2E"/>
                    <w:sz w:val="18"/>
                    <w:szCs w:val="18"/>
                  </w:rPr>
                  <w:t xml:space="preserve">Baseline at Go-Live; </w:t>
                </w:r>
                <w:r w:rsidR="00E97DB6" w:rsidRPr="001067F3">
                  <w:rPr>
                    <w:rFonts w:eastAsia="Calibri" w:cstheme="minorHAnsi"/>
                    <w:color w:val="1A1A2E"/>
                    <w:sz w:val="18"/>
                    <w:szCs w:val="18"/>
                  </w:rPr>
                  <w:t>≥ 9</w:t>
                </w:r>
                <w:r w:rsidRPr="001067F3">
                  <w:rPr>
                    <w:rFonts w:eastAsia="Calibri" w:cstheme="minorHAnsi"/>
                    <w:color w:val="1A1A2E"/>
                    <w:sz w:val="18"/>
                    <w:szCs w:val="18"/>
                  </w:rPr>
                  <w:t>0% by Hypercare exit</w:t>
                </w:r>
              </w:p>
            </w:tc>
            <w:tc>
              <w:tcPr>
                <w:tcW w:w="2880" w:type="dxa"/>
                <w:tcBorders>
                  <w:top w:val="single" w:sz="4" w:space="0" w:color="D1C4E9"/>
                  <w:left w:val="single" w:sz="4" w:space="0" w:color="D1C4E9"/>
                  <w:bottom w:val="single" w:sz="4" w:space="0" w:color="D1C4E9"/>
                  <w:right w:val="single" w:sz="4" w:space="0" w:color="D1C4E9"/>
                </w:tcBorders>
                <w:shd w:val="clear" w:color="auto" w:fill="FFFFFF"/>
              </w:tcPr>
              <w:p w14:paraId="1D176F99"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Databricks usage analytics (Unity Catalog audit logs)</w:t>
                </w:r>
              </w:p>
            </w:tc>
          </w:tr>
          <w:tr w:rsidR="005806D4" w:rsidRPr="001067F3" w14:paraId="7F8959E9" w14:textId="77777777" w:rsidTr="005806D4">
            <w:tc>
              <w:tcPr>
                <w:tcW w:w="1255" w:type="dxa"/>
                <w:tcBorders>
                  <w:top w:val="single" w:sz="4" w:space="0" w:color="D1C4E9"/>
                  <w:left w:val="single" w:sz="4" w:space="0" w:color="D1C4E9"/>
                  <w:bottom w:val="single" w:sz="4" w:space="0" w:color="D1C4E9"/>
                  <w:right w:val="single" w:sz="4" w:space="0" w:color="D1C4E9"/>
                </w:tcBorders>
                <w:shd w:val="clear" w:color="auto" w:fill="F3EEF9"/>
              </w:tcPr>
              <w:p w14:paraId="3722CAE8" w14:textId="77777777" w:rsidR="005806D4" w:rsidRPr="001067F3" w:rsidRDefault="005806D4" w:rsidP="009F47C1">
                <w:pPr>
                  <w:spacing w:after="0" w:line="240" w:lineRule="auto"/>
                  <w:rPr>
                    <w:rFonts w:cstheme="minorHAnsi"/>
                  </w:rPr>
                </w:pPr>
                <w:r w:rsidRPr="001067F3">
                  <w:rPr>
                    <w:rFonts w:eastAsia="Calibri" w:cstheme="minorHAnsi"/>
                    <w:b/>
                    <w:bCs/>
                    <w:color w:val="1A1A2E"/>
                    <w:sz w:val="18"/>
                    <w:szCs w:val="18"/>
                  </w:rPr>
                  <w:t>Adoption</w:t>
                </w:r>
              </w:p>
            </w:tc>
            <w:tc>
              <w:tcPr>
                <w:tcW w:w="1800" w:type="dxa"/>
                <w:tcBorders>
                  <w:top w:val="single" w:sz="4" w:space="0" w:color="D1C4E9"/>
                  <w:left w:val="single" w:sz="4" w:space="0" w:color="D1C4E9"/>
                  <w:bottom w:val="single" w:sz="4" w:space="0" w:color="D1C4E9"/>
                  <w:right w:val="single" w:sz="4" w:space="0" w:color="D1C4E9"/>
                </w:tcBorders>
                <w:shd w:val="clear" w:color="auto" w:fill="F3EEF9"/>
              </w:tcPr>
              <w:p w14:paraId="4CCEED03"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How many target users are taking up the product</w:t>
                </w:r>
              </w:p>
            </w:tc>
            <w:tc>
              <w:tcPr>
                <w:tcW w:w="2160" w:type="dxa"/>
                <w:tcBorders>
                  <w:top w:val="single" w:sz="4" w:space="0" w:color="D1C4E9"/>
                  <w:left w:val="single" w:sz="4" w:space="0" w:color="D1C4E9"/>
                  <w:bottom w:val="single" w:sz="4" w:space="0" w:color="D1C4E9"/>
                  <w:right w:val="single" w:sz="4" w:space="0" w:color="D1C4E9"/>
                </w:tcBorders>
                <w:shd w:val="clear" w:color="auto" w:fill="F3EEF9"/>
              </w:tcPr>
              <w:p w14:paraId="396777EA"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 of target user population onboarded and active across 4 BUs</w:t>
                </w:r>
              </w:p>
            </w:tc>
            <w:tc>
              <w:tcPr>
                <w:tcW w:w="2340" w:type="dxa"/>
                <w:tcBorders>
                  <w:top w:val="single" w:sz="4" w:space="0" w:color="D1C4E9"/>
                  <w:left w:val="single" w:sz="4" w:space="0" w:color="D1C4E9"/>
                  <w:bottom w:val="single" w:sz="4" w:space="0" w:color="D1C4E9"/>
                  <w:right w:val="single" w:sz="4" w:space="0" w:color="D1C4E9"/>
                </w:tcBorders>
                <w:shd w:val="clear" w:color="auto" w:fill="F3EEF9"/>
              </w:tcPr>
              <w:p w14:paraId="51700E18"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 80% of identified target users active within 60 days of Go-Live</w:t>
                </w:r>
              </w:p>
            </w:tc>
            <w:tc>
              <w:tcPr>
                <w:tcW w:w="2880" w:type="dxa"/>
                <w:tcBorders>
                  <w:top w:val="single" w:sz="4" w:space="0" w:color="D1C4E9"/>
                  <w:left w:val="single" w:sz="4" w:space="0" w:color="D1C4E9"/>
                  <w:bottom w:val="single" w:sz="4" w:space="0" w:color="D1C4E9"/>
                  <w:right w:val="single" w:sz="4" w:space="0" w:color="D1C4E9"/>
                </w:tcBorders>
                <w:shd w:val="clear" w:color="auto" w:fill="F3EEF9"/>
              </w:tcPr>
              <w:p w14:paraId="52D99080"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User provisioning records + Unity Catalog access logs</w:t>
                </w:r>
              </w:p>
            </w:tc>
          </w:tr>
          <w:tr w:rsidR="005806D4" w:rsidRPr="001067F3" w14:paraId="108AF35C" w14:textId="77777777" w:rsidTr="005806D4">
            <w:tc>
              <w:tcPr>
                <w:tcW w:w="1255" w:type="dxa"/>
                <w:tcBorders>
                  <w:top w:val="single" w:sz="4" w:space="0" w:color="D1C4E9"/>
                  <w:left w:val="single" w:sz="4" w:space="0" w:color="D1C4E9"/>
                  <w:bottom w:val="single" w:sz="4" w:space="0" w:color="D1C4E9"/>
                  <w:right w:val="single" w:sz="4" w:space="0" w:color="D1C4E9"/>
                </w:tcBorders>
                <w:shd w:val="clear" w:color="auto" w:fill="FFFFFF"/>
              </w:tcPr>
              <w:p w14:paraId="534B3090" w14:textId="77777777" w:rsidR="005806D4" w:rsidRPr="001067F3" w:rsidRDefault="005806D4" w:rsidP="009F47C1">
                <w:pPr>
                  <w:spacing w:after="0" w:line="240" w:lineRule="auto"/>
                  <w:rPr>
                    <w:rFonts w:cstheme="minorHAnsi"/>
                  </w:rPr>
                </w:pPr>
                <w:r w:rsidRPr="001067F3">
                  <w:rPr>
                    <w:rFonts w:eastAsia="Calibri" w:cstheme="minorHAnsi"/>
                    <w:b/>
                    <w:bCs/>
                    <w:color w:val="1A1A2E"/>
                    <w:sz w:val="18"/>
                    <w:szCs w:val="18"/>
                  </w:rPr>
                  <w:t>Retention</w:t>
                </w:r>
              </w:p>
            </w:tc>
            <w:tc>
              <w:tcPr>
                <w:tcW w:w="1800" w:type="dxa"/>
                <w:tcBorders>
                  <w:top w:val="single" w:sz="4" w:space="0" w:color="D1C4E9"/>
                  <w:left w:val="single" w:sz="4" w:space="0" w:color="D1C4E9"/>
                  <w:bottom w:val="single" w:sz="4" w:space="0" w:color="D1C4E9"/>
                  <w:right w:val="single" w:sz="4" w:space="0" w:color="D1C4E9"/>
                </w:tcBorders>
                <w:shd w:val="clear" w:color="auto" w:fill="FFFFFF"/>
              </w:tcPr>
              <w:p w14:paraId="0692D3F7"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Whether users continue using the product</w:t>
                </w:r>
              </w:p>
            </w:tc>
            <w:tc>
              <w:tcPr>
                <w:tcW w:w="2160" w:type="dxa"/>
                <w:tcBorders>
                  <w:top w:val="single" w:sz="4" w:space="0" w:color="D1C4E9"/>
                  <w:left w:val="single" w:sz="4" w:space="0" w:color="D1C4E9"/>
                  <w:bottom w:val="single" w:sz="4" w:space="0" w:color="D1C4E9"/>
                  <w:right w:val="single" w:sz="4" w:space="0" w:color="D1C4E9"/>
                </w:tcBorders>
                <w:shd w:val="clear" w:color="auto" w:fill="FFFFFF"/>
              </w:tcPr>
              <w:p w14:paraId="49DA616E"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 of users returning weekly after initial onboarding</w:t>
                </w:r>
              </w:p>
            </w:tc>
            <w:tc>
              <w:tcPr>
                <w:tcW w:w="2340" w:type="dxa"/>
                <w:tcBorders>
                  <w:top w:val="single" w:sz="4" w:space="0" w:color="D1C4E9"/>
                  <w:left w:val="single" w:sz="4" w:space="0" w:color="D1C4E9"/>
                  <w:bottom w:val="single" w:sz="4" w:space="0" w:color="D1C4E9"/>
                  <w:right w:val="single" w:sz="4" w:space="0" w:color="D1C4E9"/>
                </w:tcBorders>
                <w:shd w:val="clear" w:color="auto" w:fill="FFFFFF"/>
              </w:tcPr>
              <w:p w14:paraId="59D8835D"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 70% 4-week retention rate</w:t>
                </w:r>
              </w:p>
            </w:tc>
            <w:tc>
              <w:tcPr>
                <w:tcW w:w="2880" w:type="dxa"/>
                <w:tcBorders>
                  <w:top w:val="single" w:sz="4" w:space="0" w:color="D1C4E9"/>
                  <w:left w:val="single" w:sz="4" w:space="0" w:color="D1C4E9"/>
                  <w:bottom w:val="single" w:sz="4" w:space="0" w:color="D1C4E9"/>
                  <w:right w:val="single" w:sz="4" w:space="0" w:color="D1C4E9"/>
                </w:tcBorders>
                <w:shd w:val="clear" w:color="auto" w:fill="FFFFFF"/>
              </w:tcPr>
              <w:p w14:paraId="62346EC9"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Databricks usage analytics</w:t>
                </w:r>
              </w:p>
            </w:tc>
          </w:tr>
          <w:tr w:rsidR="005806D4" w:rsidRPr="001067F3" w14:paraId="6CA02525" w14:textId="77777777" w:rsidTr="005806D4">
            <w:tc>
              <w:tcPr>
                <w:tcW w:w="1255" w:type="dxa"/>
                <w:tcBorders>
                  <w:top w:val="single" w:sz="4" w:space="0" w:color="D1C4E9"/>
                  <w:left w:val="single" w:sz="4" w:space="0" w:color="D1C4E9"/>
                  <w:bottom w:val="single" w:sz="4" w:space="0" w:color="D1C4E9"/>
                  <w:right w:val="single" w:sz="4" w:space="0" w:color="D1C4E9"/>
                </w:tcBorders>
                <w:shd w:val="clear" w:color="auto" w:fill="F3EEF9"/>
              </w:tcPr>
              <w:p w14:paraId="3DA6B7D6" w14:textId="77777777" w:rsidR="005806D4" w:rsidRPr="001067F3" w:rsidRDefault="005806D4" w:rsidP="009F47C1">
                <w:pPr>
                  <w:spacing w:after="0" w:line="240" w:lineRule="auto"/>
                  <w:rPr>
                    <w:rFonts w:cstheme="minorHAnsi"/>
                  </w:rPr>
                </w:pPr>
                <w:r w:rsidRPr="001067F3">
                  <w:rPr>
                    <w:rFonts w:eastAsia="Calibri" w:cstheme="minorHAnsi"/>
                    <w:b/>
                    <w:bCs/>
                    <w:color w:val="1A1A2E"/>
                    <w:sz w:val="18"/>
                    <w:szCs w:val="18"/>
                  </w:rPr>
                  <w:t>Task Success</w:t>
                </w:r>
              </w:p>
            </w:tc>
            <w:tc>
              <w:tcPr>
                <w:tcW w:w="1800" w:type="dxa"/>
                <w:tcBorders>
                  <w:top w:val="single" w:sz="4" w:space="0" w:color="D1C4E9"/>
                  <w:left w:val="single" w:sz="4" w:space="0" w:color="D1C4E9"/>
                  <w:bottom w:val="single" w:sz="4" w:space="0" w:color="D1C4E9"/>
                  <w:right w:val="single" w:sz="4" w:space="0" w:color="D1C4E9"/>
                </w:tcBorders>
                <w:shd w:val="clear" w:color="auto" w:fill="F3EEF9"/>
              </w:tcPr>
              <w:p w14:paraId="3FE7550C"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Whether users can accomplish their goals</w:t>
                </w:r>
              </w:p>
            </w:tc>
            <w:tc>
              <w:tcPr>
                <w:tcW w:w="2160" w:type="dxa"/>
                <w:tcBorders>
                  <w:top w:val="single" w:sz="4" w:space="0" w:color="D1C4E9"/>
                  <w:left w:val="single" w:sz="4" w:space="0" w:color="D1C4E9"/>
                  <w:bottom w:val="single" w:sz="4" w:space="0" w:color="D1C4E9"/>
                  <w:right w:val="single" w:sz="4" w:space="0" w:color="D1C4E9"/>
                </w:tcBorders>
                <w:shd w:val="clear" w:color="auto" w:fill="F3EEF9"/>
              </w:tcPr>
              <w:p w14:paraId="28B69211"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Genie question accuracy rate; time-to-insight for standard KPI queries</w:t>
                </w:r>
              </w:p>
            </w:tc>
            <w:tc>
              <w:tcPr>
                <w:tcW w:w="2340" w:type="dxa"/>
                <w:tcBorders>
                  <w:top w:val="single" w:sz="4" w:space="0" w:color="D1C4E9"/>
                  <w:left w:val="single" w:sz="4" w:space="0" w:color="D1C4E9"/>
                  <w:bottom w:val="single" w:sz="4" w:space="0" w:color="D1C4E9"/>
                  <w:right w:val="single" w:sz="4" w:space="0" w:color="D1C4E9"/>
                </w:tcBorders>
                <w:shd w:val="clear" w:color="auto" w:fill="F3EEF9"/>
              </w:tcPr>
              <w:p w14:paraId="7F0E4E72" w14:textId="1574A0C3" w:rsidR="005806D4" w:rsidRPr="001067F3" w:rsidRDefault="005806D4" w:rsidP="009F47C1">
                <w:pPr>
                  <w:spacing w:after="0" w:line="240" w:lineRule="auto"/>
                  <w:rPr>
                    <w:rFonts w:cstheme="minorHAnsi"/>
                  </w:rPr>
                </w:pPr>
                <w:r w:rsidRPr="001067F3">
                  <w:rPr>
                    <w:rFonts w:eastAsia="Calibri" w:cstheme="minorHAnsi"/>
                    <w:color w:val="1A1A2E"/>
                    <w:sz w:val="18"/>
                    <w:szCs w:val="18"/>
                  </w:rPr>
                  <w:t xml:space="preserve">Genie: ≥ 50 benchmark questions answered correctly (per D5); time-to-insight: ≤ </w:t>
                </w:r>
                <w:r w:rsidR="00E97DB6" w:rsidRPr="001067F3">
                  <w:rPr>
                    <w:rFonts w:eastAsia="Calibri" w:cstheme="minorHAnsi"/>
                    <w:color w:val="1A1A2E"/>
                    <w:sz w:val="18"/>
                    <w:szCs w:val="18"/>
                  </w:rPr>
                  <w:t>5</w:t>
                </w:r>
                <w:r w:rsidRPr="001067F3">
                  <w:rPr>
                    <w:rFonts w:eastAsia="Calibri" w:cstheme="minorHAnsi"/>
                    <w:color w:val="1A1A2E"/>
                    <w:sz w:val="18"/>
                    <w:szCs w:val="18"/>
                  </w:rPr>
                  <w:t xml:space="preserve"> minutes for standard queries</w:t>
                </w:r>
              </w:p>
            </w:tc>
            <w:tc>
              <w:tcPr>
                <w:tcW w:w="2880" w:type="dxa"/>
                <w:tcBorders>
                  <w:top w:val="single" w:sz="4" w:space="0" w:color="D1C4E9"/>
                  <w:left w:val="single" w:sz="4" w:space="0" w:color="D1C4E9"/>
                  <w:bottom w:val="single" w:sz="4" w:space="0" w:color="D1C4E9"/>
                  <w:right w:val="single" w:sz="4" w:space="0" w:color="D1C4E9"/>
                </w:tcBorders>
                <w:shd w:val="clear" w:color="auto" w:fill="F3EEF9"/>
              </w:tcPr>
              <w:p w14:paraId="62E45510" w14:textId="394A7C4C" w:rsidR="005806D4" w:rsidRPr="001067F3" w:rsidRDefault="005806D4" w:rsidP="009F47C1">
                <w:pPr>
                  <w:spacing w:after="0" w:line="240" w:lineRule="auto"/>
                  <w:rPr>
                    <w:rFonts w:cstheme="minorHAnsi"/>
                  </w:rPr>
                </w:pPr>
                <w:r w:rsidRPr="001067F3">
                  <w:rPr>
                    <w:rFonts w:eastAsia="Calibri" w:cstheme="minorHAnsi"/>
                    <w:color w:val="1A1A2E"/>
                    <w:sz w:val="18"/>
                    <w:szCs w:val="18"/>
                  </w:rPr>
                  <w:t>Genie benchmark test results</w:t>
                </w:r>
              </w:p>
            </w:tc>
          </w:tr>
        </w:tbl>
        <w:p w14:paraId="4294C50F" w14:textId="77777777" w:rsidR="00407F76" w:rsidRPr="001067F3" w:rsidRDefault="00407F76" w:rsidP="009F47C1">
          <w:pPr>
            <w:spacing w:after="0" w:line="240" w:lineRule="auto"/>
            <w:rPr>
              <w:rFonts w:cstheme="minorHAnsi"/>
            </w:rPr>
          </w:pPr>
        </w:p>
        <w:p w14:paraId="479FDA9B" w14:textId="43EA48DB" w:rsidR="00416A01" w:rsidRPr="001067F3" w:rsidRDefault="003871AA" w:rsidP="009F47C1">
          <w:pPr>
            <w:spacing w:after="0" w:line="240" w:lineRule="auto"/>
            <w:rPr>
              <w:rFonts w:cstheme="minorHAnsi"/>
            </w:rPr>
          </w:pPr>
          <w:ins w:id="324" w:author="Tim Kemp" w:date="2026-10-23T16:06:00Z" w16du:dateUtc="2026-10-23T20:06:00Z">
            <w:r>
              <w:rPr>
                <w:rFonts w:cstheme="minorHAnsi"/>
              </w:rPr>
              <w:t xml:space="preserve">Lingaro’s responsibility as far as the HEART framework </w:t>
            </w:r>
          </w:ins>
          <w:ins w:id="325" w:author="Tim Kemp" w:date="2026-10-23T16:07:00Z" w16du:dateUtc="2026-10-23T20:07:00Z">
            <w:r>
              <w:rPr>
                <w:rFonts w:cstheme="minorHAnsi"/>
              </w:rPr>
              <w:t xml:space="preserve">is limited to </w:t>
            </w:r>
            <w:r w:rsidR="0050307B">
              <w:rPr>
                <w:rFonts w:cstheme="minorHAnsi"/>
              </w:rPr>
              <w:t>ensuring that the Measurement Method in the table above is implemented.</w:t>
            </w:r>
          </w:ins>
        </w:p>
      </w:sdtContent>
    </w:sdt>
    <w:p w14:paraId="47A425B8" w14:textId="77777777" w:rsidR="00416A01" w:rsidRDefault="00416A01">
      <w:pPr>
        <w:rPr>
          <w:rFonts w:eastAsia="Calibri" w:cstheme="minorHAnsi"/>
          <w:b/>
          <w:bCs/>
          <w:sz w:val="20"/>
          <w:szCs w:val="20"/>
        </w:rPr>
      </w:pPr>
      <w:r>
        <w:rPr>
          <w:rFonts w:eastAsia="Calibri" w:cstheme="minorHAnsi"/>
          <w:b/>
          <w:bCs/>
          <w:sz w:val="20"/>
          <w:szCs w:val="20"/>
        </w:rPr>
        <w:br w:type="page"/>
      </w:r>
    </w:p>
    <w:p w14:paraId="7D91E054" w14:textId="1D93EE15" w:rsidR="00DF19F0" w:rsidRPr="001067F3" w:rsidRDefault="5309911C" w:rsidP="003D4B65">
      <w:pPr>
        <w:pStyle w:val="ListParagraph"/>
        <w:numPr>
          <w:ilvl w:val="0"/>
          <w:numId w:val="11"/>
        </w:numPr>
        <w:spacing w:after="0" w:line="240" w:lineRule="auto"/>
        <w:rPr>
          <w:rFonts w:eastAsia="Calibri" w:cstheme="minorHAnsi"/>
          <w:b/>
          <w:bCs/>
          <w:sz w:val="20"/>
          <w:szCs w:val="20"/>
        </w:rPr>
      </w:pPr>
      <w:r w:rsidRPr="001067F3">
        <w:rPr>
          <w:rFonts w:eastAsia="Calibri" w:cstheme="minorHAnsi"/>
          <w:b/>
          <w:bCs/>
          <w:sz w:val="20"/>
          <w:szCs w:val="20"/>
        </w:rPr>
        <w:t>Costs - Fees and Expenses</w:t>
      </w:r>
      <w:r w:rsidR="2EFA7B56" w:rsidRPr="001067F3">
        <w:rPr>
          <w:rFonts w:eastAsia="Calibri" w:cstheme="minorHAnsi"/>
          <w:b/>
          <w:bCs/>
          <w:sz w:val="20"/>
          <w:szCs w:val="20"/>
        </w:rPr>
        <w:t>.</w:t>
      </w:r>
    </w:p>
    <w:p w14:paraId="604AE123" w14:textId="78BF6BF6" w:rsidR="006D57D3" w:rsidRPr="001067F3" w:rsidRDefault="657DC911" w:rsidP="009F47C1">
      <w:pPr>
        <w:pStyle w:val="KLevel2"/>
        <w:spacing w:after="0"/>
        <w:rPr>
          <w:rFonts w:asciiTheme="minorHAnsi" w:hAnsiTheme="minorHAnsi" w:cstheme="minorHAnsi"/>
        </w:rPr>
      </w:pPr>
      <w:r w:rsidRPr="001067F3">
        <w:rPr>
          <w:rFonts w:asciiTheme="minorHAnsi" w:hAnsiTheme="minorHAnsi" w:cstheme="minorHAnsi"/>
        </w:rPr>
        <w:t xml:space="preserve">FEES. </w:t>
      </w:r>
      <w:r w:rsidR="005D43EE" w:rsidRPr="001067F3">
        <w:rPr>
          <w:rFonts w:asciiTheme="minorHAnsi" w:hAnsiTheme="minorHAnsi" w:cstheme="minorHAnsi"/>
        </w:rPr>
        <w:t>This SOW is based on a fixed-capacity product build engagement</w:t>
      </w:r>
      <w:r w:rsidR="00ED1D97" w:rsidRPr="001067F3">
        <w:rPr>
          <w:rFonts w:asciiTheme="minorHAnsi" w:hAnsiTheme="minorHAnsi" w:cstheme="minorHAnsi"/>
        </w:rPr>
        <w:t>.</w:t>
      </w:r>
    </w:p>
    <w:p w14:paraId="183F401D" w14:textId="3E28162F" w:rsidR="00DF6FC5" w:rsidRPr="001067F3" w:rsidRDefault="00CB15CA" w:rsidP="009F47C1">
      <w:pPr>
        <w:pStyle w:val="KLevel2"/>
        <w:spacing w:after="0"/>
        <w:rPr>
          <w:rFonts w:asciiTheme="minorHAnsi" w:hAnsiTheme="minorHAnsi" w:cstheme="minorHAnsi"/>
        </w:rPr>
      </w:pPr>
      <w:r w:rsidRPr="001067F3">
        <w:rPr>
          <w:rFonts w:asciiTheme="minorHAnsi" w:hAnsiTheme="minorHAnsi" w:cstheme="minorHAnsi"/>
          <w:b/>
          <w:bCs/>
        </w:rPr>
        <w:t>Phase 2 Invoicing Condition</w:t>
      </w:r>
      <w:r w:rsidRPr="001067F3">
        <w:rPr>
          <w:rFonts w:asciiTheme="minorHAnsi" w:hAnsiTheme="minorHAnsi" w:cstheme="minorHAnsi"/>
        </w:rPr>
        <w:t xml:space="preserve">: Invoicing for Phase 2 deliverables (February 2027 onward) shall not commence until the Product Stabilization Warranty </w:t>
      </w:r>
      <w:r w:rsidR="00067878" w:rsidRPr="001067F3">
        <w:rPr>
          <w:rFonts w:asciiTheme="minorHAnsi" w:hAnsiTheme="minorHAnsi" w:cstheme="minorHAnsi"/>
        </w:rPr>
        <w:t xml:space="preserve">from phase 1 – Blueprint and Working </w:t>
      </w:r>
      <w:r w:rsidR="00F46130">
        <w:rPr>
          <w:rFonts w:asciiTheme="minorHAnsi" w:hAnsiTheme="minorHAnsi" w:cstheme="minorHAnsi"/>
        </w:rPr>
        <w:t>Solution</w:t>
      </w:r>
      <w:r w:rsidR="00A1386C" w:rsidRPr="001067F3">
        <w:rPr>
          <w:rFonts w:asciiTheme="minorHAnsi" w:hAnsiTheme="minorHAnsi" w:cstheme="minorHAnsi"/>
        </w:rPr>
        <w:t>,</w:t>
      </w:r>
      <w:r w:rsidR="00067878" w:rsidRPr="001067F3">
        <w:rPr>
          <w:rFonts w:asciiTheme="minorHAnsi" w:hAnsiTheme="minorHAnsi" w:cstheme="minorHAnsi"/>
        </w:rPr>
        <w:t xml:space="preserve"> </w:t>
      </w:r>
      <w:r w:rsidRPr="001067F3">
        <w:rPr>
          <w:rFonts w:asciiTheme="minorHAnsi" w:hAnsiTheme="minorHAnsi" w:cstheme="minorHAnsi"/>
        </w:rPr>
        <w:t xml:space="preserve">has been completed with no open Critical or High defects, and MONDELEZ has confirmed in writing that the Working </w:t>
      </w:r>
      <w:r w:rsidR="00F46130">
        <w:rPr>
          <w:rFonts w:asciiTheme="minorHAnsi" w:hAnsiTheme="minorHAnsi" w:cstheme="minorHAnsi"/>
        </w:rPr>
        <w:t>Solution</w:t>
      </w:r>
      <w:r w:rsidRPr="001067F3">
        <w:rPr>
          <w:rFonts w:asciiTheme="minorHAnsi" w:hAnsiTheme="minorHAnsi" w:cstheme="minorHAnsi"/>
        </w:rPr>
        <w:t xml:space="preserve"> is stable and fit for migration. Phase 2 work may proceed during the warranty period, but invoiced amounts shall be held and released only upon written warranty completion confirmation. This condition does not extend or modify </w:t>
      </w:r>
      <w:commentRangeStart w:id="326"/>
      <w:r w:rsidRPr="001067F3">
        <w:rPr>
          <w:rFonts w:asciiTheme="minorHAnsi" w:hAnsiTheme="minorHAnsi" w:cstheme="minorHAnsi"/>
        </w:rPr>
        <w:t xml:space="preserve">Phase </w:t>
      </w:r>
      <w:commentRangeEnd w:id="326"/>
      <w:r w:rsidR="00127DB8" w:rsidRPr="001067F3">
        <w:rPr>
          <w:rStyle w:val="CommentReference"/>
          <w:rFonts w:asciiTheme="minorHAnsi" w:hAnsiTheme="minorHAnsi" w:cstheme="minorHAnsi"/>
          <w:sz w:val="20"/>
          <w:szCs w:val="20"/>
        </w:rPr>
        <w:commentReference w:id="326"/>
      </w:r>
      <w:r w:rsidRPr="001067F3">
        <w:rPr>
          <w:rFonts w:asciiTheme="minorHAnsi" w:hAnsiTheme="minorHAnsi" w:cstheme="minorHAnsi"/>
        </w:rPr>
        <w:t>2 milestone dates.</w:t>
      </w:r>
    </w:p>
    <w:p w14:paraId="752C1288" w14:textId="77777777" w:rsidR="00DF6FC5" w:rsidRPr="001067F3" w:rsidRDefault="00DF6FC5" w:rsidP="009F47C1">
      <w:pPr>
        <w:pStyle w:val="KLevel2"/>
        <w:spacing w:after="0"/>
        <w:rPr>
          <w:rFonts w:asciiTheme="minorHAnsi" w:hAnsiTheme="minorHAnsi" w:cstheme="minorHAnsi"/>
        </w:rPr>
      </w:pPr>
    </w:p>
    <w:tbl>
      <w:tblPr>
        <w:tblW w:w="8658" w:type="dxa"/>
        <w:tblInd w:w="1322" w:type="dxa"/>
        <w:tblLook w:val="04A0" w:firstRow="1" w:lastRow="0" w:firstColumn="1" w:lastColumn="0" w:noHBand="0" w:noVBand="1"/>
      </w:tblPr>
      <w:tblGrid>
        <w:gridCol w:w="1155"/>
        <w:gridCol w:w="1282"/>
        <w:gridCol w:w="1269"/>
        <w:gridCol w:w="2972"/>
        <w:gridCol w:w="1980"/>
      </w:tblGrid>
      <w:tr w:rsidR="002057A5" w:rsidRPr="004421E3" w14:paraId="5855EE53" w14:textId="77777777" w:rsidTr="00C6248B">
        <w:trPr>
          <w:trHeight w:val="570"/>
        </w:trPr>
        <w:tc>
          <w:tcPr>
            <w:tcW w:w="115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vAlign w:val="center"/>
          </w:tcPr>
          <w:p w14:paraId="5C3F6248" w14:textId="77777777" w:rsidR="002057A5" w:rsidRPr="004421E3" w:rsidRDefault="002057A5" w:rsidP="009F47C1">
            <w:pPr>
              <w:spacing w:after="0" w:line="240" w:lineRule="auto"/>
              <w:jc w:val="center"/>
              <w:rPr>
                <w:rFonts w:eastAsia="Calibri Light" w:cstheme="minorHAnsi"/>
                <w:b/>
                <w:color w:val="000000" w:themeColor="text1"/>
                <w:sz w:val="20"/>
                <w:szCs w:val="20"/>
              </w:rPr>
            </w:pPr>
            <w:r w:rsidRPr="004421E3">
              <w:rPr>
                <w:rFonts w:eastAsia="Calibri Light" w:cstheme="minorHAnsi"/>
                <w:b/>
                <w:color w:val="000000" w:themeColor="text1"/>
                <w:sz w:val="20"/>
                <w:szCs w:val="20"/>
              </w:rPr>
              <w:t>Location</w:t>
            </w:r>
          </w:p>
        </w:tc>
        <w:tc>
          <w:tcPr>
            <w:tcW w:w="1282"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vAlign w:val="center"/>
          </w:tcPr>
          <w:p w14:paraId="06AA3A07" w14:textId="3B75679F" w:rsidR="002057A5" w:rsidRPr="004421E3" w:rsidRDefault="0079723E" w:rsidP="009F47C1">
            <w:pPr>
              <w:spacing w:after="0" w:line="240" w:lineRule="auto"/>
              <w:jc w:val="center"/>
              <w:rPr>
                <w:rFonts w:cstheme="minorHAnsi"/>
                <w:sz w:val="20"/>
                <w:szCs w:val="20"/>
              </w:rPr>
            </w:pPr>
            <w:r w:rsidRPr="004421E3">
              <w:rPr>
                <w:rFonts w:eastAsia="Calibri Light" w:cstheme="minorHAnsi"/>
                <w:b/>
                <w:color w:val="000000" w:themeColor="text1"/>
                <w:sz w:val="20"/>
                <w:szCs w:val="20"/>
              </w:rPr>
              <w:t>Year</w:t>
            </w:r>
          </w:p>
        </w:tc>
        <w:tc>
          <w:tcPr>
            <w:tcW w:w="1269"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vAlign w:val="center"/>
          </w:tcPr>
          <w:p w14:paraId="4B80D82A" w14:textId="58A68A58" w:rsidR="002057A5" w:rsidRPr="004421E3" w:rsidRDefault="0079723E" w:rsidP="009F47C1">
            <w:pPr>
              <w:spacing w:after="0" w:line="240" w:lineRule="auto"/>
              <w:jc w:val="center"/>
              <w:rPr>
                <w:rFonts w:cstheme="minorHAnsi"/>
                <w:sz w:val="20"/>
                <w:szCs w:val="20"/>
              </w:rPr>
            </w:pPr>
            <w:r w:rsidRPr="004421E3">
              <w:rPr>
                <w:rFonts w:eastAsia="Calibri Light" w:cstheme="minorHAnsi"/>
                <w:b/>
                <w:color w:val="000000" w:themeColor="text1"/>
                <w:sz w:val="20"/>
                <w:szCs w:val="20"/>
              </w:rPr>
              <w:t>Month</w:t>
            </w:r>
          </w:p>
        </w:tc>
        <w:tc>
          <w:tcPr>
            <w:tcW w:w="2972" w:type="dxa"/>
            <w:tcBorders>
              <w:top w:val="single" w:sz="8" w:space="0" w:color="auto"/>
              <w:left w:val="single" w:sz="8" w:space="0" w:color="auto"/>
              <w:bottom w:val="single" w:sz="4" w:space="0" w:color="auto"/>
              <w:right w:val="single" w:sz="8" w:space="0" w:color="auto"/>
            </w:tcBorders>
            <w:shd w:val="clear" w:color="auto" w:fill="BFBFBF" w:themeFill="background1" w:themeFillShade="BF"/>
            <w:tcMar>
              <w:left w:w="108" w:type="dxa"/>
              <w:right w:w="108" w:type="dxa"/>
            </w:tcMar>
            <w:vAlign w:val="center"/>
          </w:tcPr>
          <w:p w14:paraId="28F190E3" w14:textId="77777777" w:rsidR="002057A5" w:rsidRPr="004421E3" w:rsidRDefault="002057A5" w:rsidP="009F47C1">
            <w:pPr>
              <w:spacing w:after="0" w:line="240" w:lineRule="auto"/>
              <w:jc w:val="center"/>
              <w:rPr>
                <w:rFonts w:eastAsia="Calibri Light" w:cstheme="minorHAnsi"/>
                <w:b/>
                <w:color w:val="000000" w:themeColor="text1"/>
                <w:sz w:val="20"/>
                <w:szCs w:val="20"/>
              </w:rPr>
            </w:pPr>
            <w:r w:rsidRPr="004421E3">
              <w:rPr>
                <w:rFonts w:eastAsia="Calibri Light" w:cstheme="minorHAnsi"/>
                <w:b/>
                <w:color w:val="000000" w:themeColor="text1"/>
                <w:sz w:val="20"/>
                <w:szCs w:val="20"/>
              </w:rPr>
              <w:t xml:space="preserve">Product Description </w:t>
            </w:r>
          </w:p>
        </w:tc>
        <w:tc>
          <w:tcPr>
            <w:tcW w:w="1980" w:type="dxa"/>
            <w:tcBorders>
              <w:top w:val="single" w:sz="8" w:space="0" w:color="auto"/>
              <w:left w:val="single" w:sz="8" w:space="0" w:color="auto"/>
              <w:bottom w:val="single" w:sz="4" w:space="0" w:color="auto"/>
              <w:right w:val="single" w:sz="8" w:space="0" w:color="auto"/>
            </w:tcBorders>
            <w:shd w:val="clear" w:color="auto" w:fill="BFBFBF" w:themeFill="background1" w:themeFillShade="BF"/>
            <w:tcMar>
              <w:left w:w="108" w:type="dxa"/>
              <w:right w:w="108" w:type="dxa"/>
            </w:tcMar>
            <w:vAlign w:val="center"/>
          </w:tcPr>
          <w:p w14:paraId="56500ED5" w14:textId="4F6397E6" w:rsidR="002057A5" w:rsidRPr="004421E3" w:rsidRDefault="002057A5" w:rsidP="009F47C1">
            <w:pPr>
              <w:spacing w:after="0" w:line="240" w:lineRule="auto"/>
              <w:jc w:val="center"/>
              <w:rPr>
                <w:rFonts w:eastAsia="Calibri Light" w:cstheme="minorHAnsi"/>
                <w:b/>
                <w:color w:val="000000" w:themeColor="text1"/>
                <w:sz w:val="20"/>
                <w:szCs w:val="20"/>
              </w:rPr>
            </w:pPr>
            <w:r w:rsidRPr="004421E3">
              <w:rPr>
                <w:rFonts w:eastAsia="Calibri Light" w:cstheme="minorHAnsi"/>
                <w:b/>
                <w:color w:val="000000" w:themeColor="text1"/>
                <w:sz w:val="20"/>
                <w:szCs w:val="20"/>
              </w:rPr>
              <w:t xml:space="preserve">Resource Cost </w:t>
            </w:r>
            <w:r w:rsidR="00867BC2" w:rsidRPr="004421E3">
              <w:rPr>
                <w:rFonts w:eastAsia="Calibri Light" w:cstheme="minorHAnsi"/>
                <w:b/>
                <w:bCs/>
                <w:color w:val="000000" w:themeColor="text1"/>
                <w:sz w:val="20"/>
                <w:szCs w:val="20"/>
              </w:rPr>
              <w:t>USD</w:t>
            </w:r>
          </w:p>
        </w:tc>
      </w:tr>
      <w:tr w:rsidR="00D17BD6" w:rsidRPr="004421E3" w14:paraId="3001C917" w14:textId="77777777" w:rsidTr="00C6248B">
        <w:trPr>
          <w:trHeight w:val="285"/>
        </w:trPr>
        <w:tc>
          <w:tcPr>
            <w:tcW w:w="11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A4C409" w14:textId="30ED6665"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Remote</w:t>
            </w:r>
          </w:p>
        </w:tc>
        <w:tc>
          <w:tcPr>
            <w:tcW w:w="12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4A2766" w14:textId="11ABBA97"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2026</w:t>
            </w:r>
          </w:p>
        </w:tc>
        <w:tc>
          <w:tcPr>
            <w:tcW w:w="1269" w:type="dxa"/>
            <w:tcBorders>
              <w:top w:val="nil"/>
              <w:left w:val="nil"/>
              <w:bottom w:val="single" w:sz="4" w:space="0" w:color="auto"/>
              <w:right w:val="single" w:sz="4" w:space="0" w:color="auto"/>
            </w:tcBorders>
            <w:tcMar>
              <w:left w:w="108" w:type="dxa"/>
              <w:right w:w="108" w:type="dxa"/>
            </w:tcMar>
            <w:vAlign w:val="center"/>
          </w:tcPr>
          <w:p w14:paraId="07C1ACFF" w14:textId="0063B72F"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 xml:space="preserve"> November </w:t>
            </w:r>
          </w:p>
        </w:tc>
        <w:tc>
          <w:tcPr>
            <w:tcW w:w="297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C16581A" w14:textId="762B649B"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Matrix AI</w:t>
            </w:r>
          </w:p>
        </w:tc>
        <w:tc>
          <w:tcPr>
            <w:tcW w:w="1980" w:type="dxa"/>
            <w:tcBorders>
              <w:top w:val="single" w:sz="4" w:space="0" w:color="auto"/>
              <w:left w:val="single" w:sz="4" w:space="0" w:color="auto"/>
              <w:bottom w:val="single" w:sz="4" w:space="0" w:color="auto"/>
              <w:right w:val="single" w:sz="4" w:space="0" w:color="auto"/>
            </w:tcBorders>
            <w:tcMar>
              <w:left w:w="108" w:type="dxa"/>
              <w:right w:w="108" w:type="dxa"/>
            </w:tcMar>
          </w:tcPr>
          <w:p w14:paraId="703EB063" w14:textId="52C0086F" w:rsidR="00D17BD6" w:rsidRPr="001067F3" w:rsidRDefault="00867BC2" w:rsidP="009F47C1">
            <w:pPr>
              <w:spacing w:after="0" w:line="240" w:lineRule="auto"/>
              <w:jc w:val="center"/>
              <w:rPr>
                <w:rFonts w:eastAsia="Calibri" w:cstheme="minorHAnsi"/>
                <w:sz w:val="20"/>
                <w:szCs w:val="20"/>
              </w:rPr>
            </w:pPr>
            <w:r w:rsidRPr="004421E3">
              <w:rPr>
                <w:rFonts w:eastAsia="Calibri" w:cstheme="minorHAnsi"/>
                <w:sz w:val="20"/>
                <w:szCs w:val="20"/>
              </w:rPr>
              <w:t>1,000,000</w:t>
            </w:r>
          </w:p>
        </w:tc>
      </w:tr>
      <w:tr w:rsidR="00D17BD6" w:rsidRPr="004421E3" w14:paraId="68402D74" w14:textId="77777777" w:rsidTr="00C6248B">
        <w:trPr>
          <w:trHeight w:val="285"/>
        </w:trPr>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695BF371" w14:textId="29B05A4E"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Remote</w:t>
            </w:r>
          </w:p>
        </w:tc>
        <w:tc>
          <w:tcPr>
            <w:tcW w:w="1282" w:type="dxa"/>
            <w:tcBorders>
              <w:top w:val="single" w:sz="8" w:space="0" w:color="auto"/>
              <w:left w:val="single" w:sz="8" w:space="0" w:color="auto"/>
              <w:bottom w:val="single" w:sz="8" w:space="0" w:color="auto"/>
              <w:right w:val="single" w:sz="8" w:space="0" w:color="auto"/>
            </w:tcBorders>
            <w:tcMar>
              <w:left w:w="108" w:type="dxa"/>
              <w:right w:w="108" w:type="dxa"/>
            </w:tcMar>
          </w:tcPr>
          <w:p w14:paraId="079722B3" w14:textId="4743087E"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2026</w:t>
            </w:r>
          </w:p>
        </w:tc>
        <w:tc>
          <w:tcPr>
            <w:tcW w:w="1269" w:type="dxa"/>
            <w:tcBorders>
              <w:top w:val="single" w:sz="4" w:space="0" w:color="auto"/>
              <w:left w:val="nil"/>
              <w:bottom w:val="single" w:sz="4" w:space="0" w:color="auto"/>
              <w:right w:val="single" w:sz="4" w:space="0" w:color="auto"/>
            </w:tcBorders>
            <w:tcMar>
              <w:left w:w="108" w:type="dxa"/>
              <w:right w:w="108" w:type="dxa"/>
            </w:tcMar>
            <w:vAlign w:val="center"/>
          </w:tcPr>
          <w:p w14:paraId="4C1AEF0A" w14:textId="0C772C84"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 xml:space="preserve"> December </w:t>
            </w:r>
          </w:p>
        </w:tc>
        <w:tc>
          <w:tcPr>
            <w:tcW w:w="297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0512D72" w14:textId="41167404" w:rsidR="00D17BD6" w:rsidRPr="004421E3" w:rsidRDefault="00D17BD6" w:rsidP="009F47C1">
            <w:pPr>
              <w:spacing w:after="0" w:line="240" w:lineRule="auto"/>
              <w:jc w:val="center"/>
              <w:rPr>
                <w:rFonts w:eastAsia="Calibri Light" w:cstheme="minorHAnsi"/>
                <w:sz w:val="20"/>
                <w:szCs w:val="20"/>
              </w:rPr>
            </w:pPr>
            <w:r w:rsidRPr="001067F3">
              <w:rPr>
                <w:rFonts w:eastAsia="Calibri" w:cstheme="minorHAnsi"/>
                <w:sz w:val="20"/>
                <w:szCs w:val="20"/>
              </w:rPr>
              <w:t>Matrix AI</w:t>
            </w:r>
          </w:p>
        </w:tc>
        <w:tc>
          <w:tcPr>
            <w:tcW w:w="1980" w:type="dxa"/>
            <w:tcBorders>
              <w:top w:val="single" w:sz="4" w:space="0" w:color="auto"/>
              <w:left w:val="single" w:sz="4" w:space="0" w:color="auto"/>
              <w:bottom w:val="single" w:sz="4" w:space="0" w:color="auto"/>
              <w:right w:val="single" w:sz="4" w:space="0" w:color="auto"/>
            </w:tcBorders>
            <w:tcMar>
              <w:left w:w="108" w:type="dxa"/>
              <w:right w:w="108" w:type="dxa"/>
            </w:tcMar>
          </w:tcPr>
          <w:p w14:paraId="05494DF4" w14:textId="47B5B080" w:rsidR="00D17BD6" w:rsidRPr="001067F3" w:rsidRDefault="00867BC2" w:rsidP="009F47C1">
            <w:pPr>
              <w:spacing w:after="0" w:line="240" w:lineRule="auto"/>
              <w:jc w:val="center"/>
              <w:rPr>
                <w:rFonts w:eastAsia="Calibri" w:cstheme="minorHAnsi"/>
                <w:sz w:val="20"/>
                <w:szCs w:val="20"/>
              </w:rPr>
            </w:pPr>
            <w:r w:rsidRPr="004421E3">
              <w:rPr>
                <w:rFonts w:eastAsia="Calibri" w:cstheme="minorHAnsi"/>
                <w:sz w:val="20"/>
                <w:szCs w:val="20"/>
              </w:rPr>
              <w:t>1,000,000</w:t>
            </w:r>
          </w:p>
        </w:tc>
      </w:tr>
      <w:tr w:rsidR="00D17BD6" w:rsidRPr="004421E3" w14:paraId="2644CC2C" w14:textId="77777777" w:rsidTr="00C6248B">
        <w:trPr>
          <w:trHeight w:val="285"/>
        </w:trPr>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7FEACA7F" w14:textId="6D852A6A"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Remote</w:t>
            </w:r>
          </w:p>
        </w:tc>
        <w:tc>
          <w:tcPr>
            <w:tcW w:w="1282" w:type="dxa"/>
            <w:tcBorders>
              <w:top w:val="single" w:sz="8" w:space="0" w:color="auto"/>
              <w:left w:val="single" w:sz="8" w:space="0" w:color="auto"/>
              <w:bottom w:val="single" w:sz="8" w:space="0" w:color="auto"/>
              <w:right w:val="single" w:sz="8" w:space="0" w:color="auto"/>
            </w:tcBorders>
            <w:tcMar>
              <w:left w:w="108" w:type="dxa"/>
              <w:right w:w="108" w:type="dxa"/>
            </w:tcMar>
          </w:tcPr>
          <w:p w14:paraId="6D67749A" w14:textId="71A9AC14"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2026</w:t>
            </w:r>
          </w:p>
        </w:tc>
        <w:tc>
          <w:tcPr>
            <w:tcW w:w="1269" w:type="dxa"/>
            <w:tcBorders>
              <w:top w:val="single" w:sz="4" w:space="0" w:color="auto"/>
              <w:left w:val="nil"/>
              <w:bottom w:val="single" w:sz="4" w:space="0" w:color="auto"/>
              <w:right w:val="single" w:sz="4" w:space="0" w:color="auto"/>
            </w:tcBorders>
            <w:tcMar>
              <w:left w:w="108" w:type="dxa"/>
              <w:right w:w="108" w:type="dxa"/>
            </w:tcMar>
            <w:vAlign w:val="center"/>
          </w:tcPr>
          <w:p w14:paraId="34F12B90" w14:textId="52F37E66"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January</w:t>
            </w:r>
          </w:p>
        </w:tc>
        <w:tc>
          <w:tcPr>
            <w:tcW w:w="297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320F148" w14:textId="156D88C2" w:rsidR="00D17BD6" w:rsidRPr="004421E3" w:rsidRDefault="00D17BD6" w:rsidP="009F47C1">
            <w:pPr>
              <w:spacing w:after="0" w:line="240" w:lineRule="auto"/>
              <w:jc w:val="center"/>
              <w:rPr>
                <w:rFonts w:eastAsia="Calibri Light" w:cstheme="minorHAnsi"/>
                <w:sz w:val="20"/>
                <w:szCs w:val="20"/>
              </w:rPr>
            </w:pPr>
            <w:r w:rsidRPr="001067F3">
              <w:rPr>
                <w:rFonts w:eastAsia="Calibri" w:cstheme="minorHAnsi"/>
                <w:sz w:val="20"/>
                <w:szCs w:val="20"/>
              </w:rPr>
              <w:t>Matrix AI</w:t>
            </w:r>
          </w:p>
        </w:tc>
        <w:tc>
          <w:tcPr>
            <w:tcW w:w="1980" w:type="dxa"/>
            <w:tcBorders>
              <w:top w:val="single" w:sz="4" w:space="0" w:color="auto"/>
              <w:left w:val="single" w:sz="4" w:space="0" w:color="auto"/>
              <w:bottom w:val="single" w:sz="4" w:space="0" w:color="auto"/>
              <w:right w:val="single" w:sz="4" w:space="0" w:color="auto"/>
            </w:tcBorders>
            <w:tcMar>
              <w:left w:w="108" w:type="dxa"/>
              <w:right w:w="108" w:type="dxa"/>
            </w:tcMar>
          </w:tcPr>
          <w:p w14:paraId="41D512F3" w14:textId="03542E7C" w:rsidR="00D17BD6" w:rsidRPr="001067F3" w:rsidRDefault="00920052" w:rsidP="009F47C1">
            <w:pPr>
              <w:spacing w:after="0" w:line="240" w:lineRule="auto"/>
              <w:jc w:val="center"/>
              <w:rPr>
                <w:rFonts w:eastAsia="Calibri" w:cstheme="minorHAnsi"/>
                <w:sz w:val="20"/>
                <w:szCs w:val="20"/>
              </w:rPr>
            </w:pPr>
            <w:r w:rsidRPr="004421E3">
              <w:rPr>
                <w:rFonts w:eastAsia="Calibri" w:cstheme="minorHAnsi"/>
                <w:sz w:val="20"/>
                <w:szCs w:val="20"/>
              </w:rPr>
              <w:t>50,000</w:t>
            </w:r>
          </w:p>
        </w:tc>
      </w:tr>
      <w:tr w:rsidR="00D17BD6" w:rsidRPr="004421E3" w14:paraId="4FD1B89D" w14:textId="77777777" w:rsidTr="00C6248B">
        <w:trPr>
          <w:trHeight w:val="285"/>
        </w:trPr>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207BC92B" w14:textId="28B91AAC"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Remote</w:t>
            </w:r>
          </w:p>
        </w:tc>
        <w:tc>
          <w:tcPr>
            <w:tcW w:w="12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E134F6" w14:textId="1815F3AB"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2027</w:t>
            </w:r>
          </w:p>
        </w:tc>
        <w:tc>
          <w:tcPr>
            <w:tcW w:w="1269" w:type="dxa"/>
            <w:tcBorders>
              <w:top w:val="single" w:sz="4" w:space="0" w:color="auto"/>
              <w:left w:val="nil"/>
              <w:bottom w:val="single" w:sz="4" w:space="0" w:color="auto"/>
              <w:right w:val="single" w:sz="4" w:space="0" w:color="auto"/>
            </w:tcBorders>
            <w:tcMar>
              <w:left w:w="108" w:type="dxa"/>
              <w:right w:w="108" w:type="dxa"/>
            </w:tcMar>
            <w:vAlign w:val="center"/>
          </w:tcPr>
          <w:p w14:paraId="25B9A001" w14:textId="6244EAFB"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February</w:t>
            </w:r>
          </w:p>
        </w:tc>
        <w:tc>
          <w:tcPr>
            <w:tcW w:w="297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D3C09A6" w14:textId="26244302" w:rsidR="00D17BD6" w:rsidRPr="004421E3" w:rsidRDefault="00D17BD6" w:rsidP="009F47C1">
            <w:pPr>
              <w:spacing w:after="0" w:line="240" w:lineRule="auto"/>
              <w:jc w:val="center"/>
              <w:rPr>
                <w:rFonts w:eastAsia="Calibri Light" w:cstheme="minorHAnsi"/>
                <w:sz w:val="20"/>
                <w:szCs w:val="20"/>
              </w:rPr>
            </w:pPr>
            <w:r w:rsidRPr="001067F3">
              <w:rPr>
                <w:rFonts w:eastAsia="Calibri" w:cstheme="minorHAnsi"/>
                <w:sz w:val="20"/>
                <w:szCs w:val="20"/>
              </w:rPr>
              <w:t>Matrix AI</w:t>
            </w:r>
          </w:p>
        </w:tc>
        <w:tc>
          <w:tcPr>
            <w:tcW w:w="1980" w:type="dxa"/>
            <w:tcBorders>
              <w:top w:val="single" w:sz="4" w:space="0" w:color="auto"/>
              <w:left w:val="single" w:sz="4" w:space="0" w:color="auto"/>
              <w:bottom w:val="single" w:sz="4" w:space="0" w:color="auto"/>
              <w:right w:val="single" w:sz="4" w:space="0" w:color="auto"/>
            </w:tcBorders>
            <w:tcMar>
              <w:left w:w="108" w:type="dxa"/>
              <w:right w:w="108" w:type="dxa"/>
            </w:tcMar>
          </w:tcPr>
          <w:p w14:paraId="634B037D" w14:textId="26D6D67E" w:rsidR="00D17BD6" w:rsidRPr="001067F3" w:rsidRDefault="00920052" w:rsidP="009F47C1">
            <w:pPr>
              <w:spacing w:after="0" w:line="240" w:lineRule="auto"/>
              <w:jc w:val="center"/>
              <w:rPr>
                <w:rFonts w:eastAsia="Calibri" w:cstheme="minorHAnsi"/>
                <w:sz w:val="20"/>
                <w:szCs w:val="20"/>
              </w:rPr>
            </w:pPr>
            <w:r w:rsidRPr="004421E3">
              <w:rPr>
                <w:rFonts w:eastAsia="Calibri" w:cstheme="minorHAnsi"/>
                <w:sz w:val="20"/>
                <w:szCs w:val="20"/>
              </w:rPr>
              <w:t>50,000</w:t>
            </w:r>
          </w:p>
        </w:tc>
      </w:tr>
      <w:tr w:rsidR="00D17BD6" w:rsidRPr="004421E3" w14:paraId="24E0B3FC" w14:textId="77777777" w:rsidTr="00C6248B">
        <w:trPr>
          <w:trHeight w:val="285"/>
        </w:trPr>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3BA42F95" w14:textId="6040FD31"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Remote</w:t>
            </w:r>
          </w:p>
        </w:tc>
        <w:tc>
          <w:tcPr>
            <w:tcW w:w="1282" w:type="dxa"/>
            <w:tcBorders>
              <w:top w:val="single" w:sz="8" w:space="0" w:color="auto"/>
              <w:left w:val="single" w:sz="8" w:space="0" w:color="auto"/>
              <w:bottom w:val="single" w:sz="8" w:space="0" w:color="auto"/>
              <w:right w:val="single" w:sz="8" w:space="0" w:color="auto"/>
            </w:tcBorders>
            <w:tcMar>
              <w:left w:w="108" w:type="dxa"/>
              <w:right w:w="108" w:type="dxa"/>
            </w:tcMar>
          </w:tcPr>
          <w:p w14:paraId="24C24B16" w14:textId="6ADEFB43"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2027</w:t>
            </w:r>
          </w:p>
        </w:tc>
        <w:tc>
          <w:tcPr>
            <w:tcW w:w="1269" w:type="dxa"/>
            <w:tcBorders>
              <w:top w:val="single" w:sz="4" w:space="0" w:color="auto"/>
              <w:left w:val="nil"/>
              <w:bottom w:val="single" w:sz="4" w:space="0" w:color="auto"/>
              <w:right w:val="single" w:sz="4" w:space="0" w:color="auto"/>
            </w:tcBorders>
            <w:tcMar>
              <w:left w:w="108" w:type="dxa"/>
              <w:right w:w="108" w:type="dxa"/>
            </w:tcMar>
            <w:vAlign w:val="center"/>
          </w:tcPr>
          <w:p w14:paraId="4CC74A4E" w14:textId="08F78B3C"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March</w:t>
            </w:r>
          </w:p>
        </w:tc>
        <w:tc>
          <w:tcPr>
            <w:tcW w:w="297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47A7ED6" w14:textId="582B76F9" w:rsidR="00D17BD6" w:rsidRPr="004421E3" w:rsidRDefault="00D17BD6" w:rsidP="009F47C1">
            <w:pPr>
              <w:spacing w:after="0" w:line="240" w:lineRule="auto"/>
              <w:jc w:val="center"/>
              <w:rPr>
                <w:rFonts w:eastAsia="Calibri Light" w:cstheme="minorHAnsi"/>
                <w:sz w:val="20"/>
                <w:szCs w:val="20"/>
              </w:rPr>
            </w:pPr>
            <w:r w:rsidRPr="001067F3">
              <w:rPr>
                <w:rFonts w:eastAsia="Calibri" w:cstheme="minorHAnsi"/>
                <w:sz w:val="20"/>
                <w:szCs w:val="20"/>
              </w:rPr>
              <w:t>Matrix AI</w:t>
            </w:r>
          </w:p>
        </w:tc>
        <w:tc>
          <w:tcPr>
            <w:tcW w:w="1980" w:type="dxa"/>
            <w:tcBorders>
              <w:top w:val="single" w:sz="4" w:space="0" w:color="auto"/>
              <w:left w:val="single" w:sz="4" w:space="0" w:color="auto"/>
              <w:bottom w:val="single" w:sz="4" w:space="0" w:color="auto"/>
              <w:right w:val="single" w:sz="4" w:space="0" w:color="auto"/>
            </w:tcBorders>
            <w:tcMar>
              <w:left w:w="108" w:type="dxa"/>
              <w:right w:w="108" w:type="dxa"/>
            </w:tcMar>
          </w:tcPr>
          <w:p w14:paraId="3A608BD1" w14:textId="1AEF6B14" w:rsidR="00D17BD6" w:rsidRPr="001067F3" w:rsidRDefault="00920052" w:rsidP="009F47C1">
            <w:pPr>
              <w:spacing w:after="0" w:line="240" w:lineRule="auto"/>
              <w:jc w:val="center"/>
              <w:rPr>
                <w:rFonts w:eastAsia="Calibri" w:cstheme="minorHAnsi"/>
                <w:sz w:val="20"/>
                <w:szCs w:val="20"/>
              </w:rPr>
            </w:pPr>
            <w:r w:rsidRPr="004421E3">
              <w:rPr>
                <w:rFonts w:eastAsia="Calibri" w:cstheme="minorHAnsi"/>
                <w:sz w:val="20"/>
                <w:szCs w:val="20"/>
              </w:rPr>
              <w:t>50,000</w:t>
            </w:r>
          </w:p>
        </w:tc>
      </w:tr>
      <w:tr w:rsidR="00D17BD6" w:rsidRPr="004421E3" w14:paraId="5B4F4862" w14:textId="77777777" w:rsidTr="00C6248B">
        <w:trPr>
          <w:trHeight w:val="285"/>
        </w:trPr>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5B6582F7" w14:textId="383E304B"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Remote</w:t>
            </w:r>
          </w:p>
        </w:tc>
        <w:tc>
          <w:tcPr>
            <w:tcW w:w="1282" w:type="dxa"/>
            <w:tcBorders>
              <w:top w:val="single" w:sz="8" w:space="0" w:color="auto"/>
              <w:left w:val="single" w:sz="8" w:space="0" w:color="auto"/>
              <w:bottom w:val="single" w:sz="8" w:space="0" w:color="auto"/>
              <w:right w:val="single" w:sz="8" w:space="0" w:color="auto"/>
            </w:tcBorders>
            <w:tcMar>
              <w:left w:w="108" w:type="dxa"/>
              <w:right w:w="108" w:type="dxa"/>
            </w:tcMar>
          </w:tcPr>
          <w:p w14:paraId="605E3550" w14:textId="075A3B32"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2027</w:t>
            </w:r>
          </w:p>
        </w:tc>
        <w:tc>
          <w:tcPr>
            <w:tcW w:w="1269" w:type="dxa"/>
            <w:tcBorders>
              <w:top w:val="single" w:sz="4" w:space="0" w:color="auto"/>
              <w:left w:val="nil"/>
              <w:bottom w:val="single" w:sz="4" w:space="0" w:color="auto"/>
              <w:right w:val="single" w:sz="4" w:space="0" w:color="auto"/>
            </w:tcBorders>
            <w:tcMar>
              <w:left w:w="108" w:type="dxa"/>
              <w:right w:w="108" w:type="dxa"/>
            </w:tcMar>
            <w:vAlign w:val="center"/>
          </w:tcPr>
          <w:p w14:paraId="19303A5F" w14:textId="1BA52D6E"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April</w:t>
            </w:r>
          </w:p>
        </w:tc>
        <w:tc>
          <w:tcPr>
            <w:tcW w:w="297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A3C0F19" w14:textId="168000BB" w:rsidR="00D17BD6" w:rsidRPr="004421E3" w:rsidRDefault="00D17BD6" w:rsidP="009F47C1">
            <w:pPr>
              <w:spacing w:after="0" w:line="240" w:lineRule="auto"/>
              <w:jc w:val="center"/>
              <w:rPr>
                <w:rFonts w:eastAsia="Calibri Light" w:cstheme="minorHAnsi"/>
                <w:sz w:val="20"/>
                <w:szCs w:val="20"/>
              </w:rPr>
            </w:pPr>
            <w:r w:rsidRPr="001067F3">
              <w:rPr>
                <w:rFonts w:eastAsia="Calibri" w:cstheme="minorHAnsi"/>
                <w:sz w:val="20"/>
                <w:szCs w:val="20"/>
              </w:rPr>
              <w:t>Matrix AI</w:t>
            </w:r>
          </w:p>
        </w:tc>
        <w:tc>
          <w:tcPr>
            <w:tcW w:w="1980" w:type="dxa"/>
            <w:tcBorders>
              <w:top w:val="single" w:sz="4" w:space="0" w:color="auto"/>
              <w:left w:val="single" w:sz="4" w:space="0" w:color="auto"/>
              <w:bottom w:val="single" w:sz="4" w:space="0" w:color="auto"/>
              <w:right w:val="single" w:sz="4" w:space="0" w:color="auto"/>
            </w:tcBorders>
            <w:tcMar>
              <w:left w:w="108" w:type="dxa"/>
              <w:right w:w="108" w:type="dxa"/>
            </w:tcMar>
          </w:tcPr>
          <w:p w14:paraId="1D1C21F4" w14:textId="6DEBA6CB" w:rsidR="00D17BD6" w:rsidRPr="001067F3" w:rsidRDefault="00920052" w:rsidP="009F47C1">
            <w:pPr>
              <w:spacing w:after="0" w:line="240" w:lineRule="auto"/>
              <w:jc w:val="center"/>
              <w:rPr>
                <w:rFonts w:eastAsia="Calibri" w:cstheme="minorHAnsi"/>
                <w:sz w:val="20"/>
                <w:szCs w:val="20"/>
              </w:rPr>
            </w:pPr>
            <w:r w:rsidRPr="004421E3">
              <w:rPr>
                <w:rFonts w:eastAsia="Calibri" w:cstheme="minorHAnsi"/>
                <w:sz w:val="20"/>
                <w:szCs w:val="20"/>
              </w:rPr>
              <w:t>50,000</w:t>
            </w:r>
          </w:p>
        </w:tc>
      </w:tr>
      <w:tr w:rsidR="00D17BD6" w:rsidRPr="004421E3" w14:paraId="55925363" w14:textId="77777777" w:rsidTr="00C6248B">
        <w:trPr>
          <w:trHeight w:val="285"/>
        </w:trPr>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4931FD0C" w14:textId="44CF91E0"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Remote</w:t>
            </w:r>
          </w:p>
        </w:tc>
        <w:tc>
          <w:tcPr>
            <w:tcW w:w="1282" w:type="dxa"/>
            <w:tcBorders>
              <w:top w:val="single" w:sz="8" w:space="0" w:color="auto"/>
              <w:left w:val="single" w:sz="8" w:space="0" w:color="auto"/>
              <w:bottom w:val="single" w:sz="8" w:space="0" w:color="auto"/>
              <w:right w:val="single" w:sz="8" w:space="0" w:color="auto"/>
            </w:tcBorders>
            <w:tcMar>
              <w:left w:w="108" w:type="dxa"/>
              <w:right w:w="108" w:type="dxa"/>
            </w:tcMar>
          </w:tcPr>
          <w:p w14:paraId="1DC59C9D" w14:textId="2B9DA3F0"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2027</w:t>
            </w:r>
          </w:p>
        </w:tc>
        <w:tc>
          <w:tcPr>
            <w:tcW w:w="1269" w:type="dxa"/>
            <w:tcBorders>
              <w:top w:val="single" w:sz="4" w:space="0" w:color="auto"/>
              <w:left w:val="nil"/>
              <w:bottom w:val="single" w:sz="4" w:space="0" w:color="auto"/>
              <w:right w:val="single" w:sz="4" w:space="0" w:color="auto"/>
            </w:tcBorders>
            <w:tcMar>
              <w:left w:w="108" w:type="dxa"/>
              <w:right w:w="108" w:type="dxa"/>
            </w:tcMar>
            <w:vAlign w:val="center"/>
          </w:tcPr>
          <w:p w14:paraId="4115F20D" w14:textId="2ACC8404"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May</w:t>
            </w:r>
          </w:p>
        </w:tc>
        <w:tc>
          <w:tcPr>
            <w:tcW w:w="297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1F3AD5A" w14:textId="31676597" w:rsidR="00D17BD6" w:rsidRPr="004421E3" w:rsidRDefault="00D17BD6" w:rsidP="009F47C1">
            <w:pPr>
              <w:spacing w:after="0" w:line="240" w:lineRule="auto"/>
              <w:jc w:val="center"/>
              <w:rPr>
                <w:rFonts w:eastAsia="Calibri Light" w:cstheme="minorHAnsi"/>
                <w:sz w:val="20"/>
                <w:szCs w:val="20"/>
              </w:rPr>
            </w:pPr>
            <w:r w:rsidRPr="001067F3">
              <w:rPr>
                <w:rFonts w:eastAsia="Calibri" w:cstheme="minorHAnsi"/>
                <w:sz w:val="20"/>
                <w:szCs w:val="20"/>
              </w:rPr>
              <w:t>Matrix AI</w:t>
            </w:r>
          </w:p>
        </w:tc>
        <w:tc>
          <w:tcPr>
            <w:tcW w:w="1980" w:type="dxa"/>
            <w:tcBorders>
              <w:top w:val="single" w:sz="4" w:space="0" w:color="auto"/>
              <w:left w:val="single" w:sz="4" w:space="0" w:color="auto"/>
              <w:bottom w:val="single" w:sz="4" w:space="0" w:color="auto"/>
              <w:right w:val="single" w:sz="4" w:space="0" w:color="auto"/>
            </w:tcBorders>
            <w:tcMar>
              <w:left w:w="108" w:type="dxa"/>
              <w:right w:w="108" w:type="dxa"/>
            </w:tcMar>
          </w:tcPr>
          <w:p w14:paraId="7C4DF3E3" w14:textId="28E49991" w:rsidR="00D17BD6" w:rsidRPr="001067F3" w:rsidRDefault="003859AD" w:rsidP="009F47C1">
            <w:pPr>
              <w:spacing w:after="0" w:line="240" w:lineRule="auto"/>
              <w:jc w:val="center"/>
              <w:rPr>
                <w:rFonts w:eastAsia="Calibri" w:cstheme="minorHAnsi"/>
                <w:sz w:val="20"/>
                <w:szCs w:val="20"/>
              </w:rPr>
            </w:pPr>
            <w:r w:rsidRPr="004421E3">
              <w:rPr>
                <w:rFonts w:eastAsia="Calibri" w:cstheme="minorHAnsi"/>
                <w:sz w:val="20"/>
                <w:szCs w:val="20"/>
              </w:rPr>
              <w:t>10</w:t>
            </w:r>
            <w:r w:rsidR="00920052" w:rsidRPr="004421E3">
              <w:rPr>
                <w:rFonts w:eastAsia="Calibri" w:cstheme="minorHAnsi"/>
                <w:sz w:val="20"/>
                <w:szCs w:val="20"/>
              </w:rPr>
              <w:t>0,000</w:t>
            </w:r>
          </w:p>
        </w:tc>
      </w:tr>
      <w:tr w:rsidR="00D17BD6" w:rsidRPr="004421E3" w14:paraId="18D02B0A" w14:textId="77777777" w:rsidTr="00C6248B">
        <w:trPr>
          <w:trHeight w:val="285"/>
        </w:trPr>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6995DA8C" w14:textId="6A1C160A"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Remote</w:t>
            </w:r>
          </w:p>
        </w:tc>
        <w:tc>
          <w:tcPr>
            <w:tcW w:w="1282" w:type="dxa"/>
            <w:tcBorders>
              <w:top w:val="single" w:sz="8" w:space="0" w:color="auto"/>
              <w:left w:val="single" w:sz="8" w:space="0" w:color="auto"/>
              <w:bottom w:val="single" w:sz="8" w:space="0" w:color="auto"/>
              <w:right w:val="single" w:sz="8" w:space="0" w:color="auto"/>
            </w:tcBorders>
            <w:tcMar>
              <w:left w:w="108" w:type="dxa"/>
              <w:right w:w="108" w:type="dxa"/>
            </w:tcMar>
          </w:tcPr>
          <w:p w14:paraId="34EE280B" w14:textId="59A6FF8F"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2027</w:t>
            </w:r>
          </w:p>
        </w:tc>
        <w:tc>
          <w:tcPr>
            <w:tcW w:w="1269" w:type="dxa"/>
            <w:tcBorders>
              <w:top w:val="single" w:sz="4" w:space="0" w:color="auto"/>
              <w:left w:val="nil"/>
              <w:bottom w:val="single" w:sz="4" w:space="0" w:color="auto"/>
              <w:right w:val="single" w:sz="4" w:space="0" w:color="auto"/>
            </w:tcBorders>
            <w:tcMar>
              <w:left w:w="108" w:type="dxa"/>
              <w:right w:w="108" w:type="dxa"/>
            </w:tcMar>
            <w:vAlign w:val="center"/>
          </w:tcPr>
          <w:p w14:paraId="2F82F927" w14:textId="02F169FE"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June</w:t>
            </w:r>
          </w:p>
        </w:tc>
        <w:tc>
          <w:tcPr>
            <w:tcW w:w="297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E9D07C3" w14:textId="66B1209A" w:rsidR="00D17BD6" w:rsidRPr="004421E3" w:rsidRDefault="00D17BD6" w:rsidP="009F47C1">
            <w:pPr>
              <w:spacing w:after="0" w:line="240" w:lineRule="auto"/>
              <w:jc w:val="center"/>
              <w:rPr>
                <w:rFonts w:eastAsia="Calibri Light" w:cstheme="minorHAnsi"/>
                <w:sz w:val="20"/>
                <w:szCs w:val="20"/>
              </w:rPr>
            </w:pPr>
            <w:r w:rsidRPr="001067F3">
              <w:rPr>
                <w:rFonts w:eastAsia="Calibri" w:cstheme="minorHAnsi"/>
                <w:sz w:val="20"/>
                <w:szCs w:val="20"/>
              </w:rPr>
              <w:t>Matrix AI</w:t>
            </w:r>
          </w:p>
        </w:tc>
        <w:tc>
          <w:tcPr>
            <w:tcW w:w="1980" w:type="dxa"/>
            <w:tcBorders>
              <w:top w:val="single" w:sz="4" w:space="0" w:color="auto"/>
              <w:left w:val="single" w:sz="4" w:space="0" w:color="auto"/>
              <w:bottom w:val="single" w:sz="4" w:space="0" w:color="auto"/>
              <w:right w:val="single" w:sz="4" w:space="0" w:color="auto"/>
            </w:tcBorders>
            <w:tcMar>
              <w:left w:w="108" w:type="dxa"/>
              <w:right w:w="108" w:type="dxa"/>
            </w:tcMar>
          </w:tcPr>
          <w:p w14:paraId="793F9F53" w14:textId="6DD38CBE" w:rsidR="00D17BD6" w:rsidRPr="001067F3" w:rsidRDefault="003859AD" w:rsidP="009F47C1">
            <w:pPr>
              <w:spacing w:after="0" w:line="240" w:lineRule="auto"/>
              <w:jc w:val="center"/>
              <w:rPr>
                <w:rFonts w:eastAsia="Calibri" w:cstheme="minorHAnsi"/>
                <w:sz w:val="20"/>
                <w:szCs w:val="20"/>
              </w:rPr>
            </w:pPr>
            <w:r w:rsidRPr="004421E3">
              <w:rPr>
                <w:rFonts w:eastAsia="Calibri" w:cstheme="minorHAnsi"/>
                <w:sz w:val="20"/>
                <w:szCs w:val="20"/>
              </w:rPr>
              <w:t>100,000</w:t>
            </w:r>
          </w:p>
        </w:tc>
      </w:tr>
      <w:tr w:rsidR="00D17BD6" w:rsidRPr="004421E3" w14:paraId="1629AAFE" w14:textId="77777777" w:rsidTr="00C6248B">
        <w:trPr>
          <w:trHeight w:val="285"/>
        </w:trPr>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050FEA17" w14:textId="52866B67"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Remote</w:t>
            </w:r>
          </w:p>
        </w:tc>
        <w:tc>
          <w:tcPr>
            <w:tcW w:w="1282" w:type="dxa"/>
            <w:tcBorders>
              <w:top w:val="single" w:sz="8" w:space="0" w:color="auto"/>
              <w:left w:val="single" w:sz="8" w:space="0" w:color="auto"/>
              <w:bottom w:val="single" w:sz="8" w:space="0" w:color="auto"/>
              <w:right w:val="single" w:sz="8" w:space="0" w:color="auto"/>
            </w:tcBorders>
            <w:tcMar>
              <w:left w:w="108" w:type="dxa"/>
              <w:right w:w="108" w:type="dxa"/>
            </w:tcMar>
          </w:tcPr>
          <w:p w14:paraId="4E942475" w14:textId="76A6F4D3"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2027</w:t>
            </w:r>
          </w:p>
        </w:tc>
        <w:tc>
          <w:tcPr>
            <w:tcW w:w="1269" w:type="dxa"/>
            <w:tcBorders>
              <w:top w:val="single" w:sz="4" w:space="0" w:color="auto"/>
              <w:left w:val="nil"/>
              <w:bottom w:val="single" w:sz="4" w:space="0" w:color="auto"/>
              <w:right w:val="single" w:sz="4" w:space="0" w:color="auto"/>
            </w:tcBorders>
            <w:tcMar>
              <w:left w:w="108" w:type="dxa"/>
              <w:right w:w="108" w:type="dxa"/>
            </w:tcMar>
            <w:vAlign w:val="center"/>
          </w:tcPr>
          <w:p w14:paraId="24478DDF" w14:textId="027BF544"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July</w:t>
            </w:r>
          </w:p>
        </w:tc>
        <w:tc>
          <w:tcPr>
            <w:tcW w:w="297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81A7708" w14:textId="343CB07A" w:rsidR="00D17BD6" w:rsidRPr="004421E3" w:rsidRDefault="00D17BD6" w:rsidP="009F47C1">
            <w:pPr>
              <w:spacing w:after="0" w:line="240" w:lineRule="auto"/>
              <w:jc w:val="center"/>
              <w:rPr>
                <w:rFonts w:eastAsia="Calibri Light" w:cstheme="minorHAnsi"/>
                <w:sz w:val="20"/>
                <w:szCs w:val="20"/>
              </w:rPr>
            </w:pPr>
            <w:r w:rsidRPr="001067F3">
              <w:rPr>
                <w:rFonts w:eastAsia="Calibri" w:cstheme="minorHAnsi"/>
                <w:sz w:val="20"/>
                <w:szCs w:val="20"/>
              </w:rPr>
              <w:t>Matrix AI</w:t>
            </w:r>
          </w:p>
        </w:tc>
        <w:tc>
          <w:tcPr>
            <w:tcW w:w="1980" w:type="dxa"/>
            <w:tcBorders>
              <w:top w:val="single" w:sz="4" w:space="0" w:color="auto"/>
              <w:left w:val="single" w:sz="4" w:space="0" w:color="auto"/>
              <w:bottom w:val="single" w:sz="4" w:space="0" w:color="auto"/>
              <w:right w:val="single" w:sz="4" w:space="0" w:color="auto"/>
            </w:tcBorders>
            <w:tcMar>
              <w:left w:w="108" w:type="dxa"/>
              <w:right w:w="108" w:type="dxa"/>
            </w:tcMar>
          </w:tcPr>
          <w:p w14:paraId="5A5551A2" w14:textId="67CB42A4" w:rsidR="00D17BD6" w:rsidRPr="001067F3" w:rsidRDefault="003859AD" w:rsidP="009F47C1">
            <w:pPr>
              <w:spacing w:after="0" w:line="240" w:lineRule="auto"/>
              <w:jc w:val="center"/>
              <w:rPr>
                <w:rFonts w:eastAsia="Calibri" w:cstheme="minorHAnsi"/>
                <w:sz w:val="20"/>
                <w:szCs w:val="20"/>
              </w:rPr>
            </w:pPr>
            <w:r w:rsidRPr="004421E3">
              <w:rPr>
                <w:rFonts w:eastAsia="Calibri" w:cstheme="minorHAnsi"/>
                <w:sz w:val="20"/>
                <w:szCs w:val="20"/>
              </w:rPr>
              <w:t>100,000</w:t>
            </w:r>
          </w:p>
        </w:tc>
      </w:tr>
      <w:tr w:rsidR="00D17BD6" w:rsidRPr="004421E3" w14:paraId="3EA82AED" w14:textId="77777777" w:rsidTr="00C6248B">
        <w:trPr>
          <w:trHeight w:val="285"/>
        </w:trPr>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57917E68" w14:textId="09D32C3B"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Remote</w:t>
            </w:r>
          </w:p>
        </w:tc>
        <w:tc>
          <w:tcPr>
            <w:tcW w:w="1282" w:type="dxa"/>
            <w:tcBorders>
              <w:top w:val="single" w:sz="8" w:space="0" w:color="auto"/>
              <w:left w:val="single" w:sz="8" w:space="0" w:color="auto"/>
              <w:bottom w:val="single" w:sz="8" w:space="0" w:color="auto"/>
              <w:right w:val="single" w:sz="8" w:space="0" w:color="auto"/>
            </w:tcBorders>
            <w:tcMar>
              <w:left w:w="108" w:type="dxa"/>
              <w:right w:w="108" w:type="dxa"/>
            </w:tcMar>
          </w:tcPr>
          <w:p w14:paraId="03AB351A" w14:textId="7E0B47B9"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2027</w:t>
            </w:r>
          </w:p>
        </w:tc>
        <w:tc>
          <w:tcPr>
            <w:tcW w:w="1269" w:type="dxa"/>
            <w:tcBorders>
              <w:top w:val="single" w:sz="4" w:space="0" w:color="auto"/>
              <w:left w:val="nil"/>
              <w:bottom w:val="single" w:sz="4" w:space="0" w:color="auto"/>
              <w:right w:val="single" w:sz="4" w:space="0" w:color="auto"/>
            </w:tcBorders>
            <w:tcMar>
              <w:left w:w="108" w:type="dxa"/>
              <w:right w:w="108" w:type="dxa"/>
            </w:tcMar>
            <w:vAlign w:val="center"/>
          </w:tcPr>
          <w:p w14:paraId="5A20C756" w14:textId="687CE9D3"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August</w:t>
            </w:r>
          </w:p>
        </w:tc>
        <w:tc>
          <w:tcPr>
            <w:tcW w:w="297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68C247B" w14:textId="174B0DD1" w:rsidR="00D17BD6" w:rsidRPr="004421E3" w:rsidRDefault="00D17BD6" w:rsidP="009F47C1">
            <w:pPr>
              <w:spacing w:after="0" w:line="240" w:lineRule="auto"/>
              <w:jc w:val="center"/>
              <w:rPr>
                <w:rFonts w:eastAsia="Calibri Light" w:cstheme="minorHAnsi"/>
                <w:sz w:val="20"/>
                <w:szCs w:val="20"/>
              </w:rPr>
            </w:pPr>
            <w:r w:rsidRPr="001067F3">
              <w:rPr>
                <w:rFonts w:eastAsia="Calibri" w:cstheme="minorHAnsi"/>
                <w:sz w:val="20"/>
                <w:szCs w:val="20"/>
              </w:rPr>
              <w:t>Matrix AI</w:t>
            </w:r>
          </w:p>
        </w:tc>
        <w:tc>
          <w:tcPr>
            <w:tcW w:w="1980" w:type="dxa"/>
            <w:tcBorders>
              <w:top w:val="single" w:sz="4" w:space="0" w:color="auto"/>
              <w:left w:val="single" w:sz="4" w:space="0" w:color="auto"/>
              <w:bottom w:val="single" w:sz="4" w:space="0" w:color="auto"/>
              <w:right w:val="single" w:sz="4" w:space="0" w:color="auto"/>
            </w:tcBorders>
            <w:tcMar>
              <w:left w:w="108" w:type="dxa"/>
              <w:right w:w="108" w:type="dxa"/>
            </w:tcMar>
          </w:tcPr>
          <w:p w14:paraId="39604E49" w14:textId="7BC883E3" w:rsidR="00D17BD6" w:rsidRPr="001067F3" w:rsidRDefault="003859AD" w:rsidP="009F47C1">
            <w:pPr>
              <w:spacing w:after="0" w:line="240" w:lineRule="auto"/>
              <w:jc w:val="center"/>
              <w:rPr>
                <w:rFonts w:eastAsia="Calibri" w:cstheme="minorHAnsi"/>
                <w:sz w:val="20"/>
                <w:szCs w:val="20"/>
              </w:rPr>
            </w:pPr>
            <w:r w:rsidRPr="004421E3">
              <w:rPr>
                <w:rFonts w:eastAsia="Calibri" w:cstheme="minorHAnsi"/>
                <w:sz w:val="20"/>
                <w:szCs w:val="20"/>
              </w:rPr>
              <w:t>100,000</w:t>
            </w:r>
          </w:p>
        </w:tc>
      </w:tr>
      <w:tr w:rsidR="00D17BD6" w:rsidRPr="004421E3" w14:paraId="4EC2C715" w14:textId="77777777" w:rsidTr="00C6248B">
        <w:trPr>
          <w:trHeight w:val="285"/>
        </w:trPr>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548388DC" w14:textId="055496CC"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Remote</w:t>
            </w:r>
          </w:p>
        </w:tc>
        <w:tc>
          <w:tcPr>
            <w:tcW w:w="1282" w:type="dxa"/>
            <w:tcBorders>
              <w:top w:val="single" w:sz="8" w:space="0" w:color="auto"/>
              <w:left w:val="single" w:sz="8" w:space="0" w:color="auto"/>
              <w:bottom w:val="single" w:sz="8" w:space="0" w:color="auto"/>
              <w:right w:val="single" w:sz="8" w:space="0" w:color="auto"/>
            </w:tcBorders>
            <w:tcMar>
              <w:left w:w="108" w:type="dxa"/>
              <w:right w:w="108" w:type="dxa"/>
            </w:tcMar>
          </w:tcPr>
          <w:p w14:paraId="552633B1" w14:textId="11CB74D4"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2027</w:t>
            </w:r>
          </w:p>
        </w:tc>
        <w:tc>
          <w:tcPr>
            <w:tcW w:w="1269" w:type="dxa"/>
            <w:tcBorders>
              <w:top w:val="single" w:sz="4" w:space="0" w:color="auto"/>
              <w:left w:val="nil"/>
              <w:bottom w:val="single" w:sz="4" w:space="0" w:color="auto"/>
              <w:right w:val="single" w:sz="4" w:space="0" w:color="auto"/>
            </w:tcBorders>
            <w:tcMar>
              <w:left w:w="108" w:type="dxa"/>
              <w:right w:w="108" w:type="dxa"/>
            </w:tcMar>
            <w:vAlign w:val="center"/>
          </w:tcPr>
          <w:p w14:paraId="3599E9FD" w14:textId="1B23365E"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September</w:t>
            </w:r>
          </w:p>
        </w:tc>
        <w:tc>
          <w:tcPr>
            <w:tcW w:w="297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CB25CD5" w14:textId="355DC811" w:rsidR="00D17BD6" w:rsidRPr="004421E3" w:rsidRDefault="00D17BD6" w:rsidP="009F47C1">
            <w:pPr>
              <w:spacing w:after="0" w:line="240" w:lineRule="auto"/>
              <w:jc w:val="center"/>
              <w:rPr>
                <w:rFonts w:eastAsia="Calibri Light" w:cstheme="minorHAnsi"/>
                <w:sz w:val="20"/>
                <w:szCs w:val="20"/>
              </w:rPr>
            </w:pPr>
            <w:r w:rsidRPr="001067F3">
              <w:rPr>
                <w:rFonts w:eastAsia="Calibri" w:cstheme="minorHAnsi"/>
                <w:sz w:val="20"/>
                <w:szCs w:val="20"/>
              </w:rPr>
              <w:t>Matrix AI</w:t>
            </w:r>
          </w:p>
        </w:tc>
        <w:tc>
          <w:tcPr>
            <w:tcW w:w="1980" w:type="dxa"/>
            <w:tcBorders>
              <w:top w:val="single" w:sz="4" w:space="0" w:color="auto"/>
              <w:left w:val="single" w:sz="4" w:space="0" w:color="auto"/>
              <w:bottom w:val="single" w:sz="4" w:space="0" w:color="auto"/>
              <w:right w:val="single" w:sz="4" w:space="0" w:color="auto"/>
            </w:tcBorders>
            <w:tcMar>
              <w:left w:w="108" w:type="dxa"/>
              <w:right w:w="108" w:type="dxa"/>
            </w:tcMar>
          </w:tcPr>
          <w:p w14:paraId="11A053FD" w14:textId="7C40DADE" w:rsidR="00D17BD6" w:rsidRPr="001067F3" w:rsidRDefault="00551187" w:rsidP="009F47C1">
            <w:pPr>
              <w:spacing w:after="0" w:line="240" w:lineRule="auto"/>
              <w:jc w:val="center"/>
              <w:rPr>
                <w:rFonts w:eastAsia="Calibri" w:cstheme="minorHAnsi"/>
                <w:sz w:val="20"/>
                <w:szCs w:val="20"/>
              </w:rPr>
            </w:pPr>
            <w:r w:rsidRPr="004421E3">
              <w:rPr>
                <w:rFonts w:eastAsia="Calibri" w:cstheme="minorHAnsi"/>
                <w:sz w:val="20"/>
                <w:szCs w:val="20"/>
              </w:rPr>
              <w:t>200,000</w:t>
            </w:r>
          </w:p>
        </w:tc>
      </w:tr>
      <w:tr w:rsidR="00D17BD6" w:rsidRPr="004421E3" w14:paraId="56C2C27A" w14:textId="77777777" w:rsidTr="00C6248B">
        <w:trPr>
          <w:trHeight w:val="285"/>
        </w:trPr>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215C56FC" w14:textId="1929CEE7"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Remote</w:t>
            </w:r>
          </w:p>
        </w:tc>
        <w:tc>
          <w:tcPr>
            <w:tcW w:w="1282" w:type="dxa"/>
            <w:tcBorders>
              <w:top w:val="single" w:sz="8" w:space="0" w:color="auto"/>
              <w:left w:val="single" w:sz="8" w:space="0" w:color="auto"/>
              <w:bottom w:val="single" w:sz="8" w:space="0" w:color="auto"/>
              <w:right w:val="single" w:sz="8" w:space="0" w:color="auto"/>
            </w:tcBorders>
            <w:tcMar>
              <w:left w:w="108" w:type="dxa"/>
              <w:right w:w="108" w:type="dxa"/>
            </w:tcMar>
          </w:tcPr>
          <w:p w14:paraId="6E81B9AA" w14:textId="454D9CCB"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2027</w:t>
            </w:r>
          </w:p>
        </w:tc>
        <w:tc>
          <w:tcPr>
            <w:tcW w:w="1269" w:type="dxa"/>
            <w:tcBorders>
              <w:top w:val="single" w:sz="4" w:space="0" w:color="auto"/>
              <w:left w:val="nil"/>
              <w:bottom w:val="single" w:sz="4" w:space="0" w:color="auto"/>
              <w:right w:val="single" w:sz="4" w:space="0" w:color="auto"/>
            </w:tcBorders>
            <w:tcMar>
              <w:left w:w="108" w:type="dxa"/>
              <w:right w:w="108" w:type="dxa"/>
            </w:tcMar>
            <w:vAlign w:val="center"/>
          </w:tcPr>
          <w:p w14:paraId="01BCB0D6" w14:textId="30E96381"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October</w:t>
            </w:r>
          </w:p>
        </w:tc>
        <w:tc>
          <w:tcPr>
            <w:tcW w:w="297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ED8C1CE" w14:textId="155572A5" w:rsidR="00D17BD6" w:rsidRPr="004421E3" w:rsidRDefault="00D17BD6" w:rsidP="009F47C1">
            <w:pPr>
              <w:spacing w:after="0" w:line="240" w:lineRule="auto"/>
              <w:jc w:val="center"/>
              <w:rPr>
                <w:rFonts w:eastAsia="Calibri Light" w:cstheme="minorHAnsi"/>
                <w:sz w:val="20"/>
                <w:szCs w:val="20"/>
              </w:rPr>
            </w:pPr>
            <w:r w:rsidRPr="001067F3">
              <w:rPr>
                <w:rFonts w:eastAsia="Calibri" w:cstheme="minorHAnsi"/>
                <w:sz w:val="20"/>
                <w:szCs w:val="20"/>
              </w:rPr>
              <w:t>Matrix AI</w:t>
            </w:r>
          </w:p>
        </w:tc>
        <w:tc>
          <w:tcPr>
            <w:tcW w:w="1980" w:type="dxa"/>
            <w:tcBorders>
              <w:top w:val="single" w:sz="4" w:space="0" w:color="auto"/>
              <w:left w:val="single" w:sz="4" w:space="0" w:color="auto"/>
              <w:bottom w:val="single" w:sz="4" w:space="0" w:color="auto"/>
              <w:right w:val="single" w:sz="4" w:space="0" w:color="auto"/>
            </w:tcBorders>
            <w:tcMar>
              <w:left w:w="108" w:type="dxa"/>
              <w:right w:w="108" w:type="dxa"/>
            </w:tcMar>
          </w:tcPr>
          <w:p w14:paraId="1C8FE14B" w14:textId="6FF6EF3F" w:rsidR="00D17BD6" w:rsidRPr="001067F3" w:rsidRDefault="00551187" w:rsidP="009F47C1">
            <w:pPr>
              <w:spacing w:after="0" w:line="240" w:lineRule="auto"/>
              <w:jc w:val="center"/>
              <w:rPr>
                <w:rFonts w:eastAsia="Calibri" w:cstheme="minorHAnsi"/>
                <w:sz w:val="20"/>
                <w:szCs w:val="20"/>
              </w:rPr>
            </w:pPr>
            <w:r w:rsidRPr="004421E3">
              <w:rPr>
                <w:rFonts w:eastAsia="Calibri" w:cstheme="minorHAnsi"/>
                <w:sz w:val="20"/>
                <w:szCs w:val="20"/>
              </w:rPr>
              <w:t>200,000</w:t>
            </w:r>
          </w:p>
        </w:tc>
      </w:tr>
      <w:tr w:rsidR="00D17BD6" w:rsidRPr="004421E3" w14:paraId="4E0756F9" w14:textId="77777777" w:rsidTr="00C6248B">
        <w:trPr>
          <w:trHeight w:val="285"/>
        </w:trPr>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2C8D3A19" w14:textId="73F32FA2"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Remote</w:t>
            </w:r>
          </w:p>
        </w:tc>
        <w:tc>
          <w:tcPr>
            <w:tcW w:w="1282" w:type="dxa"/>
            <w:tcBorders>
              <w:top w:val="single" w:sz="8" w:space="0" w:color="auto"/>
              <w:left w:val="single" w:sz="8" w:space="0" w:color="auto"/>
              <w:bottom w:val="single" w:sz="8" w:space="0" w:color="auto"/>
              <w:right w:val="single" w:sz="8" w:space="0" w:color="auto"/>
            </w:tcBorders>
            <w:tcMar>
              <w:left w:w="108" w:type="dxa"/>
              <w:right w:w="108" w:type="dxa"/>
            </w:tcMar>
          </w:tcPr>
          <w:p w14:paraId="40FAA048" w14:textId="4D84DEED"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2027</w:t>
            </w:r>
          </w:p>
        </w:tc>
        <w:tc>
          <w:tcPr>
            <w:tcW w:w="1269" w:type="dxa"/>
            <w:tcBorders>
              <w:top w:val="single" w:sz="4" w:space="0" w:color="auto"/>
              <w:left w:val="nil"/>
              <w:bottom w:val="single" w:sz="4" w:space="0" w:color="auto"/>
              <w:right w:val="single" w:sz="4" w:space="0" w:color="auto"/>
            </w:tcBorders>
            <w:tcMar>
              <w:left w:w="108" w:type="dxa"/>
              <w:right w:w="108" w:type="dxa"/>
            </w:tcMar>
            <w:vAlign w:val="center"/>
          </w:tcPr>
          <w:p w14:paraId="69E3C3C5" w14:textId="049B1DEA"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November</w:t>
            </w:r>
          </w:p>
        </w:tc>
        <w:tc>
          <w:tcPr>
            <w:tcW w:w="297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1DA3FB2" w14:textId="0A1BD5C6" w:rsidR="00D17BD6" w:rsidRPr="004421E3" w:rsidRDefault="00D17BD6" w:rsidP="009F47C1">
            <w:pPr>
              <w:spacing w:after="0" w:line="240" w:lineRule="auto"/>
              <w:jc w:val="center"/>
              <w:rPr>
                <w:rFonts w:eastAsia="Calibri Light" w:cstheme="minorHAnsi"/>
                <w:sz w:val="20"/>
                <w:szCs w:val="20"/>
              </w:rPr>
            </w:pPr>
            <w:r w:rsidRPr="001067F3">
              <w:rPr>
                <w:rFonts w:eastAsia="Calibri" w:cstheme="minorHAnsi"/>
                <w:sz w:val="20"/>
                <w:szCs w:val="20"/>
              </w:rPr>
              <w:t>Matrix AI</w:t>
            </w:r>
          </w:p>
        </w:tc>
        <w:tc>
          <w:tcPr>
            <w:tcW w:w="1980" w:type="dxa"/>
            <w:tcBorders>
              <w:top w:val="single" w:sz="4" w:space="0" w:color="auto"/>
              <w:left w:val="single" w:sz="4" w:space="0" w:color="auto"/>
              <w:bottom w:val="single" w:sz="4" w:space="0" w:color="auto"/>
              <w:right w:val="single" w:sz="4" w:space="0" w:color="auto"/>
            </w:tcBorders>
            <w:tcMar>
              <w:left w:w="108" w:type="dxa"/>
              <w:right w:w="108" w:type="dxa"/>
            </w:tcMar>
          </w:tcPr>
          <w:p w14:paraId="0CCA756C" w14:textId="6F4533D4" w:rsidR="00D17BD6" w:rsidRPr="001067F3" w:rsidRDefault="00551187" w:rsidP="009F47C1">
            <w:pPr>
              <w:spacing w:after="0" w:line="240" w:lineRule="auto"/>
              <w:jc w:val="center"/>
              <w:rPr>
                <w:rFonts w:eastAsia="Calibri" w:cstheme="minorHAnsi"/>
                <w:sz w:val="20"/>
                <w:szCs w:val="20"/>
              </w:rPr>
            </w:pPr>
            <w:r w:rsidRPr="004421E3">
              <w:rPr>
                <w:rFonts w:eastAsia="Calibri" w:cstheme="minorHAnsi"/>
                <w:sz w:val="20"/>
                <w:szCs w:val="20"/>
              </w:rPr>
              <w:t>200,000</w:t>
            </w:r>
          </w:p>
        </w:tc>
      </w:tr>
      <w:tr w:rsidR="00D17BD6" w:rsidRPr="004421E3" w14:paraId="65560AC2" w14:textId="77777777" w:rsidTr="00C6248B">
        <w:trPr>
          <w:trHeight w:val="285"/>
        </w:trPr>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0AA064C7" w14:textId="53775123"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Remote</w:t>
            </w:r>
          </w:p>
        </w:tc>
        <w:tc>
          <w:tcPr>
            <w:tcW w:w="1282" w:type="dxa"/>
            <w:tcBorders>
              <w:top w:val="single" w:sz="8" w:space="0" w:color="auto"/>
              <w:left w:val="single" w:sz="8" w:space="0" w:color="auto"/>
              <w:bottom w:val="single" w:sz="8" w:space="0" w:color="auto"/>
              <w:right w:val="single" w:sz="8" w:space="0" w:color="auto"/>
            </w:tcBorders>
            <w:tcMar>
              <w:left w:w="108" w:type="dxa"/>
              <w:right w:w="108" w:type="dxa"/>
            </w:tcMar>
          </w:tcPr>
          <w:p w14:paraId="4646E35C" w14:textId="7D69195D"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2027</w:t>
            </w:r>
          </w:p>
        </w:tc>
        <w:tc>
          <w:tcPr>
            <w:tcW w:w="1269" w:type="dxa"/>
            <w:tcBorders>
              <w:top w:val="single" w:sz="4" w:space="0" w:color="auto"/>
              <w:left w:val="nil"/>
              <w:bottom w:val="nil"/>
              <w:right w:val="single" w:sz="4" w:space="0" w:color="auto"/>
            </w:tcBorders>
            <w:tcMar>
              <w:left w:w="108" w:type="dxa"/>
              <w:right w:w="108" w:type="dxa"/>
            </w:tcMar>
            <w:vAlign w:val="center"/>
          </w:tcPr>
          <w:p w14:paraId="288D1BB0" w14:textId="4DD74983"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December</w:t>
            </w:r>
          </w:p>
        </w:tc>
        <w:tc>
          <w:tcPr>
            <w:tcW w:w="297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86BEB8E" w14:textId="68E4B863" w:rsidR="00D17BD6" w:rsidRPr="004421E3" w:rsidRDefault="00D17BD6" w:rsidP="009F47C1">
            <w:pPr>
              <w:spacing w:after="0" w:line="240" w:lineRule="auto"/>
              <w:jc w:val="center"/>
              <w:rPr>
                <w:rFonts w:eastAsia="Calibri Light" w:cstheme="minorHAnsi"/>
                <w:sz w:val="20"/>
                <w:szCs w:val="20"/>
              </w:rPr>
            </w:pPr>
            <w:r w:rsidRPr="001067F3">
              <w:rPr>
                <w:rFonts w:eastAsia="Calibri" w:cstheme="minorHAnsi"/>
                <w:sz w:val="20"/>
                <w:szCs w:val="20"/>
              </w:rPr>
              <w:t>Matrix AI</w:t>
            </w:r>
          </w:p>
        </w:tc>
        <w:tc>
          <w:tcPr>
            <w:tcW w:w="1980" w:type="dxa"/>
            <w:tcBorders>
              <w:top w:val="single" w:sz="4" w:space="0" w:color="auto"/>
              <w:left w:val="single" w:sz="4" w:space="0" w:color="auto"/>
              <w:bottom w:val="single" w:sz="4" w:space="0" w:color="auto"/>
              <w:right w:val="single" w:sz="4" w:space="0" w:color="auto"/>
            </w:tcBorders>
            <w:tcMar>
              <w:left w:w="108" w:type="dxa"/>
              <w:right w:w="108" w:type="dxa"/>
            </w:tcMar>
          </w:tcPr>
          <w:p w14:paraId="6F387E66" w14:textId="5790325C" w:rsidR="00D17BD6" w:rsidRPr="001067F3" w:rsidRDefault="00D17BD6" w:rsidP="009F47C1">
            <w:pPr>
              <w:spacing w:after="0" w:line="240" w:lineRule="auto"/>
              <w:jc w:val="center"/>
              <w:rPr>
                <w:rFonts w:eastAsia="Calibri" w:cstheme="minorHAnsi"/>
                <w:sz w:val="20"/>
                <w:szCs w:val="20"/>
              </w:rPr>
            </w:pPr>
          </w:p>
        </w:tc>
      </w:tr>
      <w:tr w:rsidR="003B3D4A" w:rsidRPr="004421E3" w14:paraId="564F1E5B" w14:textId="77777777" w:rsidTr="00C6248B">
        <w:trPr>
          <w:trHeight w:val="285"/>
        </w:trPr>
        <w:tc>
          <w:tcPr>
            <w:tcW w:w="1155" w:type="dxa"/>
            <w:tcBorders>
              <w:top w:val="single" w:sz="8" w:space="0" w:color="auto"/>
              <w:left w:val="nil"/>
              <w:bottom w:val="nil"/>
              <w:right w:val="nil"/>
            </w:tcBorders>
            <w:shd w:val="clear" w:color="auto" w:fill="FFFFFF" w:themeFill="background1"/>
            <w:tcMar>
              <w:left w:w="108" w:type="dxa"/>
              <w:right w:w="108" w:type="dxa"/>
            </w:tcMar>
          </w:tcPr>
          <w:p w14:paraId="4F8C4C66"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1282" w:type="dxa"/>
            <w:tcBorders>
              <w:top w:val="single" w:sz="8" w:space="0" w:color="auto"/>
              <w:left w:val="nil"/>
              <w:bottom w:val="nil"/>
              <w:right w:val="nil"/>
            </w:tcBorders>
            <w:shd w:val="clear" w:color="auto" w:fill="FFFFFF" w:themeFill="background1"/>
            <w:tcMar>
              <w:left w:w="108" w:type="dxa"/>
              <w:right w:w="108" w:type="dxa"/>
            </w:tcMar>
          </w:tcPr>
          <w:p w14:paraId="545BC51D"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1269" w:type="dxa"/>
            <w:tcBorders>
              <w:top w:val="single" w:sz="8" w:space="0" w:color="auto"/>
              <w:left w:val="nil"/>
              <w:bottom w:val="nil"/>
              <w:right w:val="nil"/>
            </w:tcBorders>
            <w:shd w:val="clear" w:color="auto" w:fill="FFFFFF" w:themeFill="background1"/>
            <w:tcMar>
              <w:left w:w="108" w:type="dxa"/>
              <w:right w:w="108" w:type="dxa"/>
            </w:tcMar>
          </w:tcPr>
          <w:p w14:paraId="5FA5BE21"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2972" w:type="dxa"/>
            <w:tcBorders>
              <w:top w:val="single" w:sz="4" w:space="0" w:color="auto"/>
              <w:left w:val="single" w:sz="8" w:space="0" w:color="auto"/>
              <w:bottom w:val="single" w:sz="8" w:space="0" w:color="auto"/>
              <w:right w:val="single" w:sz="8" w:space="0" w:color="auto"/>
            </w:tcBorders>
            <w:shd w:val="clear" w:color="auto" w:fill="FFFF99"/>
            <w:tcMar>
              <w:left w:w="108" w:type="dxa"/>
              <w:right w:w="108" w:type="dxa"/>
            </w:tcMar>
            <w:vAlign w:val="center"/>
          </w:tcPr>
          <w:p w14:paraId="747BD499" w14:textId="0F7A98AC" w:rsidR="003B3D4A" w:rsidRPr="004421E3" w:rsidRDefault="003B3D4A" w:rsidP="007774E0">
            <w:pPr>
              <w:spacing w:after="0" w:line="240" w:lineRule="auto"/>
              <w:jc w:val="center"/>
              <w:rPr>
                <w:rFonts w:cstheme="minorHAnsi"/>
                <w:sz w:val="20"/>
                <w:szCs w:val="20"/>
              </w:rPr>
            </w:pPr>
            <w:r w:rsidRPr="004421E3">
              <w:rPr>
                <w:rFonts w:eastAsia="Calibri Light" w:cstheme="minorHAnsi"/>
                <w:color w:val="000000" w:themeColor="text1"/>
                <w:sz w:val="20"/>
                <w:szCs w:val="20"/>
              </w:rPr>
              <w:t>Total Labor Cost</w:t>
            </w:r>
          </w:p>
        </w:tc>
        <w:tc>
          <w:tcPr>
            <w:tcW w:w="1980" w:type="dxa"/>
            <w:tcBorders>
              <w:top w:val="single" w:sz="4" w:space="0" w:color="auto"/>
              <w:left w:val="single" w:sz="8" w:space="0" w:color="auto"/>
              <w:bottom w:val="single" w:sz="8" w:space="0" w:color="auto"/>
              <w:right w:val="single" w:sz="8" w:space="0" w:color="auto"/>
            </w:tcBorders>
            <w:shd w:val="clear" w:color="auto" w:fill="FFFF99"/>
            <w:tcMar>
              <w:left w:w="108" w:type="dxa"/>
              <w:right w:w="108" w:type="dxa"/>
            </w:tcMar>
            <w:vAlign w:val="center"/>
          </w:tcPr>
          <w:p w14:paraId="4D97DEE7" w14:textId="7A6FC616" w:rsidR="003B3D4A" w:rsidRPr="004421E3" w:rsidRDefault="00726A41" w:rsidP="009F47C1">
            <w:pPr>
              <w:spacing w:after="0" w:line="240" w:lineRule="auto"/>
              <w:jc w:val="center"/>
              <w:rPr>
                <w:rFonts w:eastAsia="Calibri Light" w:cstheme="minorHAnsi"/>
                <w:color w:val="000000" w:themeColor="text1"/>
                <w:sz w:val="20"/>
                <w:szCs w:val="20"/>
              </w:rPr>
            </w:pPr>
            <w:r w:rsidRPr="004421E3">
              <w:rPr>
                <w:rFonts w:eastAsia="Calibri Light" w:cstheme="minorHAnsi"/>
                <w:color w:val="000000" w:themeColor="text1"/>
                <w:sz w:val="20"/>
                <w:szCs w:val="20"/>
              </w:rPr>
              <w:t>2,900,000</w:t>
            </w:r>
          </w:p>
        </w:tc>
      </w:tr>
      <w:tr w:rsidR="00AA33A1" w:rsidRPr="004421E3" w14:paraId="1F869144" w14:textId="77777777" w:rsidTr="00C6248B">
        <w:trPr>
          <w:trHeight w:val="255"/>
        </w:trPr>
        <w:tc>
          <w:tcPr>
            <w:tcW w:w="1155" w:type="dxa"/>
            <w:tcBorders>
              <w:top w:val="nil"/>
              <w:left w:val="nil"/>
              <w:bottom w:val="nil"/>
              <w:right w:val="nil"/>
            </w:tcBorders>
            <w:shd w:val="clear" w:color="auto" w:fill="FFFFFF" w:themeFill="background1"/>
            <w:tcMar>
              <w:left w:w="108" w:type="dxa"/>
              <w:right w:w="108" w:type="dxa"/>
            </w:tcMar>
          </w:tcPr>
          <w:p w14:paraId="1E7C35AD" w14:textId="77777777" w:rsidR="00AA33A1" w:rsidRPr="004421E3" w:rsidRDefault="00AA33A1" w:rsidP="009F47C1">
            <w:pPr>
              <w:spacing w:after="0" w:line="240" w:lineRule="auto"/>
              <w:jc w:val="both"/>
              <w:rPr>
                <w:rFonts w:eastAsia="Calibri Light" w:cstheme="minorHAnsi"/>
                <w:sz w:val="20"/>
                <w:szCs w:val="20"/>
              </w:rPr>
            </w:pPr>
          </w:p>
        </w:tc>
        <w:tc>
          <w:tcPr>
            <w:tcW w:w="1282" w:type="dxa"/>
            <w:tcBorders>
              <w:top w:val="nil"/>
              <w:left w:val="nil"/>
              <w:bottom w:val="nil"/>
              <w:right w:val="nil"/>
            </w:tcBorders>
            <w:shd w:val="clear" w:color="auto" w:fill="FFFFFF" w:themeFill="background1"/>
            <w:tcMar>
              <w:left w:w="108" w:type="dxa"/>
              <w:right w:w="108" w:type="dxa"/>
            </w:tcMar>
          </w:tcPr>
          <w:p w14:paraId="1E23F807" w14:textId="77777777" w:rsidR="00AA33A1" w:rsidRPr="004421E3" w:rsidRDefault="00AA33A1" w:rsidP="009F47C1">
            <w:pPr>
              <w:spacing w:after="0" w:line="240" w:lineRule="auto"/>
              <w:jc w:val="both"/>
              <w:rPr>
                <w:rFonts w:eastAsia="Calibri Light" w:cstheme="minorHAnsi"/>
                <w:sz w:val="20"/>
                <w:szCs w:val="20"/>
              </w:rPr>
            </w:pPr>
          </w:p>
        </w:tc>
        <w:tc>
          <w:tcPr>
            <w:tcW w:w="1269" w:type="dxa"/>
            <w:tcBorders>
              <w:top w:val="nil"/>
              <w:left w:val="nil"/>
              <w:bottom w:val="nil"/>
              <w:right w:val="nil"/>
            </w:tcBorders>
            <w:shd w:val="clear" w:color="auto" w:fill="FFFFFF" w:themeFill="background1"/>
            <w:tcMar>
              <w:left w:w="108" w:type="dxa"/>
              <w:right w:w="108" w:type="dxa"/>
            </w:tcMar>
          </w:tcPr>
          <w:p w14:paraId="64EEF7A3" w14:textId="77777777" w:rsidR="00AA33A1" w:rsidRPr="004421E3" w:rsidRDefault="00AA33A1" w:rsidP="009F47C1">
            <w:pPr>
              <w:spacing w:after="0" w:line="240" w:lineRule="auto"/>
              <w:jc w:val="both"/>
              <w:rPr>
                <w:rFonts w:eastAsia="Calibri Light" w:cstheme="minorHAnsi"/>
                <w:sz w:val="20"/>
                <w:szCs w:val="20"/>
              </w:rPr>
            </w:pPr>
          </w:p>
        </w:tc>
        <w:tc>
          <w:tcPr>
            <w:tcW w:w="297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E9F12EA" w14:textId="6D3FAB10" w:rsidR="00AA33A1" w:rsidRPr="004421E3" w:rsidRDefault="00AA33A1" w:rsidP="007774E0">
            <w:pPr>
              <w:spacing w:after="0" w:line="240" w:lineRule="auto"/>
              <w:jc w:val="center"/>
              <w:rPr>
                <w:rFonts w:eastAsia="Calibri Light" w:cstheme="minorHAnsi"/>
                <w:color w:val="000000" w:themeColor="text1"/>
                <w:sz w:val="20"/>
                <w:szCs w:val="20"/>
              </w:rPr>
            </w:pPr>
            <w:r w:rsidRPr="004421E3">
              <w:rPr>
                <w:rFonts w:eastAsia="Calibri Light" w:cstheme="minorHAnsi"/>
                <w:color w:val="000000" w:themeColor="text1"/>
                <w:sz w:val="20"/>
                <w:szCs w:val="20"/>
              </w:rPr>
              <w:t>Total Labor Cost</w:t>
            </w:r>
            <w:r w:rsidR="002725EF" w:rsidRPr="004421E3">
              <w:rPr>
                <w:rFonts w:eastAsia="Calibri Light" w:cstheme="minorHAnsi"/>
                <w:color w:val="000000" w:themeColor="text1"/>
                <w:sz w:val="20"/>
                <w:szCs w:val="20"/>
              </w:rPr>
              <w:t xml:space="preserve"> (after discount)</w:t>
            </w:r>
          </w:p>
        </w:tc>
        <w:tc>
          <w:tcPr>
            <w:tcW w:w="198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7A567A8" w14:textId="3C18C342" w:rsidR="00AA33A1" w:rsidRPr="001067F3" w:rsidRDefault="00726A41" w:rsidP="007774E0">
            <w:pPr>
              <w:spacing w:after="0" w:line="240" w:lineRule="auto"/>
              <w:jc w:val="center"/>
              <w:rPr>
                <w:rStyle w:val="normaltextrun"/>
                <w:rFonts w:cstheme="minorHAnsi"/>
                <w:color w:val="000000" w:themeColor="text1"/>
                <w:sz w:val="20"/>
                <w:szCs w:val="20"/>
              </w:rPr>
            </w:pPr>
            <w:r w:rsidRPr="004421E3">
              <w:rPr>
                <w:rFonts w:eastAsia="Calibri Light" w:cstheme="minorHAnsi"/>
                <w:color w:val="000000" w:themeColor="text1"/>
                <w:sz w:val="20"/>
                <w:szCs w:val="20"/>
              </w:rPr>
              <w:t>2,900,000</w:t>
            </w:r>
          </w:p>
        </w:tc>
      </w:tr>
      <w:tr w:rsidR="003B3D4A" w:rsidRPr="004421E3" w14:paraId="482A916D" w14:textId="77777777" w:rsidTr="00C6248B">
        <w:trPr>
          <w:trHeight w:val="255"/>
        </w:trPr>
        <w:tc>
          <w:tcPr>
            <w:tcW w:w="1155" w:type="dxa"/>
            <w:tcBorders>
              <w:top w:val="nil"/>
              <w:left w:val="nil"/>
              <w:bottom w:val="nil"/>
              <w:right w:val="nil"/>
            </w:tcBorders>
            <w:shd w:val="clear" w:color="auto" w:fill="FFFFFF" w:themeFill="background1"/>
            <w:tcMar>
              <w:left w:w="108" w:type="dxa"/>
              <w:right w:w="108" w:type="dxa"/>
            </w:tcMar>
          </w:tcPr>
          <w:p w14:paraId="344C6C1D"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1282" w:type="dxa"/>
            <w:tcBorders>
              <w:top w:val="nil"/>
              <w:left w:val="nil"/>
              <w:bottom w:val="nil"/>
              <w:right w:val="nil"/>
            </w:tcBorders>
            <w:shd w:val="clear" w:color="auto" w:fill="FFFFFF" w:themeFill="background1"/>
            <w:tcMar>
              <w:left w:w="108" w:type="dxa"/>
              <w:right w:w="108" w:type="dxa"/>
            </w:tcMar>
          </w:tcPr>
          <w:p w14:paraId="72DC7351"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1269" w:type="dxa"/>
            <w:tcBorders>
              <w:top w:val="nil"/>
              <w:left w:val="nil"/>
              <w:bottom w:val="nil"/>
              <w:right w:val="nil"/>
            </w:tcBorders>
            <w:shd w:val="clear" w:color="auto" w:fill="FFFFFF" w:themeFill="background1"/>
            <w:tcMar>
              <w:left w:w="108" w:type="dxa"/>
              <w:right w:w="108" w:type="dxa"/>
            </w:tcMar>
          </w:tcPr>
          <w:p w14:paraId="0E40E204"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297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6A2B6308" w14:textId="77777777" w:rsidR="003B3D4A" w:rsidRPr="004421E3" w:rsidRDefault="003B3D4A" w:rsidP="007774E0">
            <w:pPr>
              <w:spacing w:after="0" w:line="240" w:lineRule="auto"/>
              <w:jc w:val="center"/>
              <w:rPr>
                <w:rFonts w:cstheme="minorHAnsi"/>
                <w:sz w:val="20"/>
                <w:szCs w:val="20"/>
              </w:rPr>
            </w:pPr>
            <w:r w:rsidRPr="004421E3">
              <w:rPr>
                <w:rFonts w:eastAsia="Calibri Light" w:cstheme="minorHAnsi"/>
                <w:color w:val="000000" w:themeColor="text1"/>
                <w:sz w:val="20"/>
                <w:szCs w:val="20"/>
              </w:rPr>
              <w:t>Total Expense</w:t>
            </w:r>
          </w:p>
        </w:tc>
        <w:tc>
          <w:tcPr>
            <w:tcW w:w="198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D8310DC" w14:textId="08DC43F1" w:rsidR="003B3D4A" w:rsidRPr="004421E3" w:rsidRDefault="00FA5A71" w:rsidP="007774E0">
            <w:pPr>
              <w:spacing w:after="0" w:line="240" w:lineRule="auto"/>
              <w:jc w:val="center"/>
              <w:rPr>
                <w:rFonts w:cstheme="minorHAnsi"/>
                <w:sz w:val="20"/>
                <w:szCs w:val="20"/>
              </w:rPr>
            </w:pPr>
            <w:r w:rsidRPr="004421E3">
              <w:rPr>
                <w:rFonts w:cstheme="minorHAnsi"/>
                <w:sz w:val="20"/>
                <w:szCs w:val="20"/>
              </w:rPr>
              <w:t>300,000</w:t>
            </w:r>
          </w:p>
        </w:tc>
      </w:tr>
      <w:tr w:rsidR="003B3D4A" w:rsidRPr="004421E3" w14:paraId="7A0EA29D" w14:textId="77777777" w:rsidTr="00C6248B">
        <w:trPr>
          <w:trHeight w:val="255"/>
        </w:trPr>
        <w:tc>
          <w:tcPr>
            <w:tcW w:w="1155" w:type="dxa"/>
            <w:tcBorders>
              <w:top w:val="nil"/>
              <w:left w:val="nil"/>
              <w:bottom w:val="nil"/>
              <w:right w:val="nil"/>
            </w:tcBorders>
            <w:shd w:val="clear" w:color="auto" w:fill="FFFFFF" w:themeFill="background1"/>
            <w:tcMar>
              <w:left w:w="108" w:type="dxa"/>
              <w:right w:w="108" w:type="dxa"/>
            </w:tcMar>
          </w:tcPr>
          <w:p w14:paraId="2419E3B5"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1282" w:type="dxa"/>
            <w:tcBorders>
              <w:top w:val="nil"/>
              <w:left w:val="nil"/>
              <w:bottom w:val="nil"/>
              <w:right w:val="nil"/>
            </w:tcBorders>
            <w:shd w:val="clear" w:color="auto" w:fill="FFFFFF" w:themeFill="background1"/>
            <w:tcMar>
              <w:left w:w="108" w:type="dxa"/>
              <w:right w:w="108" w:type="dxa"/>
            </w:tcMar>
          </w:tcPr>
          <w:p w14:paraId="104159D1"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1269" w:type="dxa"/>
            <w:tcBorders>
              <w:top w:val="nil"/>
              <w:left w:val="nil"/>
              <w:bottom w:val="nil"/>
              <w:right w:val="nil"/>
            </w:tcBorders>
            <w:shd w:val="clear" w:color="auto" w:fill="FFFFFF" w:themeFill="background1"/>
            <w:tcMar>
              <w:left w:w="108" w:type="dxa"/>
              <w:right w:w="108" w:type="dxa"/>
            </w:tcMar>
          </w:tcPr>
          <w:p w14:paraId="361F7035"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2972" w:type="dxa"/>
            <w:tcBorders>
              <w:top w:val="single" w:sz="8" w:space="0" w:color="auto"/>
              <w:left w:val="single" w:sz="8" w:space="0" w:color="auto"/>
              <w:bottom w:val="single" w:sz="8" w:space="0" w:color="auto"/>
              <w:right w:val="single" w:sz="8" w:space="0" w:color="auto"/>
            </w:tcBorders>
            <w:shd w:val="clear" w:color="auto" w:fill="FFFF99"/>
            <w:tcMar>
              <w:left w:w="108" w:type="dxa"/>
              <w:right w:w="108" w:type="dxa"/>
            </w:tcMar>
            <w:vAlign w:val="center"/>
          </w:tcPr>
          <w:p w14:paraId="6F206D74" w14:textId="45ECC87C" w:rsidR="003B3D4A" w:rsidRPr="004421E3" w:rsidRDefault="003B3D4A" w:rsidP="007774E0">
            <w:pPr>
              <w:spacing w:after="0" w:line="240" w:lineRule="auto"/>
              <w:jc w:val="center"/>
              <w:rPr>
                <w:rFonts w:cstheme="minorHAnsi"/>
                <w:sz w:val="20"/>
                <w:szCs w:val="20"/>
              </w:rPr>
            </w:pPr>
            <w:r w:rsidRPr="004421E3">
              <w:rPr>
                <w:rFonts w:eastAsia="Calibri Light" w:cstheme="minorHAnsi"/>
                <w:color w:val="000000" w:themeColor="text1"/>
                <w:sz w:val="20"/>
                <w:szCs w:val="20"/>
              </w:rPr>
              <w:t xml:space="preserve">Total </w:t>
            </w:r>
            <w:r w:rsidR="00C93EF9" w:rsidRPr="004421E3">
              <w:rPr>
                <w:rFonts w:eastAsia="Calibri Light" w:cstheme="minorHAnsi"/>
                <w:color w:val="000000" w:themeColor="text1"/>
                <w:sz w:val="20"/>
                <w:szCs w:val="20"/>
              </w:rPr>
              <w:t>Product Build</w:t>
            </w:r>
            <w:r w:rsidRPr="004421E3">
              <w:rPr>
                <w:rFonts w:eastAsia="Calibri Light" w:cstheme="minorHAnsi"/>
                <w:color w:val="000000" w:themeColor="text1"/>
                <w:sz w:val="20"/>
                <w:szCs w:val="20"/>
              </w:rPr>
              <w:t xml:space="preserve"> Cost</w:t>
            </w:r>
          </w:p>
        </w:tc>
        <w:tc>
          <w:tcPr>
            <w:tcW w:w="1980" w:type="dxa"/>
            <w:tcBorders>
              <w:top w:val="single" w:sz="8" w:space="0" w:color="auto"/>
              <w:left w:val="single" w:sz="8" w:space="0" w:color="auto"/>
              <w:bottom w:val="single" w:sz="8" w:space="0" w:color="auto"/>
              <w:right w:val="single" w:sz="8" w:space="0" w:color="auto"/>
            </w:tcBorders>
            <w:shd w:val="clear" w:color="auto" w:fill="FFFF99"/>
            <w:tcMar>
              <w:left w:w="108" w:type="dxa"/>
              <w:right w:w="108" w:type="dxa"/>
            </w:tcMar>
            <w:vAlign w:val="center"/>
          </w:tcPr>
          <w:p w14:paraId="4A13F0ED" w14:textId="158FDA6E" w:rsidR="003B3D4A" w:rsidRPr="004421E3" w:rsidRDefault="005B7E1E" w:rsidP="007774E0">
            <w:pPr>
              <w:spacing w:after="0" w:line="240" w:lineRule="auto"/>
              <w:jc w:val="center"/>
              <w:rPr>
                <w:rFonts w:cstheme="minorHAnsi"/>
                <w:sz w:val="20"/>
                <w:szCs w:val="20"/>
              </w:rPr>
            </w:pPr>
            <w:r w:rsidRPr="004421E3">
              <w:rPr>
                <w:rFonts w:cstheme="minorHAnsi"/>
                <w:sz w:val="20"/>
                <w:szCs w:val="20"/>
              </w:rPr>
              <w:t>3,200,000</w:t>
            </w:r>
          </w:p>
        </w:tc>
      </w:tr>
      <w:tr w:rsidR="003B3D4A" w:rsidRPr="004421E3" w14:paraId="27E2BE0E" w14:textId="77777777" w:rsidTr="00C6248B">
        <w:trPr>
          <w:trHeight w:val="255"/>
        </w:trPr>
        <w:tc>
          <w:tcPr>
            <w:tcW w:w="1155" w:type="dxa"/>
            <w:tcBorders>
              <w:top w:val="nil"/>
              <w:left w:val="nil"/>
              <w:bottom w:val="nil"/>
              <w:right w:val="nil"/>
            </w:tcBorders>
            <w:shd w:val="clear" w:color="auto" w:fill="FFFFFF" w:themeFill="background1"/>
            <w:tcMar>
              <w:left w:w="108" w:type="dxa"/>
              <w:right w:w="108" w:type="dxa"/>
            </w:tcMar>
          </w:tcPr>
          <w:p w14:paraId="1E815E2B"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1282" w:type="dxa"/>
            <w:tcBorders>
              <w:top w:val="nil"/>
              <w:left w:val="nil"/>
              <w:bottom w:val="nil"/>
              <w:right w:val="nil"/>
            </w:tcBorders>
            <w:shd w:val="clear" w:color="auto" w:fill="FFFFFF" w:themeFill="background1"/>
            <w:tcMar>
              <w:left w:w="108" w:type="dxa"/>
              <w:right w:w="108" w:type="dxa"/>
            </w:tcMar>
          </w:tcPr>
          <w:p w14:paraId="64065848"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1269" w:type="dxa"/>
            <w:tcBorders>
              <w:top w:val="nil"/>
              <w:left w:val="nil"/>
              <w:bottom w:val="nil"/>
              <w:right w:val="nil"/>
            </w:tcBorders>
            <w:shd w:val="clear" w:color="auto" w:fill="FFFFFF" w:themeFill="background1"/>
            <w:tcMar>
              <w:left w:w="108" w:type="dxa"/>
              <w:right w:w="108" w:type="dxa"/>
            </w:tcMar>
          </w:tcPr>
          <w:p w14:paraId="6275B8FE"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297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946C542" w14:textId="77777777" w:rsidR="003B3D4A" w:rsidRPr="004421E3" w:rsidRDefault="003B3D4A" w:rsidP="007774E0">
            <w:pPr>
              <w:spacing w:after="0" w:line="240" w:lineRule="auto"/>
              <w:jc w:val="center"/>
              <w:rPr>
                <w:rFonts w:cstheme="minorHAnsi"/>
                <w:sz w:val="20"/>
                <w:szCs w:val="20"/>
              </w:rPr>
            </w:pPr>
            <w:r w:rsidRPr="004421E3">
              <w:rPr>
                <w:rFonts w:eastAsia="Calibri Light" w:cstheme="minorHAnsi"/>
                <w:color w:val="000000" w:themeColor="text1"/>
                <w:sz w:val="20"/>
                <w:szCs w:val="20"/>
                <w:u w:val="single"/>
              </w:rPr>
              <w:t>(Proposed Investment)</w:t>
            </w:r>
          </w:p>
        </w:tc>
        <w:tc>
          <w:tcPr>
            <w:tcW w:w="198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B0A5EC7" w14:textId="4ABB5E24" w:rsidR="003B3D4A" w:rsidRPr="004421E3" w:rsidRDefault="005B7E1E" w:rsidP="007774E0">
            <w:pPr>
              <w:spacing w:after="0" w:line="240" w:lineRule="auto"/>
              <w:jc w:val="center"/>
              <w:rPr>
                <w:rFonts w:cstheme="minorHAnsi"/>
                <w:sz w:val="20"/>
                <w:szCs w:val="20"/>
              </w:rPr>
            </w:pPr>
            <w:r w:rsidRPr="004421E3">
              <w:rPr>
                <w:rFonts w:cstheme="minorHAnsi"/>
                <w:sz w:val="20"/>
                <w:szCs w:val="20"/>
              </w:rPr>
              <w:t>-</w:t>
            </w:r>
          </w:p>
        </w:tc>
      </w:tr>
      <w:tr w:rsidR="003B3D4A" w:rsidRPr="004421E3" w14:paraId="45A6042C" w14:textId="77777777" w:rsidTr="00C6248B">
        <w:trPr>
          <w:trHeight w:val="255"/>
        </w:trPr>
        <w:tc>
          <w:tcPr>
            <w:tcW w:w="1155" w:type="dxa"/>
            <w:tcBorders>
              <w:top w:val="nil"/>
              <w:left w:val="nil"/>
              <w:bottom w:val="nil"/>
              <w:right w:val="nil"/>
            </w:tcBorders>
            <w:shd w:val="clear" w:color="auto" w:fill="FFFFFF" w:themeFill="background1"/>
            <w:tcMar>
              <w:left w:w="108" w:type="dxa"/>
              <w:right w:w="108" w:type="dxa"/>
            </w:tcMar>
          </w:tcPr>
          <w:p w14:paraId="40A1D6AF"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1282" w:type="dxa"/>
            <w:tcBorders>
              <w:top w:val="nil"/>
              <w:left w:val="nil"/>
              <w:bottom w:val="nil"/>
              <w:right w:val="nil"/>
            </w:tcBorders>
            <w:shd w:val="clear" w:color="auto" w:fill="FFFFFF" w:themeFill="background1"/>
            <w:tcMar>
              <w:left w:w="108" w:type="dxa"/>
              <w:right w:w="108" w:type="dxa"/>
            </w:tcMar>
          </w:tcPr>
          <w:p w14:paraId="1BB5C8E0"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1269" w:type="dxa"/>
            <w:tcBorders>
              <w:top w:val="nil"/>
              <w:left w:val="nil"/>
              <w:bottom w:val="nil"/>
              <w:right w:val="nil"/>
            </w:tcBorders>
            <w:shd w:val="clear" w:color="auto" w:fill="FFFFFF" w:themeFill="background1"/>
            <w:tcMar>
              <w:left w:w="108" w:type="dxa"/>
              <w:right w:w="108" w:type="dxa"/>
            </w:tcMar>
          </w:tcPr>
          <w:p w14:paraId="27E7EFED"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2972" w:type="dxa"/>
            <w:tcBorders>
              <w:top w:val="single" w:sz="8" w:space="0" w:color="auto"/>
              <w:left w:val="single" w:sz="8" w:space="0" w:color="auto"/>
              <w:bottom w:val="single" w:sz="8" w:space="0" w:color="auto"/>
              <w:right w:val="single" w:sz="8" w:space="0" w:color="auto"/>
            </w:tcBorders>
            <w:shd w:val="clear" w:color="auto" w:fill="FFFF99"/>
            <w:tcMar>
              <w:left w:w="108" w:type="dxa"/>
              <w:right w:w="108" w:type="dxa"/>
            </w:tcMar>
            <w:vAlign w:val="center"/>
          </w:tcPr>
          <w:p w14:paraId="07EC1392" w14:textId="7E2F50B1" w:rsidR="003B3D4A" w:rsidRPr="004421E3" w:rsidRDefault="003B3D4A" w:rsidP="007774E0">
            <w:pPr>
              <w:spacing w:after="0" w:line="240" w:lineRule="auto"/>
              <w:jc w:val="center"/>
              <w:rPr>
                <w:rFonts w:cstheme="minorHAnsi"/>
                <w:sz w:val="20"/>
                <w:szCs w:val="20"/>
              </w:rPr>
            </w:pPr>
            <w:r w:rsidRPr="004421E3">
              <w:rPr>
                <w:rFonts w:eastAsia="Calibri Light" w:cstheme="minorHAnsi"/>
                <w:color w:val="000000" w:themeColor="text1"/>
                <w:sz w:val="20"/>
                <w:szCs w:val="20"/>
              </w:rPr>
              <w:t xml:space="preserve">Final Proposed </w:t>
            </w:r>
            <w:r w:rsidR="009C17FC" w:rsidRPr="004421E3">
              <w:rPr>
                <w:rFonts w:eastAsia="Calibri Light" w:cstheme="minorHAnsi"/>
                <w:color w:val="000000" w:themeColor="text1"/>
                <w:sz w:val="20"/>
                <w:szCs w:val="20"/>
              </w:rPr>
              <w:t>Product Build Investment</w:t>
            </w:r>
          </w:p>
        </w:tc>
        <w:tc>
          <w:tcPr>
            <w:tcW w:w="1980" w:type="dxa"/>
            <w:tcBorders>
              <w:top w:val="single" w:sz="8" w:space="0" w:color="auto"/>
              <w:left w:val="single" w:sz="8" w:space="0" w:color="auto"/>
              <w:bottom w:val="single" w:sz="8" w:space="0" w:color="auto"/>
              <w:right w:val="single" w:sz="8" w:space="0" w:color="auto"/>
            </w:tcBorders>
            <w:shd w:val="clear" w:color="auto" w:fill="FFFF99"/>
            <w:tcMar>
              <w:left w:w="108" w:type="dxa"/>
              <w:right w:w="108" w:type="dxa"/>
            </w:tcMar>
            <w:vAlign w:val="center"/>
          </w:tcPr>
          <w:p w14:paraId="06B76B8F" w14:textId="48598A9F" w:rsidR="003B3D4A" w:rsidRPr="004421E3" w:rsidRDefault="005B7E1E" w:rsidP="007774E0">
            <w:pPr>
              <w:spacing w:after="0" w:line="240" w:lineRule="auto"/>
              <w:jc w:val="center"/>
              <w:rPr>
                <w:rFonts w:cstheme="minorHAnsi"/>
                <w:sz w:val="20"/>
                <w:szCs w:val="20"/>
              </w:rPr>
            </w:pPr>
            <w:r w:rsidRPr="004421E3">
              <w:rPr>
                <w:rFonts w:cstheme="minorHAnsi"/>
                <w:sz w:val="20"/>
                <w:szCs w:val="20"/>
              </w:rPr>
              <w:t>3,200,000</w:t>
            </w:r>
          </w:p>
        </w:tc>
      </w:tr>
    </w:tbl>
    <w:p w14:paraId="6C91CBF2" w14:textId="4D5AEDCE" w:rsidR="197F2ABC" w:rsidRPr="001067F3" w:rsidRDefault="197F2ABC" w:rsidP="009F47C1">
      <w:pPr>
        <w:pStyle w:val="KLevel2"/>
        <w:spacing w:after="0"/>
        <w:rPr>
          <w:rFonts w:asciiTheme="minorHAnsi" w:hAnsiTheme="minorHAnsi" w:cstheme="minorHAnsi"/>
        </w:rPr>
      </w:pPr>
    </w:p>
    <w:p w14:paraId="63CC9787" w14:textId="12DA24A6" w:rsidR="008B1CB4" w:rsidRPr="001067F3" w:rsidDel="009616DE" w:rsidRDefault="008B1CB4" w:rsidP="009F47C1">
      <w:pPr>
        <w:pStyle w:val="KLevel2"/>
        <w:spacing w:after="0"/>
        <w:rPr>
          <w:del w:id="327" w:author="Tim Kemp" w:date="2026-10-23T16:14:00Z" w16du:dateUtc="2026-10-23T20:14:00Z"/>
          <w:rFonts w:asciiTheme="minorHAnsi" w:hAnsiTheme="minorHAnsi" w:cstheme="minorHAnsi"/>
        </w:rPr>
      </w:pPr>
      <w:commentRangeStart w:id="328"/>
      <w:del w:id="329" w:author="Tim Kemp" w:date="2026-10-23T16:14:00Z" w16du:dateUtc="2026-10-23T20:14:00Z">
        <w:r w:rsidRPr="001067F3" w:rsidDel="009616DE">
          <w:rPr>
            <w:rFonts w:asciiTheme="minorHAnsi" w:hAnsiTheme="minorHAnsi" w:cstheme="minorHAnsi"/>
          </w:rPr>
          <w:delText xml:space="preserve">Full </w:delText>
        </w:r>
        <w:r w:rsidR="00FA3F4F" w:rsidRPr="001067F3" w:rsidDel="009616DE">
          <w:rPr>
            <w:rFonts w:asciiTheme="minorHAnsi" w:hAnsiTheme="minorHAnsi" w:cstheme="minorHAnsi"/>
          </w:rPr>
          <w:delText>MONDELEZ</w:delText>
        </w:r>
        <w:r w:rsidRPr="001067F3" w:rsidDel="009616DE">
          <w:rPr>
            <w:rFonts w:asciiTheme="minorHAnsi" w:hAnsiTheme="minorHAnsi" w:cstheme="minorHAnsi"/>
          </w:rPr>
          <w:delText xml:space="preserve"> Rate Card (‘Attachment 1’ to MSA signed on April-12, 2024) is referenced for all resource costs and fees that are submitted within this document (including yearly COLA adjustments – ‘Attachment 2 to MSA’).</w:delText>
        </w:r>
      </w:del>
      <w:commentRangeEnd w:id="328"/>
      <w:r w:rsidR="009616DE" w:rsidRPr="001067F3">
        <w:rPr>
          <w:rStyle w:val="CommentReference"/>
          <w:rFonts w:asciiTheme="minorHAnsi" w:hAnsiTheme="minorHAnsi" w:cstheme="minorHAnsi"/>
          <w:sz w:val="20"/>
          <w:szCs w:val="20"/>
        </w:rPr>
        <w:commentReference w:id="328"/>
      </w:r>
    </w:p>
    <w:p w14:paraId="0077E533" w14:textId="5556C8D9" w:rsidR="197F2ABC" w:rsidRPr="001067F3" w:rsidRDefault="197F2ABC" w:rsidP="009F47C1">
      <w:pPr>
        <w:pStyle w:val="KLevel2"/>
        <w:spacing w:after="0"/>
        <w:rPr>
          <w:rFonts w:asciiTheme="minorHAnsi" w:hAnsiTheme="minorHAnsi" w:cstheme="minorHAnsi"/>
        </w:rPr>
      </w:pPr>
    </w:p>
    <w:p w14:paraId="6860049E" w14:textId="520FD4DE" w:rsidR="00BE43CA" w:rsidRPr="001067F3" w:rsidRDefault="00D156A1" w:rsidP="009F47C1">
      <w:pPr>
        <w:pStyle w:val="KLevel2"/>
        <w:spacing w:after="0"/>
        <w:rPr>
          <w:rFonts w:asciiTheme="minorHAnsi" w:hAnsiTheme="minorHAnsi" w:cstheme="minorHAnsi"/>
        </w:rPr>
      </w:pPr>
      <w:r w:rsidRPr="00454970">
        <w:rPr>
          <w:rFonts w:asciiTheme="minorHAnsi" w:hAnsiTheme="minorHAnsi" w:cstheme="minorHAnsi"/>
          <w:highlight w:val="yellow"/>
        </w:rPr>
        <w:t xml:space="preserve">FEES AT RISK.  </w:t>
      </w:r>
      <w:r w:rsidR="00BE43CA" w:rsidRPr="00454970">
        <w:rPr>
          <w:rFonts w:asciiTheme="minorHAnsi" w:hAnsiTheme="minorHAnsi" w:cstheme="minorHAnsi"/>
          <w:highlight w:val="yellow"/>
        </w:rPr>
        <w:t>Seller agrees to put [0%] of the Fees 'at risk' for the product build phase. This means that if Seller fails to deliver any one Deliverable (in whole or in part) in accordance with the applicable Milestone Date, Buyer will pay Seller the Fees less [0%] once all Deliverables are delivered meeting the success criteria. Buyer shall not be obligated to pay any fees for Deliverables that fail to meet the Acceptance Criteria.</w:t>
      </w:r>
      <w:r w:rsidR="00D53146" w:rsidRPr="00454970">
        <w:rPr>
          <w:rFonts w:asciiTheme="minorHAnsi" w:hAnsiTheme="minorHAnsi" w:cstheme="minorHAnsi"/>
          <w:highlight w:val="yellow"/>
        </w:rPr>
        <w:t xml:space="preserve"> </w:t>
      </w:r>
      <w:del w:id="330" w:author="Tim Kemp" w:date="2026-10-23T16:13:00Z" w16du:dateUtc="2026-10-23T20:13:00Z">
        <w:r w:rsidR="00BE43CA" w:rsidRPr="00454970" w:rsidDel="000C32BB">
          <w:rPr>
            <w:rFonts w:asciiTheme="minorHAnsi" w:hAnsiTheme="minorHAnsi" w:cstheme="minorHAnsi"/>
            <w:highlight w:val="yellow"/>
          </w:rPr>
          <w:delText>In addition to deliverable-based acceptance, the parties shall jointly track Product Outcome Metrics (Section 9) during the Hypercare period. While these outcome metrics do not carry financial penalties under this fixed-price engagement, they shall inform: (a) the readiness assessment for transitioning to the POET persistent product funding model; and (b) the scope and commercial terms of any subsequent product capacity engagement.</w:delText>
        </w:r>
      </w:del>
    </w:p>
    <w:p w14:paraId="407B0FC9" w14:textId="192DCE05" w:rsidR="00D156A1" w:rsidRPr="001067F3" w:rsidRDefault="00D156A1" w:rsidP="009F47C1">
      <w:pPr>
        <w:pStyle w:val="KLevel2"/>
        <w:spacing w:after="0"/>
        <w:rPr>
          <w:rFonts w:asciiTheme="minorHAnsi" w:hAnsiTheme="minorHAnsi" w:cstheme="minorHAnsi"/>
        </w:rPr>
      </w:pPr>
      <w:r w:rsidRPr="001067F3">
        <w:rPr>
          <w:rFonts w:asciiTheme="minorHAnsi" w:hAnsiTheme="minorHAnsi" w:cstheme="minorHAnsi"/>
        </w:rPr>
        <w:t>EXPENSES. All expenses require prior written agreement from the Buyer.  Expenses not included in this SOW are subject to separate approval of the Buyer.</w:t>
      </w:r>
    </w:p>
    <w:p w14:paraId="6E6C0984" w14:textId="7AE00D51" w:rsidR="00326C30" w:rsidRPr="001067F3" w:rsidRDefault="00D156A1" w:rsidP="009F47C1">
      <w:pPr>
        <w:pStyle w:val="KLevel2"/>
        <w:spacing w:after="0"/>
        <w:rPr>
          <w:rFonts w:asciiTheme="minorHAnsi" w:hAnsiTheme="minorHAnsi" w:cstheme="minorHAnsi"/>
        </w:rPr>
      </w:pPr>
      <w:r w:rsidRPr="001067F3">
        <w:rPr>
          <w:rFonts w:asciiTheme="minorHAnsi" w:hAnsiTheme="minorHAnsi" w:cstheme="minorHAnsi"/>
        </w:rPr>
        <w:t xml:space="preserve">INVOICING. Seller will invoice Buyer in accordance with the Milestone/Deliverables schedule set forth herein following Buyer’s written acceptance. If this is a time and materials, fixed Fee or other type of </w:t>
      </w:r>
      <w:r w:rsidR="00C173E1" w:rsidRPr="001067F3">
        <w:rPr>
          <w:rFonts w:asciiTheme="minorHAnsi" w:hAnsiTheme="minorHAnsi" w:cstheme="minorHAnsi"/>
        </w:rPr>
        <w:t>SOW</w:t>
      </w:r>
      <w:r w:rsidRPr="001067F3">
        <w:rPr>
          <w:rFonts w:asciiTheme="minorHAnsi" w:hAnsiTheme="minorHAnsi" w:cstheme="minorHAnsi"/>
        </w:rPr>
        <w:t xml:space="preserve"> having no payment schedule identified, Seller will invoice for Services in the month following the month in which Services were provided. </w:t>
      </w:r>
      <w:r w:rsidR="00095BE3" w:rsidRPr="001067F3">
        <w:rPr>
          <w:rFonts w:asciiTheme="minorHAnsi" w:hAnsiTheme="minorHAnsi" w:cstheme="minorHAnsi"/>
        </w:rPr>
        <w:t>Buyer will pay for Services pursuant to the terms of the Master Service Agreement or, if no such terms are provided, within 180 days of receipt of a complete and accurate invoice or the maximum amount of time allowed by applicable local law (if shorter). Unless otherwise provided in the Master Service Agreement, payment will be made in the local currency for the country in which Services are provided.</w:t>
      </w:r>
    </w:p>
    <w:p w14:paraId="66E1F9C7" w14:textId="60B28D9A" w:rsidR="00192B92" w:rsidRPr="001067F3" w:rsidRDefault="00192B92" w:rsidP="009F47C1">
      <w:pPr>
        <w:pStyle w:val="KLevel2"/>
        <w:spacing w:after="0"/>
        <w:rPr>
          <w:rFonts w:asciiTheme="minorHAnsi" w:hAnsiTheme="minorHAnsi" w:cstheme="minorHAnsi"/>
        </w:rPr>
      </w:pPr>
      <w:r w:rsidRPr="001067F3">
        <w:rPr>
          <w:rFonts w:asciiTheme="minorHAnsi" w:hAnsiTheme="minorHAnsi" w:cstheme="minorHAnsi"/>
        </w:rPr>
        <w:t>Invoicing will be done monthly based on the agreed fixed amount. Presented below are expected monthly costs.</w:t>
      </w:r>
    </w:p>
    <w:p w14:paraId="3F36AD1A" w14:textId="77777777" w:rsidR="00B7737F" w:rsidRPr="001067F3" w:rsidRDefault="00B7737F" w:rsidP="009F47C1">
      <w:pPr>
        <w:pStyle w:val="KLevel2"/>
        <w:spacing w:after="0"/>
        <w:rPr>
          <w:rFonts w:asciiTheme="minorHAnsi" w:hAnsiTheme="minorHAnsi" w:cstheme="minorHAnsi"/>
          <w:b/>
        </w:rPr>
      </w:pPr>
    </w:p>
    <w:tbl>
      <w:tblPr>
        <w:tblW w:w="6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785"/>
        <w:gridCol w:w="2350"/>
      </w:tblGrid>
      <w:tr w:rsidR="00B7737F" w:rsidRPr="001067F3" w14:paraId="5AA03C9B" w14:textId="77777777" w:rsidTr="00920203">
        <w:trPr>
          <w:jc w:val="center"/>
        </w:trPr>
        <w:tc>
          <w:tcPr>
            <w:tcW w:w="2160" w:type="dxa"/>
            <w:shd w:val="clear" w:color="auto" w:fill="D9D9D9" w:themeFill="background1" w:themeFillShade="D9"/>
          </w:tcPr>
          <w:p w14:paraId="697E3C64" w14:textId="77777777" w:rsidR="00B7737F" w:rsidRPr="001067F3" w:rsidRDefault="00B7737F" w:rsidP="009F47C1">
            <w:pPr>
              <w:spacing w:after="0" w:line="240" w:lineRule="auto"/>
              <w:jc w:val="both"/>
              <w:rPr>
                <w:rFonts w:cstheme="minorHAnsi"/>
                <w:b/>
                <w:sz w:val="18"/>
                <w:szCs w:val="18"/>
              </w:rPr>
            </w:pPr>
            <w:r w:rsidRPr="001067F3">
              <w:rPr>
                <w:rFonts w:cstheme="minorHAnsi"/>
                <w:b/>
                <w:sz w:val="18"/>
                <w:szCs w:val="18"/>
              </w:rPr>
              <w:t>Milestone/Deliverable</w:t>
            </w:r>
          </w:p>
        </w:tc>
        <w:tc>
          <w:tcPr>
            <w:tcW w:w="1785" w:type="dxa"/>
            <w:shd w:val="clear" w:color="auto" w:fill="D9D9D9" w:themeFill="background1" w:themeFillShade="D9"/>
          </w:tcPr>
          <w:p w14:paraId="2ADFC682" w14:textId="77777777" w:rsidR="00B7737F" w:rsidRPr="001067F3" w:rsidRDefault="00B7737F" w:rsidP="009F47C1">
            <w:pPr>
              <w:spacing w:after="0" w:line="240" w:lineRule="auto"/>
              <w:jc w:val="both"/>
              <w:rPr>
                <w:rFonts w:cstheme="minorHAnsi"/>
                <w:b/>
                <w:sz w:val="18"/>
                <w:szCs w:val="18"/>
              </w:rPr>
            </w:pPr>
            <w:r w:rsidRPr="001067F3">
              <w:rPr>
                <w:rFonts w:cstheme="minorHAnsi"/>
                <w:b/>
                <w:sz w:val="18"/>
                <w:szCs w:val="18"/>
              </w:rPr>
              <w:t>Billing Month</w:t>
            </w:r>
          </w:p>
        </w:tc>
        <w:tc>
          <w:tcPr>
            <w:tcW w:w="2350" w:type="dxa"/>
            <w:shd w:val="clear" w:color="auto" w:fill="D9D9D9" w:themeFill="background1" w:themeFillShade="D9"/>
          </w:tcPr>
          <w:p w14:paraId="65CF3E91" w14:textId="5AF84197" w:rsidR="00B7737F" w:rsidRPr="001067F3" w:rsidRDefault="00B7737F" w:rsidP="009F47C1">
            <w:pPr>
              <w:spacing w:after="0" w:line="240" w:lineRule="auto"/>
              <w:jc w:val="both"/>
              <w:rPr>
                <w:rFonts w:cstheme="minorHAnsi"/>
                <w:b/>
                <w:sz w:val="18"/>
                <w:szCs w:val="18"/>
              </w:rPr>
            </w:pPr>
            <w:r w:rsidRPr="001067F3">
              <w:rPr>
                <w:rFonts w:cstheme="minorHAnsi"/>
                <w:b/>
                <w:sz w:val="18"/>
                <w:szCs w:val="18"/>
              </w:rPr>
              <w:t>Expected Amount (</w:t>
            </w:r>
            <w:r w:rsidR="00405EAC" w:rsidRPr="001067F3">
              <w:rPr>
                <w:rFonts w:cstheme="minorHAnsi"/>
                <w:b/>
                <w:sz w:val="18"/>
                <w:szCs w:val="18"/>
              </w:rPr>
              <w:t>USD</w:t>
            </w:r>
            <w:r w:rsidRPr="001067F3">
              <w:rPr>
                <w:rFonts w:cstheme="minorHAnsi"/>
                <w:b/>
                <w:sz w:val="18"/>
                <w:szCs w:val="18"/>
              </w:rPr>
              <w:t>)</w:t>
            </w:r>
          </w:p>
        </w:tc>
      </w:tr>
      <w:tr w:rsidR="00373ADA" w:rsidRPr="001067F3" w:rsidDel="00800AFF" w14:paraId="4A9E8820" w14:textId="2B0474EA" w:rsidTr="00920203">
        <w:trPr>
          <w:trHeight w:val="300"/>
          <w:jc w:val="center"/>
          <w:del w:id="331" w:author="Tim Kemp" w:date="2026-10-26T11:19:00Z" w16du:dateUtc="2026-10-26T15:19:00Z"/>
        </w:trPr>
        <w:tc>
          <w:tcPr>
            <w:tcW w:w="2160" w:type="dxa"/>
          </w:tcPr>
          <w:p w14:paraId="4CBCDC4F" w14:textId="21F5B1A3" w:rsidR="00373ADA" w:rsidRPr="001067F3" w:rsidDel="00800AFF" w:rsidRDefault="00373ADA" w:rsidP="009F47C1">
            <w:pPr>
              <w:spacing w:after="0" w:line="240" w:lineRule="auto"/>
              <w:jc w:val="both"/>
              <w:rPr>
                <w:del w:id="332" w:author="Tim Kemp" w:date="2026-10-26T11:19:00Z" w16du:dateUtc="2026-10-26T15:19:00Z"/>
                <w:rStyle w:val="normaltextrun"/>
                <w:rFonts w:eastAsiaTheme="minorEastAsia" w:cstheme="minorHAnsi"/>
                <w:sz w:val="20"/>
                <w:szCs w:val="20"/>
              </w:rPr>
            </w:pPr>
            <w:del w:id="333" w:author="Tim Kemp" w:date="2026-10-26T11:19:00Z" w16du:dateUtc="2026-10-26T15:19:00Z">
              <w:r w:rsidRPr="001067F3" w:rsidDel="00800AFF">
                <w:rPr>
                  <w:rStyle w:val="normaltextrun"/>
                  <w:rFonts w:eastAsiaTheme="minorEastAsia" w:cstheme="minorHAnsi"/>
                  <w:color w:val="000000" w:themeColor="text1"/>
                  <w:sz w:val="20"/>
                  <w:szCs w:val="20"/>
                </w:rPr>
                <w:delText>November 2026</w:delText>
              </w:r>
            </w:del>
          </w:p>
        </w:tc>
        <w:tc>
          <w:tcPr>
            <w:tcW w:w="1785" w:type="dxa"/>
          </w:tcPr>
          <w:p w14:paraId="045C93B3" w14:textId="1782EAC5" w:rsidR="00373ADA" w:rsidRPr="001067F3" w:rsidDel="00800AFF" w:rsidRDefault="00373ADA" w:rsidP="009F47C1">
            <w:pPr>
              <w:spacing w:after="0" w:line="240" w:lineRule="auto"/>
              <w:jc w:val="both"/>
              <w:rPr>
                <w:del w:id="334" w:author="Tim Kemp" w:date="2026-10-26T11:19:00Z" w16du:dateUtc="2026-10-26T15:19:00Z"/>
                <w:rStyle w:val="normaltextrun"/>
                <w:rFonts w:eastAsiaTheme="minorEastAsia" w:cstheme="minorHAnsi"/>
                <w:sz w:val="20"/>
                <w:szCs w:val="20"/>
              </w:rPr>
            </w:pPr>
            <w:del w:id="335" w:author="Tim Kemp" w:date="2026-10-26T11:19:00Z" w16du:dateUtc="2026-10-26T15:19:00Z">
              <w:r w:rsidRPr="001067F3" w:rsidDel="00800AFF">
                <w:rPr>
                  <w:rStyle w:val="normaltextrun"/>
                  <w:rFonts w:eastAsiaTheme="minorEastAsia" w:cstheme="minorHAnsi"/>
                  <w:color w:val="000000" w:themeColor="text1"/>
                  <w:sz w:val="20"/>
                  <w:szCs w:val="20"/>
                </w:rPr>
                <w:delText>November 2026</w:delText>
              </w:r>
            </w:del>
          </w:p>
        </w:tc>
        <w:tc>
          <w:tcPr>
            <w:tcW w:w="2350" w:type="dxa"/>
          </w:tcPr>
          <w:p w14:paraId="6E9AFB10" w14:textId="6F6FB1CA" w:rsidR="00373ADA" w:rsidRPr="001067F3" w:rsidDel="00800AFF" w:rsidRDefault="00920203" w:rsidP="00920203">
            <w:pPr>
              <w:spacing w:after="0" w:line="240" w:lineRule="auto"/>
              <w:jc w:val="center"/>
              <w:rPr>
                <w:del w:id="336" w:author="Tim Kemp" w:date="2026-10-26T11:19:00Z" w16du:dateUtc="2026-10-26T15:19:00Z"/>
                <w:rStyle w:val="normaltextrun"/>
                <w:rFonts w:eastAsiaTheme="minorEastAsia" w:cstheme="minorHAnsi"/>
                <w:sz w:val="20"/>
                <w:szCs w:val="20"/>
              </w:rPr>
            </w:pPr>
            <w:del w:id="337" w:author="Tim Kemp" w:date="2026-10-26T11:19:00Z" w16du:dateUtc="2026-10-26T15:19:00Z">
              <w:r w:rsidDel="00800AFF">
                <w:rPr>
                  <w:rFonts w:eastAsia="Calibri" w:cstheme="minorHAnsi"/>
                  <w:sz w:val="20"/>
                  <w:szCs w:val="20"/>
                </w:rPr>
                <w:delText>1,000,000</w:delText>
              </w:r>
            </w:del>
          </w:p>
        </w:tc>
      </w:tr>
      <w:tr w:rsidR="00373ADA" w:rsidRPr="001067F3" w:rsidDel="00800AFF" w14:paraId="0E804B10" w14:textId="1C25EA68" w:rsidTr="00920203">
        <w:trPr>
          <w:trHeight w:val="300"/>
          <w:jc w:val="center"/>
          <w:del w:id="338" w:author="Tim Kemp" w:date="2026-10-26T11:19:00Z" w16du:dateUtc="2026-10-26T15:19:00Z"/>
        </w:trPr>
        <w:tc>
          <w:tcPr>
            <w:tcW w:w="2160" w:type="dxa"/>
          </w:tcPr>
          <w:p w14:paraId="39F8BFC6" w14:textId="4CA32A4A" w:rsidR="00373ADA" w:rsidRPr="001067F3" w:rsidDel="00800AFF" w:rsidRDefault="00373ADA" w:rsidP="009F47C1">
            <w:pPr>
              <w:spacing w:after="0" w:line="240" w:lineRule="auto"/>
              <w:jc w:val="both"/>
              <w:rPr>
                <w:del w:id="339" w:author="Tim Kemp" w:date="2026-10-26T11:19:00Z" w16du:dateUtc="2026-10-26T15:19:00Z"/>
                <w:rStyle w:val="normaltextrun"/>
                <w:rFonts w:eastAsiaTheme="minorEastAsia" w:cstheme="minorHAnsi"/>
                <w:sz w:val="20"/>
                <w:szCs w:val="20"/>
              </w:rPr>
            </w:pPr>
            <w:del w:id="340" w:author="Tim Kemp" w:date="2026-10-26T11:19:00Z" w16du:dateUtc="2026-10-26T15:19:00Z">
              <w:r w:rsidRPr="001067F3" w:rsidDel="00800AFF">
                <w:rPr>
                  <w:rStyle w:val="normaltextrun"/>
                  <w:rFonts w:eastAsiaTheme="minorEastAsia" w:cstheme="minorHAnsi"/>
                  <w:color w:val="000000" w:themeColor="text1"/>
                  <w:sz w:val="20"/>
                  <w:szCs w:val="20"/>
                </w:rPr>
                <w:delText>December 2026</w:delText>
              </w:r>
            </w:del>
          </w:p>
        </w:tc>
        <w:tc>
          <w:tcPr>
            <w:tcW w:w="1785" w:type="dxa"/>
          </w:tcPr>
          <w:p w14:paraId="16E1DD75" w14:textId="7A61C050" w:rsidR="00373ADA" w:rsidRPr="001067F3" w:rsidDel="00800AFF" w:rsidRDefault="00373ADA" w:rsidP="009F47C1">
            <w:pPr>
              <w:spacing w:after="0" w:line="240" w:lineRule="auto"/>
              <w:jc w:val="both"/>
              <w:rPr>
                <w:del w:id="341" w:author="Tim Kemp" w:date="2026-10-26T11:19:00Z" w16du:dateUtc="2026-10-26T15:19:00Z"/>
                <w:rStyle w:val="normaltextrun"/>
                <w:rFonts w:eastAsiaTheme="minorEastAsia" w:cstheme="minorHAnsi"/>
                <w:sz w:val="20"/>
                <w:szCs w:val="20"/>
              </w:rPr>
            </w:pPr>
            <w:del w:id="342" w:author="Tim Kemp" w:date="2026-10-26T11:19:00Z" w16du:dateUtc="2026-10-26T15:19:00Z">
              <w:r w:rsidRPr="001067F3" w:rsidDel="00800AFF">
                <w:rPr>
                  <w:rStyle w:val="normaltextrun"/>
                  <w:rFonts w:eastAsiaTheme="minorEastAsia" w:cstheme="minorHAnsi"/>
                  <w:color w:val="000000" w:themeColor="text1"/>
                  <w:sz w:val="20"/>
                  <w:szCs w:val="20"/>
                </w:rPr>
                <w:delText>December 2026</w:delText>
              </w:r>
            </w:del>
          </w:p>
        </w:tc>
        <w:tc>
          <w:tcPr>
            <w:tcW w:w="2350" w:type="dxa"/>
          </w:tcPr>
          <w:p w14:paraId="71F992C4" w14:textId="29B19174" w:rsidR="00373ADA" w:rsidRPr="001067F3" w:rsidDel="00800AFF" w:rsidRDefault="00920203" w:rsidP="00920203">
            <w:pPr>
              <w:spacing w:after="0" w:line="240" w:lineRule="auto"/>
              <w:jc w:val="center"/>
              <w:rPr>
                <w:del w:id="343" w:author="Tim Kemp" w:date="2026-10-26T11:19:00Z" w16du:dateUtc="2026-10-26T15:19:00Z"/>
                <w:rStyle w:val="normaltextrun"/>
                <w:rFonts w:eastAsiaTheme="minorEastAsia" w:cstheme="minorHAnsi"/>
                <w:sz w:val="20"/>
                <w:szCs w:val="20"/>
              </w:rPr>
            </w:pPr>
            <w:del w:id="344" w:author="Tim Kemp" w:date="2026-10-26T11:19:00Z" w16du:dateUtc="2026-10-26T15:19:00Z">
              <w:r w:rsidDel="00800AFF">
                <w:rPr>
                  <w:rFonts w:eastAsia="Calibri" w:cstheme="minorHAnsi"/>
                  <w:sz w:val="20"/>
                  <w:szCs w:val="20"/>
                </w:rPr>
                <w:delText>1,000,000</w:delText>
              </w:r>
            </w:del>
          </w:p>
        </w:tc>
      </w:tr>
      <w:tr w:rsidR="00373ADA" w:rsidRPr="001067F3" w:rsidDel="00800AFF" w14:paraId="041B3F75" w14:textId="3FE48A54" w:rsidTr="00920203">
        <w:trPr>
          <w:trHeight w:val="300"/>
          <w:jc w:val="center"/>
          <w:del w:id="345" w:author="Tim Kemp" w:date="2026-10-26T11:19:00Z" w16du:dateUtc="2026-10-26T15:19:00Z"/>
        </w:trPr>
        <w:tc>
          <w:tcPr>
            <w:tcW w:w="2160" w:type="dxa"/>
          </w:tcPr>
          <w:p w14:paraId="0E865BA4" w14:textId="0A79D45C" w:rsidR="00373ADA" w:rsidRPr="001067F3" w:rsidDel="00800AFF" w:rsidRDefault="00373ADA" w:rsidP="009F47C1">
            <w:pPr>
              <w:spacing w:after="0" w:line="240" w:lineRule="auto"/>
              <w:jc w:val="both"/>
              <w:rPr>
                <w:del w:id="346" w:author="Tim Kemp" w:date="2026-10-26T11:19:00Z" w16du:dateUtc="2026-10-26T15:19:00Z"/>
                <w:rStyle w:val="normaltextrun"/>
                <w:rFonts w:eastAsiaTheme="minorEastAsia" w:cstheme="minorHAnsi"/>
                <w:sz w:val="20"/>
                <w:szCs w:val="20"/>
              </w:rPr>
            </w:pPr>
            <w:del w:id="347" w:author="Tim Kemp" w:date="2026-10-26T11:19:00Z" w16du:dateUtc="2026-10-26T15:19:00Z">
              <w:r w:rsidRPr="001067F3" w:rsidDel="00800AFF">
                <w:rPr>
                  <w:rStyle w:val="normaltextrun"/>
                  <w:rFonts w:eastAsiaTheme="minorEastAsia" w:cstheme="minorHAnsi"/>
                  <w:sz w:val="20"/>
                  <w:szCs w:val="20"/>
                </w:rPr>
                <w:delText>January 2027</w:delText>
              </w:r>
            </w:del>
          </w:p>
        </w:tc>
        <w:tc>
          <w:tcPr>
            <w:tcW w:w="1785" w:type="dxa"/>
          </w:tcPr>
          <w:p w14:paraId="5376656A" w14:textId="38BDF099" w:rsidR="00373ADA" w:rsidRPr="001067F3" w:rsidDel="00800AFF" w:rsidRDefault="00373ADA" w:rsidP="009F47C1">
            <w:pPr>
              <w:spacing w:after="0" w:line="240" w:lineRule="auto"/>
              <w:jc w:val="both"/>
              <w:rPr>
                <w:del w:id="348" w:author="Tim Kemp" w:date="2026-10-26T11:19:00Z" w16du:dateUtc="2026-10-26T15:19:00Z"/>
                <w:rStyle w:val="normaltextrun"/>
                <w:rFonts w:eastAsiaTheme="minorEastAsia" w:cstheme="minorHAnsi"/>
                <w:sz w:val="20"/>
                <w:szCs w:val="20"/>
              </w:rPr>
            </w:pPr>
            <w:del w:id="349" w:author="Tim Kemp" w:date="2026-10-26T11:19:00Z" w16du:dateUtc="2026-10-26T15:19:00Z">
              <w:r w:rsidRPr="001067F3" w:rsidDel="00800AFF">
                <w:rPr>
                  <w:rStyle w:val="normaltextrun"/>
                  <w:rFonts w:eastAsiaTheme="minorEastAsia" w:cstheme="minorHAnsi"/>
                  <w:sz w:val="20"/>
                  <w:szCs w:val="20"/>
                </w:rPr>
                <w:delText>January 2027</w:delText>
              </w:r>
            </w:del>
          </w:p>
        </w:tc>
        <w:tc>
          <w:tcPr>
            <w:tcW w:w="2350" w:type="dxa"/>
          </w:tcPr>
          <w:p w14:paraId="001D6E40" w14:textId="1E9E7468" w:rsidR="00373ADA" w:rsidRPr="001067F3" w:rsidDel="00800AFF" w:rsidRDefault="00920203" w:rsidP="00920203">
            <w:pPr>
              <w:spacing w:after="0" w:line="240" w:lineRule="auto"/>
              <w:jc w:val="center"/>
              <w:rPr>
                <w:del w:id="350" w:author="Tim Kemp" w:date="2026-10-26T11:19:00Z" w16du:dateUtc="2026-10-26T15:19:00Z"/>
                <w:rStyle w:val="normaltextrun"/>
                <w:rFonts w:eastAsiaTheme="minorEastAsia" w:cstheme="minorHAnsi"/>
                <w:sz w:val="20"/>
                <w:szCs w:val="20"/>
              </w:rPr>
            </w:pPr>
            <w:del w:id="351" w:author="Tim Kemp" w:date="2026-10-26T11:19:00Z" w16du:dateUtc="2026-10-26T15:19:00Z">
              <w:r w:rsidDel="00800AFF">
                <w:rPr>
                  <w:rFonts w:eastAsia="Calibri" w:cstheme="minorHAnsi"/>
                  <w:sz w:val="20"/>
                  <w:szCs w:val="20"/>
                </w:rPr>
                <w:delText>50,000</w:delText>
              </w:r>
            </w:del>
          </w:p>
        </w:tc>
      </w:tr>
      <w:tr w:rsidR="00373ADA" w:rsidRPr="001067F3" w:rsidDel="00800AFF" w14:paraId="0552B867" w14:textId="2FFEC65D" w:rsidTr="00920203">
        <w:trPr>
          <w:trHeight w:val="300"/>
          <w:jc w:val="center"/>
          <w:del w:id="352" w:author="Tim Kemp" w:date="2026-10-26T11:19:00Z" w16du:dateUtc="2026-10-26T15:19:00Z"/>
        </w:trPr>
        <w:tc>
          <w:tcPr>
            <w:tcW w:w="2160" w:type="dxa"/>
          </w:tcPr>
          <w:p w14:paraId="245E1372" w14:textId="300E7C90" w:rsidR="00373ADA" w:rsidRPr="001067F3" w:rsidDel="00800AFF" w:rsidRDefault="00373ADA" w:rsidP="009F47C1">
            <w:pPr>
              <w:spacing w:after="0" w:line="240" w:lineRule="auto"/>
              <w:jc w:val="both"/>
              <w:rPr>
                <w:del w:id="353" w:author="Tim Kemp" w:date="2026-10-26T11:19:00Z" w16du:dateUtc="2026-10-26T15:19:00Z"/>
                <w:rStyle w:val="normaltextrun"/>
                <w:rFonts w:eastAsiaTheme="minorEastAsia" w:cstheme="minorHAnsi"/>
                <w:color w:val="000000" w:themeColor="text1"/>
                <w:sz w:val="20"/>
                <w:szCs w:val="20"/>
              </w:rPr>
            </w:pPr>
            <w:del w:id="354" w:author="Tim Kemp" w:date="2026-10-26T11:19:00Z" w16du:dateUtc="2026-10-26T15:19:00Z">
              <w:r w:rsidRPr="001067F3" w:rsidDel="00800AFF">
                <w:rPr>
                  <w:rStyle w:val="normaltextrun"/>
                  <w:rFonts w:eastAsiaTheme="minorEastAsia" w:cstheme="minorHAnsi"/>
                  <w:color w:val="000000" w:themeColor="text1"/>
                  <w:sz w:val="20"/>
                  <w:szCs w:val="20"/>
                </w:rPr>
                <w:delText xml:space="preserve">February </w:delText>
              </w:r>
              <w:r w:rsidRPr="001067F3" w:rsidDel="00800AFF">
                <w:rPr>
                  <w:rStyle w:val="normaltextrun"/>
                  <w:rFonts w:eastAsiaTheme="minorEastAsia" w:cstheme="minorHAnsi"/>
                  <w:sz w:val="20"/>
                  <w:szCs w:val="20"/>
                </w:rPr>
                <w:delText>2027</w:delText>
              </w:r>
            </w:del>
          </w:p>
        </w:tc>
        <w:tc>
          <w:tcPr>
            <w:tcW w:w="1785" w:type="dxa"/>
          </w:tcPr>
          <w:p w14:paraId="481CB725" w14:textId="68A48F9E" w:rsidR="00373ADA" w:rsidRPr="001067F3" w:rsidDel="00800AFF" w:rsidRDefault="00373ADA" w:rsidP="009F47C1">
            <w:pPr>
              <w:spacing w:after="0" w:line="240" w:lineRule="auto"/>
              <w:jc w:val="both"/>
              <w:rPr>
                <w:del w:id="355" w:author="Tim Kemp" w:date="2026-10-26T11:19:00Z" w16du:dateUtc="2026-10-26T15:19:00Z"/>
                <w:rStyle w:val="normaltextrun"/>
                <w:rFonts w:eastAsiaTheme="minorEastAsia" w:cstheme="minorHAnsi"/>
                <w:color w:val="000000" w:themeColor="text1"/>
                <w:sz w:val="20"/>
                <w:szCs w:val="20"/>
              </w:rPr>
            </w:pPr>
            <w:del w:id="356" w:author="Tim Kemp" w:date="2026-10-26T11:19:00Z" w16du:dateUtc="2026-10-26T15:19:00Z">
              <w:r w:rsidRPr="001067F3" w:rsidDel="00800AFF">
                <w:rPr>
                  <w:rStyle w:val="normaltextrun"/>
                  <w:rFonts w:eastAsiaTheme="minorEastAsia" w:cstheme="minorHAnsi"/>
                  <w:color w:val="000000" w:themeColor="text1"/>
                  <w:sz w:val="20"/>
                  <w:szCs w:val="20"/>
                </w:rPr>
                <w:delText xml:space="preserve">February </w:delText>
              </w:r>
              <w:r w:rsidRPr="001067F3" w:rsidDel="00800AFF">
                <w:rPr>
                  <w:rStyle w:val="normaltextrun"/>
                  <w:rFonts w:eastAsiaTheme="minorEastAsia" w:cstheme="minorHAnsi"/>
                  <w:sz w:val="20"/>
                  <w:szCs w:val="20"/>
                </w:rPr>
                <w:delText>2027</w:delText>
              </w:r>
            </w:del>
          </w:p>
        </w:tc>
        <w:tc>
          <w:tcPr>
            <w:tcW w:w="2350" w:type="dxa"/>
          </w:tcPr>
          <w:p w14:paraId="10AAD8FA" w14:textId="3FA1747D" w:rsidR="00373ADA" w:rsidRPr="001067F3" w:rsidDel="00800AFF" w:rsidRDefault="00920203" w:rsidP="00920203">
            <w:pPr>
              <w:spacing w:after="0" w:line="240" w:lineRule="auto"/>
              <w:jc w:val="center"/>
              <w:rPr>
                <w:del w:id="357" w:author="Tim Kemp" w:date="2026-10-26T11:19:00Z" w16du:dateUtc="2026-10-26T15:19:00Z"/>
                <w:rStyle w:val="normaltextrun"/>
                <w:rFonts w:eastAsiaTheme="minorEastAsia" w:cstheme="minorHAnsi"/>
                <w:sz w:val="20"/>
                <w:szCs w:val="20"/>
              </w:rPr>
            </w:pPr>
            <w:del w:id="358" w:author="Tim Kemp" w:date="2026-10-26T11:19:00Z" w16du:dateUtc="2026-10-26T15:19:00Z">
              <w:r w:rsidDel="00800AFF">
                <w:rPr>
                  <w:rFonts w:eastAsia="Calibri" w:cstheme="minorHAnsi"/>
                  <w:sz w:val="20"/>
                  <w:szCs w:val="20"/>
                </w:rPr>
                <w:delText>50,000</w:delText>
              </w:r>
            </w:del>
          </w:p>
        </w:tc>
      </w:tr>
      <w:tr w:rsidR="00373ADA" w:rsidRPr="001067F3" w:rsidDel="00800AFF" w14:paraId="7FC63181" w14:textId="4CE3D307" w:rsidTr="00920203">
        <w:trPr>
          <w:trHeight w:val="300"/>
          <w:jc w:val="center"/>
          <w:del w:id="359" w:author="Tim Kemp" w:date="2026-10-26T11:19:00Z" w16du:dateUtc="2026-10-26T15:19:00Z"/>
        </w:trPr>
        <w:tc>
          <w:tcPr>
            <w:tcW w:w="2160" w:type="dxa"/>
          </w:tcPr>
          <w:p w14:paraId="3B027872" w14:textId="37CBAD56" w:rsidR="00373ADA" w:rsidRPr="001067F3" w:rsidDel="00800AFF" w:rsidRDefault="00373ADA" w:rsidP="009F47C1">
            <w:pPr>
              <w:spacing w:after="0" w:line="240" w:lineRule="auto"/>
              <w:jc w:val="both"/>
              <w:rPr>
                <w:del w:id="360" w:author="Tim Kemp" w:date="2026-10-26T11:19:00Z" w16du:dateUtc="2026-10-26T15:19:00Z"/>
                <w:rStyle w:val="normaltextrun"/>
                <w:rFonts w:eastAsiaTheme="minorEastAsia" w:cstheme="minorHAnsi"/>
                <w:color w:val="000000" w:themeColor="text1"/>
                <w:sz w:val="20"/>
                <w:szCs w:val="20"/>
              </w:rPr>
            </w:pPr>
            <w:del w:id="361" w:author="Tim Kemp" w:date="2026-10-26T11:19:00Z" w16du:dateUtc="2026-10-26T15:19:00Z">
              <w:r w:rsidRPr="001067F3" w:rsidDel="00800AFF">
                <w:rPr>
                  <w:rStyle w:val="normaltextrun"/>
                  <w:rFonts w:eastAsiaTheme="minorEastAsia" w:cstheme="minorHAnsi"/>
                  <w:color w:val="000000" w:themeColor="text1"/>
                  <w:sz w:val="20"/>
                  <w:szCs w:val="20"/>
                </w:rPr>
                <w:delText xml:space="preserve">March </w:delText>
              </w:r>
              <w:r w:rsidRPr="001067F3" w:rsidDel="00800AFF">
                <w:rPr>
                  <w:rStyle w:val="normaltextrun"/>
                  <w:rFonts w:eastAsiaTheme="minorEastAsia" w:cstheme="minorHAnsi"/>
                  <w:sz w:val="20"/>
                  <w:szCs w:val="20"/>
                </w:rPr>
                <w:delText>2027</w:delText>
              </w:r>
            </w:del>
          </w:p>
        </w:tc>
        <w:tc>
          <w:tcPr>
            <w:tcW w:w="1785" w:type="dxa"/>
          </w:tcPr>
          <w:p w14:paraId="68D37199" w14:textId="21ECE46B" w:rsidR="00373ADA" w:rsidRPr="001067F3" w:rsidDel="00800AFF" w:rsidRDefault="00373ADA" w:rsidP="009F47C1">
            <w:pPr>
              <w:spacing w:after="0" w:line="240" w:lineRule="auto"/>
              <w:jc w:val="both"/>
              <w:rPr>
                <w:del w:id="362" w:author="Tim Kemp" w:date="2026-10-26T11:19:00Z" w16du:dateUtc="2026-10-26T15:19:00Z"/>
                <w:rStyle w:val="normaltextrun"/>
                <w:rFonts w:eastAsiaTheme="minorEastAsia" w:cstheme="minorHAnsi"/>
                <w:color w:val="000000" w:themeColor="text1"/>
                <w:sz w:val="20"/>
                <w:szCs w:val="20"/>
              </w:rPr>
            </w:pPr>
            <w:del w:id="363" w:author="Tim Kemp" w:date="2026-10-26T11:19:00Z" w16du:dateUtc="2026-10-26T15:19:00Z">
              <w:r w:rsidRPr="001067F3" w:rsidDel="00800AFF">
                <w:rPr>
                  <w:rStyle w:val="normaltextrun"/>
                  <w:rFonts w:eastAsiaTheme="minorEastAsia" w:cstheme="minorHAnsi"/>
                  <w:color w:val="000000" w:themeColor="text1"/>
                  <w:sz w:val="20"/>
                  <w:szCs w:val="20"/>
                </w:rPr>
                <w:delText xml:space="preserve">March </w:delText>
              </w:r>
              <w:r w:rsidRPr="001067F3" w:rsidDel="00800AFF">
                <w:rPr>
                  <w:rStyle w:val="normaltextrun"/>
                  <w:rFonts w:eastAsiaTheme="minorEastAsia" w:cstheme="minorHAnsi"/>
                  <w:sz w:val="20"/>
                  <w:szCs w:val="20"/>
                </w:rPr>
                <w:delText>2027</w:delText>
              </w:r>
            </w:del>
          </w:p>
        </w:tc>
        <w:tc>
          <w:tcPr>
            <w:tcW w:w="2350" w:type="dxa"/>
          </w:tcPr>
          <w:p w14:paraId="12B9DFAA" w14:textId="5EED33A9" w:rsidR="00373ADA" w:rsidRPr="001067F3" w:rsidDel="00800AFF" w:rsidRDefault="00920203" w:rsidP="00920203">
            <w:pPr>
              <w:spacing w:after="0" w:line="240" w:lineRule="auto"/>
              <w:jc w:val="center"/>
              <w:rPr>
                <w:del w:id="364" w:author="Tim Kemp" w:date="2026-10-26T11:19:00Z" w16du:dateUtc="2026-10-26T15:19:00Z"/>
                <w:rStyle w:val="normaltextrun"/>
                <w:rFonts w:eastAsiaTheme="minorEastAsia" w:cstheme="minorHAnsi"/>
                <w:sz w:val="20"/>
                <w:szCs w:val="20"/>
              </w:rPr>
            </w:pPr>
            <w:del w:id="365" w:author="Tim Kemp" w:date="2026-10-26T11:19:00Z" w16du:dateUtc="2026-10-26T15:19:00Z">
              <w:r w:rsidDel="00800AFF">
                <w:rPr>
                  <w:rFonts w:eastAsia="Calibri" w:cstheme="minorHAnsi"/>
                  <w:sz w:val="20"/>
                  <w:szCs w:val="20"/>
                </w:rPr>
                <w:delText>50,000</w:delText>
              </w:r>
            </w:del>
          </w:p>
        </w:tc>
      </w:tr>
      <w:tr w:rsidR="00373ADA" w:rsidRPr="001067F3" w:rsidDel="00800AFF" w14:paraId="3B0D0C7E" w14:textId="3BE6F4D3" w:rsidTr="00920203">
        <w:trPr>
          <w:trHeight w:val="300"/>
          <w:jc w:val="center"/>
          <w:del w:id="366" w:author="Tim Kemp" w:date="2026-10-26T11:19:00Z" w16du:dateUtc="2026-10-26T15:19:00Z"/>
        </w:trPr>
        <w:tc>
          <w:tcPr>
            <w:tcW w:w="2160" w:type="dxa"/>
          </w:tcPr>
          <w:p w14:paraId="04F81BA2" w14:textId="6467641B" w:rsidR="00373ADA" w:rsidRPr="001067F3" w:rsidDel="00800AFF" w:rsidRDefault="00373ADA" w:rsidP="009F47C1">
            <w:pPr>
              <w:spacing w:after="0" w:line="240" w:lineRule="auto"/>
              <w:jc w:val="both"/>
              <w:rPr>
                <w:del w:id="367" w:author="Tim Kemp" w:date="2026-10-26T11:19:00Z" w16du:dateUtc="2026-10-26T15:19:00Z"/>
                <w:rStyle w:val="normaltextrun"/>
                <w:rFonts w:eastAsiaTheme="minorEastAsia" w:cstheme="minorHAnsi"/>
                <w:color w:val="000000" w:themeColor="text1"/>
                <w:sz w:val="20"/>
                <w:szCs w:val="20"/>
              </w:rPr>
            </w:pPr>
            <w:del w:id="368" w:author="Tim Kemp" w:date="2026-10-26T11:19:00Z" w16du:dateUtc="2026-10-26T15:19:00Z">
              <w:r w:rsidRPr="001067F3" w:rsidDel="00800AFF">
                <w:rPr>
                  <w:rStyle w:val="normaltextrun"/>
                  <w:rFonts w:eastAsiaTheme="minorEastAsia" w:cstheme="minorHAnsi"/>
                  <w:color w:val="000000" w:themeColor="text1"/>
                  <w:sz w:val="20"/>
                  <w:szCs w:val="20"/>
                </w:rPr>
                <w:delText xml:space="preserve">April </w:delText>
              </w:r>
              <w:r w:rsidRPr="001067F3" w:rsidDel="00800AFF">
                <w:rPr>
                  <w:rStyle w:val="normaltextrun"/>
                  <w:rFonts w:eastAsiaTheme="minorEastAsia" w:cstheme="minorHAnsi"/>
                  <w:sz w:val="20"/>
                  <w:szCs w:val="20"/>
                </w:rPr>
                <w:delText>2027</w:delText>
              </w:r>
            </w:del>
          </w:p>
        </w:tc>
        <w:tc>
          <w:tcPr>
            <w:tcW w:w="1785" w:type="dxa"/>
          </w:tcPr>
          <w:p w14:paraId="3D48DC0F" w14:textId="3FB4ADCD" w:rsidR="00373ADA" w:rsidRPr="001067F3" w:rsidDel="00800AFF" w:rsidRDefault="00373ADA" w:rsidP="009F47C1">
            <w:pPr>
              <w:spacing w:after="0" w:line="240" w:lineRule="auto"/>
              <w:jc w:val="both"/>
              <w:rPr>
                <w:del w:id="369" w:author="Tim Kemp" w:date="2026-10-26T11:19:00Z" w16du:dateUtc="2026-10-26T15:19:00Z"/>
                <w:rStyle w:val="normaltextrun"/>
                <w:rFonts w:eastAsiaTheme="minorEastAsia" w:cstheme="minorHAnsi"/>
                <w:color w:val="000000" w:themeColor="text1"/>
                <w:sz w:val="20"/>
                <w:szCs w:val="20"/>
              </w:rPr>
            </w:pPr>
            <w:del w:id="370" w:author="Tim Kemp" w:date="2026-10-26T11:19:00Z" w16du:dateUtc="2026-10-26T15:19:00Z">
              <w:r w:rsidRPr="001067F3" w:rsidDel="00800AFF">
                <w:rPr>
                  <w:rStyle w:val="normaltextrun"/>
                  <w:rFonts w:eastAsiaTheme="minorEastAsia" w:cstheme="minorHAnsi"/>
                  <w:color w:val="000000" w:themeColor="text1"/>
                  <w:sz w:val="20"/>
                  <w:szCs w:val="20"/>
                </w:rPr>
                <w:delText xml:space="preserve">April </w:delText>
              </w:r>
              <w:r w:rsidRPr="001067F3" w:rsidDel="00800AFF">
                <w:rPr>
                  <w:rStyle w:val="normaltextrun"/>
                  <w:rFonts w:eastAsiaTheme="minorEastAsia" w:cstheme="minorHAnsi"/>
                  <w:sz w:val="20"/>
                  <w:szCs w:val="20"/>
                </w:rPr>
                <w:delText>2027</w:delText>
              </w:r>
            </w:del>
          </w:p>
        </w:tc>
        <w:tc>
          <w:tcPr>
            <w:tcW w:w="2350" w:type="dxa"/>
          </w:tcPr>
          <w:p w14:paraId="2F2F0CDB" w14:textId="6BEE9C16" w:rsidR="00373ADA" w:rsidRPr="001067F3" w:rsidDel="00800AFF" w:rsidRDefault="00920203" w:rsidP="00920203">
            <w:pPr>
              <w:spacing w:after="0" w:line="240" w:lineRule="auto"/>
              <w:jc w:val="center"/>
              <w:rPr>
                <w:del w:id="371" w:author="Tim Kemp" w:date="2026-10-26T11:19:00Z" w16du:dateUtc="2026-10-26T15:19:00Z"/>
                <w:rStyle w:val="normaltextrun"/>
                <w:rFonts w:eastAsiaTheme="minorEastAsia" w:cstheme="minorHAnsi"/>
                <w:sz w:val="20"/>
                <w:szCs w:val="20"/>
              </w:rPr>
            </w:pPr>
            <w:del w:id="372" w:author="Tim Kemp" w:date="2026-10-26T11:19:00Z" w16du:dateUtc="2026-10-26T15:19:00Z">
              <w:r w:rsidDel="00800AFF">
                <w:rPr>
                  <w:rFonts w:eastAsia="Calibri" w:cstheme="minorHAnsi"/>
                  <w:sz w:val="20"/>
                  <w:szCs w:val="20"/>
                </w:rPr>
                <w:delText>50,000</w:delText>
              </w:r>
            </w:del>
          </w:p>
        </w:tc>
      </w:tr>
      <w:tr w:rsidR="00373ADA" w:rsidRPr="001067F3" w:rsidDel="00800AFF" w14:paraId="066D77F0" w14:textId="354643B3" w:rsidTr="00920203">
        <w:trPr>
          <w:trHeight w:val="300"/>
          <w:jc w:val="center"/>
          <w:del w:id="373" w:author="Tim Kemp" w:date="2026-10-26T11:19:00Z" w16du:dateUtc="2026-10-26T15:19:00Z"/>
        </w:trPr>
        <w:tc>
          <w:tcPr>
            <w:tcW w:w="2160" w:type="dxa"/>
          </w:tcPr>
          <w:p w14:paraId="7EA51CEE" w14:textId="48630B74" w:rsidR="00373ADA" w:rsidRPr="001067F3" w:rsidDel="00800AFF" w:rsidRDefault="00373ADA" w:rsidP="009F47C1">
            <w:pPr>
              <w:spacing w:after="0" w:line="240" w:lineRule="auto"/>
              <w:jc w:val="both"/>
              <w:rPr>
                <w:del w:id="374" w:author="Tim Kemp" w:date="2026-10-26T11:19:00Z" w16du:dateUtc="2026-10-26T15:19:00Z"/>
                <w:rStyle w:val="normaltextrun"/>
                <w:rFonts w:eastAsiaTheme="minorEastAsia" w:cstheme="minorHAnsi"/>
                <w:color w:val="000000" w:themeColor="text1"/>
                <w:sz w:val="20"/>
                <w:szCs w:val="20"/>
              </w:rPr>
            </w:pPr>
            <w:del w:id="375" w:author="Tim Kemp" w:date="2026-10-26T11:19:00Z" w16du:dateUtc="2026-10-26T15:19:00Z">
              <w:r w:rsidRPr="001067F3" w:rsidDel="00800AFF">
                <w:rPr>
                  <w:rStyle w:val="normaltextrun"/>
                  <w:rFonts w:eastAsiaTheme="minorEastAsia" w:cstheme="minorHAnsi"/>
                  <w:color w:val="000000" w:themeColor="text1"/>
                  <w:sz w:val="20"/>
                  <w:szCs w:val="20"/>
                </w:rPr>
                <w:delText xml:space="preserve">May </w:delText>
              </w:r>
              <w:r w:rsidRPr="001067F3" w:rsidDel="00800AFF">
                <w:rPr>
                  <w:rStyle w:val="normaltextrun"/>
                  <w:rFonts w:eastAsiaTheme="minorEastAsia" w:cstheme="minorHAnsi"/>
                  <w:sz w:val="20"/>
                  <w:szCs w:val="20"/>
                </w:rPr>
                <w:delText>2027</w:delText>
              </w:r>
            </w:del>
          </w:p>
        </w:tc>
        <w:tc>
          <w:tcPr>
            <w:tcW w:w="1785" w:type="dxa"/>
          </w:tcPr>
          <w:p w14:paraId="1F53CA87" w14:textId="565E1E2D" w:rsidR="00373ADA" w:rsidRPr="001067F3" w:rsidDel="00800AFF" w:rsidRDefault="00373ADA" w:rsidP="009F47C1">
            <w:pPr>
              <w:spacing w:after="0" w:line="240" w:lineRule="auto"/>
              <w:jc w:val="both"/>
              <w:rPr>
                <w:del w:id="376" w:author="Tim Kemp" w:date="2026-10-26T11:19:00Z" w16du:dateUtc="2026-10-26T15:19:00Z"/>
                <w:rStyle w:val="normaltextrun"/>
                <w:rFonts w:eastAsiaTheme="minorEastAsia" w:cstheme="minorHAnsi"/>
                <w:color w:val="000000" w:themeColor="text1"/>
                <w:sz w:val="20"/>
                <w:szCs w:val="20"/>
              </w:rPr>
            </w:pPr>
            <w:del w:id="377" w:author="Tim Kemp" w:date="2026-10-26T11:19:00Z" w16du:dateUtc="2026-10-26T15:19:00Z">
              <w:r w:rsidRPr="001067F3" w:rsidDel="00800AFF">
                <w:rPr>
                  <w:rStyle w:val="normaltextrun"/>
                  <w:rFonts w:eastAsiaTheme="minorEastAsia" w:cstheme="minorHAnsi"/>
                  <w:color w:val="000000" w:themeColor="text1"/>
                  <w:sz w:val="20"/>
                  <w:szCs w:val="20"/>
                </w:rPr>
                <w:delText xml:space="preserve">May </w:delText>
              </w:r>
              <w:r w:rsidRPr="001067F3" w:rsidDel="00800AFF">
                <w:rPr>
                  <w:rStyle w:val="normaltextrun"/>
                  <w:rFonts w:eastAsiaTheme="minorEastAsia" w:cstheme="minorHAnsi"/>
                  <w:sz w:val="20"/>
                  <w:szCs w:val="20"/>
                </w:rPr>
                <w:delText>2027</w:delText>
              </w:r>
            </w:del>
          </w:p>
        </w:tc>
        <w:tc>
          <w:tcPr>
            <w:tcW w:w="2350" w:type="dxa"/>
          </w:tcPr>
          <w:p w14:paraId="6C8D5E74" w14:textId="0AC4A6F9" w:rsidR="00373ADA" w:rsidRPr="001067F3" w:rsidDel="00800AFF" w:rsidRDefault="00920203" w:rsidP="00920203">
            <w:pPr>
              <w:spacing w:after="0" w:line="240" w:lineRule="auto"/>
              <w:jc w:val="center"/>
              <w:rPr>
                <w:del w:id="378" w:author="Tim Kemp" w:date="2026-10-26T11:19:00Z" w16du:dateUtc="2026-10-26T15:19:00Z"/>
                <w:rStyle w:val="normaltextrun"/>
                <w:rFonts w:eastAsiaTheme="minorEastAsia" w:cstheme="minorHAnsi"/>
                <w:sz w:val="20"/>
                <w:szCs w:val="20"/>
              </w:rPr>
            </w:pPr>
            <w:del w:id="379" w:author="Tim Kemp" w:date="2026-10-26T11:19:00Z" w16du:dateUtc="2026-10-26T15:19:00Z">
              <w:r w:rsidDel="00800AFF">
                <w:rPr>
                  <w:rFonts w:eastAsia="Calibri" w:cstheme="minorHAnsi"/>
                  <w:sz w:val="20"/>
                  <w:szCs w:val="20"/>
                </w:rPr>
                <w:delText>100,000</w:delText>
              </w:r>
            </w:del>
          </w:p>
        </w:tc>
      </w:tr>
      <w:tr w:rsidR="00373ADA" w:rsidRPr="001067F3" w:rsidDel="00800AFF" w14:paraId="3D03C8BB" w14:textId="72C3E5EF" w:rsidTr="00920203">
        <w:trPr>
          <w:trHeight w:val="300"/>
          <w:jc w:val="center"/>
          <w:del w:id="380" w:author="Tim Kemp" w:date="2026-10-26T11:19:00Z" w16du:dateUtc="2026-10-26T15:19:00Z"/>
        </w:trPr>
        <w:tc>
          <w:tcPr>
            <w:tcW w:w="2160" w:type="dxa"/>
          </w:tcPr>
          <w:p w14:paraId="309EE5F7" w14:textId="19E906BF" w:rsidR="00373ADA" w:rsidRPr="001067F3" w:rsidDel="00800AFF" w:rsidRDefault="00373ADA" w:rsidP="009F47C1">
            <w:pPr>
              <w:spacing w:after="0" w:line="240" w:lineRule="auto"/>
              <w:jc w:val="both"/>
              <w:rPr>
                <w:del w:id="381" w:author="Tim Kemp" w:date="2026-10-26T11:19:00Z" w16du:dateUtc="2026-10-26T15:19:00Z"/>
                <w:rStyle w:val="normaltextrun"/>
                <w:rFonts w:eastAsiaTheme="minorEastAsia" w:cstheme="minorHAnsi"/>
                <w:color w:val="000000" w:themeColor="text1"/>
                <w:sz w:val="20"/>
                <w:szCs w:val="20"/>
              </w:rPr>
            </w:pPr>
            <w:del w:id="382" w:author="Tim Kemp" w:date="2026-10-26T11:19:00Z" w16du:dateUtc="2026-10-26T15:19:00Z">
              <w:r w:rsidRPr="001067F3" w:rsidDel="00800AFF">
                <w:rPr>
                  <w:rStyle w:val="normaltextrun"/>
                  <w:rFonts w:eastAsiaTheme="minorEastAsia" w:cstheme="minorHAnsi"/>
                  <w:color w:val="000000" w:themeColor="text1"/>
                  <w:sz w:val="20"/>
                  <w:szCs w:val="20"/>
                </w:rPr>
                <w:delText xml:space="preserve">June </w:delText>
              </w:r>
              <w:r w:rsidRPr="001067F3" w:rsidDel="00800AFF">
                <w:rPr>
                  <w:rStyle w:val="normaltextrun"/>
                  <w:rFonts w:eastAsiaTheme="minorEastAsia" w:cstheme="minorHAnsi"/>
                  <w:sz w:val="20"/>
                  <w:szCs w:val="20"/>
                </w:rPr>
                <w:delText>2027</w:delText>
              </w:r>
            </w:del>
          </w:p>
        </w:tc>
        <w:tc>
          <w:tcPr>
            <w:tcW w:w="1785" w:type="dxa"/>
          </w:tcPr>
          <w:p w14:paraId="5AE8FBE9" w14:textId="2E079B3D" w:rsidR="00373ADA" w:rsidRPr="001067F3" w:rsidDel="00800AFF" w:rsidRDefault="00373ADA" w:rsidP="009F47C1">
            <w:pPr>
              <w:spacing w:after="0" w:line="240" w:lineRule="auto"/>
              <w:jc w:val="both"/>
              <w:rPr>
                <w:del w:id="383" w:author="Tim Kemp" w:date="2026-10-26T11:19:00Z" w16du:dateUtc="2026-10-26T15:19:00Z"/>
                <w:rStyle w:val="normaltextrun"/>
                <w:rFonts w:eastAsiaTheme="minorEastAsia" w:cstheme="minorHAnsi"/>
                <w:color w:val="000000" w:themeColor="text1"/>
                <w:sz w:val="20"/>
                <w:szCs w:val="20"/>
              </w:rPr>
            </w:pPr>
            <w:del w:id="384" w:author="Tim Kemp" w:date="2026-10-26T11:19:00Z" w16du:dateUtc="2026-10-26T15:19:00Z">
              <w:r w:rsidRPr="001067F3" w:rsidDel="00800AFF">
                <w:rPr>
                  <w:rStyle w:val="normaltextrun"/>
                  <w:rFonts w:eastAsiaTheme="minorEastAsia" w:cstheme="minorHAnsi"/>
                  <w:color w:val="000000" w:themeColor="text1"/>
                  <w:sz w:val="20"/>
                  <w:szCs w:val="20"/>
                </w:rPr>
                <w:delText xml:space="preserve">June </w:delText>
              </w:r>
              <w:r w:rsidRPr="001067F3" w:rsidDel="00800AFF">
                <w:rPr>
                  <w:rStyle w:val="normaltextrun"/>
                  <w:rFonts w:eastAsiaTheme="minorEastAsia" w:cstheme="minorHAnsi"/>
                  <w:sz w:val="20"/>
                  <w:szCs w:val="20"/>
                </w:rPr>
                <w:delText>2027</w:delText>
              </w:r>
            </w:del>
          </w:p>
        </w:tc>
        <w:tc>
          <w:tcPr>
            <w:tcW w:w="2350" w:type="dxa"/>
          </w:tcPr>
          <w:p w14:paraId="371508EA" w14:textId="1C8D4605" w:rsidR="00373ADA" w:rsidRPr="001067F3" w:rsidDel="00800AFF" w:rsidRDefault="00920203" w:rsidP="00920203">
            <w:pPr>
              <w:spacing w:after="0" w:line="240" w:lineRule="auto"/>
              <w:jc w:val="center"/>
              <w:rPr>
                <w:del w:id="385" w:author="Tim Kemp" w:date="2026-10-26T11:19:00Z" w16du:dateUtc="2026-10-26T15:19:00Z"/>
                <w:rStyle w:val="normaltextrun"/>
                <w:rFonts w:eastAsiaTheme="minorEastAsia" w:cstheme="minorHAnsi"/>
                <w:sz w:val="20"/>
                <w:szCs w:val="20"/>
              </w:rPr>
            </w:pPr>
            <w:del w:id="386" w:author="Tim Kemp" w:date="2026-10-26T11:19:00Z" w16du:dateUtc="2026-10-26T15:19:00Z">
              <w:r w:rsidDel="00800AFF">
                <w:rPr>
                  <w:rFonts w:eastAsia="Calibri" w:cstheme="minorHAnsi"/>
                  <w:sz w:val="20"/>
                  <w:szCs w:val="20"/>
                </w:rPr>
                <w:delText>100,000</w:delText>
              </w:r>
            </w:del>
          </w:p>
        </w:tc>
      </w:tr>
      <w:tr w:rsidR="00373ADA" w:rsidRPr="001067F3" w:rsidDel="00800AFF" w14:paraId="24D98FCB" w14:textId="0E3C63C7" w:rsidTr="00920203">
        <w:trPr>
          <w:trHeight w:val="300"/>
          <w:jc w:val="center"/>
          <w:del w:id="387" w:author="Tim Kemp" w:date="2026-10-26T11:19:00Z" w16du:dateUtc="2026-10-26T15:19:00Z"/>
        </w:trPr>
        <w:tc>
          <w:tcPr>
            <w:tcW w:w="2160" w:type="dxa"/>
          </w:tcPr>
          <w:p w14:paraId="1B172E1F" w14:textId="1D4FA6A4" w:rsidR="00373ADA" w:rsidRPr="001067F3" w:rsidDel="00800AFF" w:rsidRDefault="00373ADA" w:rsidP="009F47C1">
            <w:pPr>
              <w:spacing w:after="0" w:line="240" w:lineRule="auto"/>
              <w:jc w:val="both"/>
              <w:rPr>
                <w:del w:id="388" w:author="Tim Kemp" w:date="2026-10-26T11:19:00Z" w16du:dateUtc="2026-10-26T15:19:00Z"/>
                <w:rStyle w:val="normaltextrun"/>
                <w:rFonts w:eastAsiaTheme="minorEastAsia" w:cstheme="minorHAnsi"/>
                <w:color w:val="000000" w:themeColor="text1"/>
                <w:sz w:val="20"/>
                <w:szCs w:val="20"/>
              </w:rPr>
            </w:pPr>
            <w:del w:id="389" w:author="Tim Kemp" w:date="2026-10-26T11:19:00Z" w16du:dateUtc="2026-10-26T15:19:00Z">
              <w:r w:rsidRPr="001067F3" w:rsidDel="00800AFF">
                <w:rPr>
                  <w:rStyle w:val="normaltextrun"/>
                  <w:rFonts w:eastAsiaTheme="minorEastAsia" w:cstheme="minorHAnsi"/>
                  <w:color w:val="000000" w:themeColor="text1"/>
                  <w:sz w:val="20"/>
                  <w:szCs w:val="20"/>
                </w:rPr>
                <w:delText xml:space="preserve">July </w:delText>
              </w:r>
              <w:r w:rsidRPr="001067F3" w:rsidDel="00800AFF">
                <w:rPr>
                  <w:rStyle w:val="normaltextrun"/>
                  <w:rFonts w:eastAsiaTheme="minorEastAsia" w:cstheme="minorHAnsi"/>
                  <w:sz w:val="20"/>
                  <w:szCs w:val="20"/>
                </w:rPr>
                <w:delText>2027</w:delText>
              </w:r>
            </w:del>
          </w:p>
        </w:tc>
        <w:tc>
          <w:tcPr>
            <w:tcW w:w="1785" w:type="dxa"/>
          </w:tcPr>
          <w:p w14:paraId="63511B66" w14:textId="26FE8226" w:rsidR="00373ADA" w:rsidRPr="001067F3" w:rsidDel="00800AFF" w:rsidRDefault="00373ADA" w:rsidP="009F47C1">
            <w:pPr>
              <w:spacing w:after="0" w:line="240" w:lineRule="auto"/>
              <w:jc w:val="both"/>
              <w:rPr>
                <w:del w:id="390" w:author="Tim Kemp" w:date="2026-10-26T11:19:00Z" w16du:dateUtc="2026-10-26T15:19:00Z"/>
                <w:rStyle w:val="normaltextrun"/>
                <w:rFonts w:eastAsiaTheme="minorEastAsia" w:cstheme="minorHAnsi"/>
                <w:color w:val="000000" w:themeColor="text1"/>
                <w:sz w:val="20"/>
                <w:szCs w:val="20"/>
              </w:rPr>
            </w:pPr>
            <w:del w:id="391" w:author="Tim Kemp" w:date="2026-10-26T11:19:00Z" w16du:dateUtc="2026-10-26T15:19:00Z">
              <w:r w:rsidRPr="001067F3" w:rsidDel="00800AFF">
                <w:rPr>
                  <w:rStyle w:val="normaltextrun"/>
                  <w:rFonts w:eastAsiaTheme="minorEastAsia" w:cstheme="minorHAnsi"/>
                  <w:color w:val="000000" w:themeColor="text1"/>
                  <w:sz w:val="20"/>
                  <w:szCs w:val="20"/>
                </w:rPr>
                <w:delText xml:space="preserve">July </w:delText>
              </w:r>
              <w:r w:rsidRPr="001067F3" w:rsidDel="00800AFF">
                <w:rPr>
                  <w:rStyle w:val="normaltextrun"/>
                  <w:rFonts w:eastAsiaTheme="minorEastAsia" w:cstheme="minorHAnsi"/>
                  <w:sz w:val="20"/>
                  <w:szCs w:val="20"/>
                </w:rPr>
                <w:delText>2027</w:delText>
              </w:r>
            </w:del>
          </w:p>
        </w:tc>
        <w:tc>
          <w:tcPr>
            <w:tcW w:w="2350" w:type="dxa"/>
          </w:tcPr>
          <w:p w14:paraId="3995047A" w14:textId="2FE5640F" w:rsidR="00373ADA" w:rsidRPr="001067F3" w:rsidDel="00800AFF" w:rsidRDefault="00920203" w:rsidP="00920203">
            <w:pPr>
              <w:spacing w:after="0" w:line="240" w:lineRule="auto"/>
              <w:jc w:val="center"/>
              <w:rPr>
                <w:del w:id="392" w:author="Tim Kemp" w:date="2026-10-26T11:19:00Z" w16du:dateUtc="2026-10-26T15:19:00Z"/>
                <w:rStyle w:val="normaltextrun"/>
                <w:rFonts w:eastAsiaTheme="minorEastAsia" w:cstheme="minorHAnsi"/>
                <w:sz w:val="20"/>
                <w:szCs w:val="20"/>
              </w:rPr>
            </w:pPr>
            <w:del w:id="393" w:author="Tim Kemp" w:date="2026-10-26T11:19:00Z" w16du:dateUtc="2026-10-26T15:19:00Z">
              <w:r w:rsidDel="00800AFF">
                <w:rPr>
                  <w:rFonts w:eastAsia="Calibri" w:cstheme="minorHAnsi"/>
                  <w:sz w:val="20"/>
                  <w:szCs w:val="20"/>
                </w:rPr>
                <w:delText>100,000</w:delText>
              </w:r>
            </w:del>
          </w:p>
        </w:tc>
      </w:tr>
      <w:tr w:rsidR="00373ADA" w:rsidRPr="001067F3" w:rsidDel="00800AFF" w14:paraId="3F9AE2CE" w14:textId="5C27316E" w:rsidTr="00920203">
        <w:trPr>
          <w:trHeight w:val="300"/>
          <w:jc w:val="center"/>
          <w:del w:id="394" w:author="Tim Kemp" w:date="2026-10-26T11:19:00Z" w16du:dateUtc="2026-10-26T15:19:00Z"/>
        </w:trPr>
        <w:tc>
          <w:tcPr>
            <w:tcW w:w="2160" w:type="dxa"/>
          </w:tcPr>
          <w:p w14:paraId="496E1F8F" w14:textId="3BDF644B" w:rsidR="00373ADA" w:rsidRPr="001067F3" w:rsidDel="00800AFF" w:rsidRDefault="00373ADA" w:rsidP="009F47C1">
            <w:pPr>
              <w:spacing w:after="0" w:line="240" w:lineRule="auto"/>
              <w:jc w:val="both"/>
              <w:rPr>
                <w:del w:id="395" w:author="Tim Kemp" w:date="2026-10-26T11:19:00Z" w16du:dateUtc="2026-10-26T15:19:00Z"/>
                <w:rStyle w:val="normaltextrun"/>
                <w:rFonts w:eastAsiaTheme="minorEastAsia" w:cstheme="minorHAnsi"/>
                <w:color w:val="000000" w:themeColor="text1"/>
                <w:sz w:val="20"/>
                <w:szCs w:val="20"/>
              </w:rPr>
            </w:pPr>
            <w:del w:id="396" w:author="Tim Kemp" w:date="2026-10-26T11:19:00Z" w16du:dateUtc="2026-10-26T15:19:00Z">
              <w:r w:rsidRPr="001067F3" w:rsidDel="00800AFF">
                <w:rPr>
                  <w:rStyle w:val="normaltextrun"/>
                  <w:rFonts w:eastAsiaTheme="minorEastAsia" w:cstheme="minorHAnsi"/>
                  <w:color w:val="000000" w:themeColor="text1"/>
                  <w:sz w:val="20"/>
                  <w:szCs w:val="20"/>
                </w:rPr>
                <w:delText xml:space="preserve">August </w:delText>
              </w:r>
              <w:r w:rsidRPr="001067F3" w:rsidDel="00800AFF">
                <w:rPr>
                  <w:rStyle w:val="normaltextrun"/>
                  <w:rFonts w:eastAsiaTheme="minorEastAsia" w:cstheme="minorHAnsi"/>
                  <w:sz w:val="20"/>
                  <w:szCs w:val="20"/>
                </w:rPr>
                <w:delText>2027</w:delText>
              </w:r>
            </w:del>
          </w:p>
        </w:tc>
        <w:tc>
          <w:tcPr>
            <w:tcW w:w="1785" w:type="dxa"/>
          </w:tcPr>
          <w:p w14:paraId="20BD8F5C" w14:textId="58AC80DB" w:rsidR="00373ADA" w:rsidRPr="001067F3" w:rsidDel="00800AFF" w:rsidRDefault="00373ADA" w:rsidP="009F47C1">
            <w:pPr>
              <w:spacing w:after="0" w:line="240" w:lineRule="auto"/>
              <w:jc w:val="both"/>
              <w:rPr>
                <w:del w:id="397" w:author="Tim Kemp" w:date="2026-10-26T11:19:00Z" w16du:dateUtc="2026-10-26T15:19:00Z"/>
                <w:rStyle w:val="normaltextrun"/>
                <w:rFonts w:eastAsiaTheme="minorEastAsia" w:cstheme="minorHAnsi"/>
                <w:color w:val="000000" w:themeColor="text1"/>
                <w:sz w:val="20"/>
                <w:szCs w:val="20"/>
              </w:rPr>
            </w:pPr>
            <w:del w:id="398" w:author="Tim Kemp" w:date="2026-10-26T11:19:00Z" w16du:dateUtc="2026-10-26T15:19:00Z">
              <w:r w:rsidRPr="001067F3" w:rsidDel="00800AFF">
                <w:rPr>
                  <w:rStyle w:val="normaltextrun"/>
                  <w:rFonts w:eastAsiaTheme="minorEastAsia" w:cstheme="minorHAnsi"/>
                  <w:color w:val="000000" w:themeColor="text1"/>
                  <w:sz w:val="20"/>
                  <w:szCs w:val="20"/>
                </w:rPr>
                <w:delText xml:space="preserve">August </w:delText>
              </w:r>
              <w:r w:rsidRPr="001067F3" w:rsidDel="00800AFF">
                <w:rPr>
                  <w:rStyle w:val="normaltextrun"/>
                  <w:rFonts w:eastAsiaTheme="minorEastAsia" w:cstheme="minorHAnsi"/>
                  <w:sz w:val="20"/>
                  <w:szCs w:val="20"/>
                </w:rPr>
                <w:delText>2027</w:delText>
              </w:r>
            </w:del>
          </w:p>
        </w:tc>
        <w:tc>
          <w:tcPr>
            <w:tcW w:w="2350" w:type="dxa"/>
          </w:tcPr>
          <w:p w14:paraId="2331912B" w14:textId="3CE5EFA4" w:rsidR="00373ADA" w:rsidRPr="001067F3" w:rsidDel="00800AFF" w:rsidRDefault="00920203" w:rsidP="00920203">
            <w:pPr>
              <w:spacing w:after="0" w:line="240" w:lineRule="auto"/>
              <w:jc w:val="center"/>
              <w:rPr>
                <w:del w:id="399" w:author="Tim Kemp" w:date="2026-10-26T11:19:00Z" w16du:dateUtc="2026-10-26T15:19:00Z"/>
                <w:rStyle w:val="normaltextrun"/>
                <w:rFonts w:eastAsiaTheme="minorEastAsia" w:cstheme="minorHAnsi"/>
                <w:sz w:val="20"/>
                <w:szCs w:val="20"/>
              </w:rPr>
            </w:pPr>
            <w:del w:id="400" w:author="Tim Kemp" w:date="2026-10-26T11:19:00Z" w16du:dateUtc="2026-10-26T15:19:00Z">
              <w:r w:rsidDel="00800AFF">
                <w:rPr>
                  <w:rFonts w:eastAsia="Calibri" w:cstheme="minorHAnsi"/>
                  <w:sz w:val="20"/>
                  <w:szCs w:val="20"/>
                </w:rPr>
                <w:delText>100,000</w:delText>
              </w:r>
            </w:del>
          </w:p>
        </w:tc>
      </w:tr>
      <w:tr w:rsidR="00373ADA" w:rsidRPr="001067F3" w:rsidDel="00800AFF" w14:paraId="45FD7F65" w14:textId="3A4A6290" w:rsidTr="00920203">
        <w:trPr>
          <w:trHeight w:val="300"/>
          <w:jc w:val="center"/>
          <w:del w:id="401" w:author="Tim Kemp" w:date="2026-10-26T11:19:00Z" w16du:dateUtc="2026-10-26T15:19:00Z"/>
        </w:trPr>
        <w:tc>
          <w:tcPr>
            <w:tcW w:w="2160" w:type="dxa"/>
          </w:tcPr>
          <w:p w14:paraId="33FBDDEA" w14:textId="2B0765C1" w:rsidR="00373ADA" w:rsidRPr="001067F3" w:rsidDel="00800AFF" w:rsidRDefault="00373ADA" w:rsidP="009F47C1">
            <w:pPr>
              <w:spacing w:after="0" w:line="240" w:lineRule="auto"/>
              <w:jc w:val="both"/>
              <w:rPr>
                <w:del w:id="402" w:author="Tim Kemp" w:date="2026-10-26T11:19:00Z" w16du:dateUtc="2026-10-26T15:19:00Z"/>
                <w:rStyle w:val="normaltextrun"/>
                <w:rFonts w:eastAsiaTheme="minorEastAsia" w:cstheme="minorHAnsi"/>
                <w:color w:val="000000" w:themeColor="text1"/>
                <w:sz w:val="20"/>
                <w:szCs w:val="20"/>
              </w:rPr>
            </w:pPr>
            <w:del w:id="403" w:author="Tim Kemp" w:date="2026-10-26T11:19:00Z" w16du:dateUtc="2026-10-26T15:19:00Z">
              <w:r w:rsidRPr="001067F3" w:rsidDel="00800AFF">
                <w:rPr>
                  <w:rStyle w:val="normaltextrun"/>
                  <w:rFonts w:eastAsiaTheme="minorEastAsia" w:cstheme="minorHAnsi"/>
                  <w:sz w:val="20"/>
                  <w:szCs w:val="20"/>
                </w:rPr>
                <w:delText>September 2027</w:delText>
              </w:r>
            </w:del>
          </w:p>
        </w:tc>
        <w:tc>
          <w:tcPr>
            <w:tcW w:w="1785" w:type="dxa"/>
          </w:tcPr>
          <w:p w14:paraId="607D351E" w14:textId="4482B141" w:rsidR="00373ADA" w:rsidRPr="001067F3" w:rsidDel="00800AFF" w:rsidRDefault="00373ADA" w:rsidP="009F47C1">
            <w:pPr>
              <w:spacing w:after="0" w:line="240" w:lineRule="auto"/>
              <w:jc w:val="both"/>
              <w:rPr>
                <w:del w:id="404" w:author="Tim Kemp" w:date="2026-10-26T11:19:00Z" w16du:dateUtc="2026-10-26T15:19:00Z"/>
                <w:rStyle w:val="normaltextrun"/>
                <w:rFonts w:eastAsiaTheme="minorEastAsia" w:cstheme="minorHAnsi"/>
                <w:color w:val="000000" w:themeColor="text1"/>
                <w:sz w:val="20"/>
                <w:szCs w:val="20"/>
              </w:rPr>
            </w:pPr>
            <w:del w:id="405" w:author="Tim Kemp" w:date="2026-10-26T11:19:00Z" w16du:dateUtc="2026-10-26T15:19:00Z">
              <w:r w:rsidRPr="001067F3" w:rsidDel="00800AFF">
                <w:rPr>
                  <w:rStyle w:val="normaltextrun"/>
                  <w:rFonts w:eastAsiaTheme="minorEastAsia" w:cstheme="minorHAnsi"/>
                  <w:sz w:val="20"/>
                  <w:szCs w:val="20"/>
                </w:rPr>
                <w:delText>September 2027</w:delText>
              </w:r>
            </w:del>
          </w:p>
        </w:tc>
        <w:tc>
          <w:tcPr>
            <w:tcW w:w="2350" w:type="dxa"/>
          </w:tcPr>
          <w:p w14:paraId="3E6BBB4E" w14:textId="236023CE" w:rsidR="00373ADA" w:rsidRPr="001067F3" w:rsidDel="00800AFF" w:rsidRDefault="00920203" w:rsidP="00920203">
            <w:pPr>
              <w:spacing w:after="0" w:line="240" w:lineRule="auto"/>
              <w:jc w:val="center"/>
              <w:rPr>
                <w:del w:id="406" w:author="Tim Kemp" w:date="2026-10-26T11:19:00Z" w16du:dateUtc="2026-10-26T15:19:00Z"/>
                <w:rStyle w:val="normaltextrun"/>
                <w:rFonts w:eastAsiaTheme="minorEastAsia" w:cstheme="minorHAnsi"/>
                <w:sz w:val="20"/>
                <w:szCs w:val="20"/>
              </w:rPr>
            </w:pPr>
            <w:del w:id="407" w:author="Tim Kemp" w:date="2026-10-26T11:19:00Z" w16du:dateUtc="2026-10-26T15:19:00Z">
              <w:r w:rsidDel="00800AFF">
                <w:rPr>
                  <w:rFonts w:eastAsia="Calibri" w:cstheme="minorHAnsi"/>
                  <w:sz w:val="20"/>
                  <w:szCs w:val="20"/>
                </w:rPr>
                <w:delText>200,000</w:delText>
              </w:r>
            </w:del>
          </w:p>
        </w:tc>
      </w:tr>
      <w:tr w:rsidR="00373ADA" w:rsidRPr="001067F3" w:rsidDel="00800AFF" w14:paraId="5A4B2B23" w14:textId="66B3CCF3" w:rsidTr="00920203">
        <w:trPr>
          <w:trHeight w:val="300"/>
          <w:jc w:val="center"/>
          <w:del w:id="408" w:author="Tim Kemp" w:date="2026-10-26T11:19:00Z" w16du:dateUtc="2026-10-26T15:19:00Z"/>
        </w:trPr>
        <w:tc>
          <w:tcPr>
            <w:tcW w:w="2160" w:type="dxa"/>
          </w:tcPr>
          <w:p w14:paraId="290D1A4A" w14:textId="074CBE80" w:rsidR="00373ADA" w:rsidRPr="001067F3" w:rsidDel="00800AFF" w:rsidRDefault="00373ADA" w:rsidP="009F47C1">
            <w:pPr>
              <w:spacing w:after="0" w:line="240" w:lineRule="auto"/>
              <w:jc w:val="both"/>
              <w:rPr>
                <w:del w:id="409" w:author="Tim Kemp" w:date="2026-10-26T11:19:00Z" w16du:dateUtc="2026-10-26T15:19:00Z"/>
                <w:rStyle w:val="normaltextrun"/>
                <w:rFonts w:eastAsiaTheme="minorEastAsia" w:cstheme="minorHAnsi"/>
                <w:color w:val="000000" w:themeColor="text1"/>
                <w:sz w:val="20"/>
                <w:szCs w:val="20"/>
              </w:rPr>
            </w:pPr>
            <w:del w:id="410" w:author="Tim Kemp" w:date="2026-10-26T11:19:00Z" w16du:dateUtc="2026-10-26T15:19:00Z">
              <w:r w:rsidRPr="001067F3" w:rsidDel="00800AFF">
                <w:rPr>
                  <w:rStyle w:val="normaltextrun"/>
                  <w:rFonts w:eastAsiaTheme="minorEastAsia" w:cstheme="minorHAnsi"/>
                  <w:color w:val="000000" w:themeColor="text1"/>
                  <w:sz w:val="20"/>
                  <w:szCs w:val="20"/>
                </w:rPr>
                <w:delText xml:space="preserve">October </w:delText>
              </w:r>
              <w:r w:rsidRPr="001067F3" w:rsidDel="00800AFF">
                <w:rPr>
                  <w:rStyle w:val="normaltextrun"/>
                  <w:rFonts w:eastAsiaTheme="minorEastAsia" w:cstheme="minorHAnsi"/>
                  <w:sz w:val="20"/>
                  <w:szCs w:val="20"/>
                </w:rPr>
                <w:delText>2027</w:delText>
              </w:r>
            </w:del>
          </w:p>
        </w:tc>
        <w:tc>
          <w:tcPr>
            <w:tcW w:w="1785" w:type="dxa"/>
          </w:tcPr>
          <w:p w14:paraId="76B63F21" w14:textId="1586251D" w:rsidR="00373ADA" w:rsidRPr="001067F3" w:rsidDel="00800AFF" w:rsidRDefault="00373ADA" w:rsidP="009F47C1">
            <w:pPr>
              <w:spacing w:after="0" w:line="240" w:lineRule="auto"/>
              <w:jc w:val="both"/>
              <w:rPr>
                <w:del w:id="411" w:author="Tim Kemp" w:date="2026-10-26T11:19:00Z" w16du:dateUtc="2026-10-26T15:19:00Z"/>
                <w:rStyle w:val="normaltextrun"/>
                <w:rFonts w:eastAsiaTheme="minorEastAsia" w:cstheme="minorHAnsi"/>
                <w:color w:val="000000" w:themeColor="text1"/>
                <w:sz w:val="20"/>
                <w:szCs w:val="20"/>
              </w:rPr>
            </w:pPr>
            <w:del w:id="412" w:author="Tim Kemp" w:date="2026-10-26T11:19:00Z" w16du:dateUtc="2026-10-26T15:19:00Z">
              <w:r w:rsidRPr="001067F3" w:rsidDel="00800AFF">
                <w:rPr>
                  <w:rStyle w:val="normaltextrun"/>
                  <w:rFonts w:eastAsiaTheme="minorEastAsia" w:cstheme="minorHAnsi"/>
                  <w:color w:val="000000" w:themeColor="text1"/>
                  <w:sz w:val="20"/>
                  <w:szCs w:val="20"/>
                </w:rPr>
                <w:delText xml:space="preserve">October </w:delText>
              </w:r>
              <w:r w:rsidRPr="001067F3" w:rsidDel="00800AFF">
                <w:rPr>
                  <w:rStyle w:val="normaltextrun"/>
                  <w:rFonts w:eastAsiaTheme="minorEastAsia" w:cstheme="minorHAnsi"/>
                  <w:sz w:val="20"/>
                  <w:szCs w:val="20"/>
                </w:rPr>
                <w:delText>2027</w:delText>
              </w:r>
            </w:del>
          </w:p>
        </w:tc>
        <w:tc>
          <w:tcPr>
            <w:tcW w:w="2350" w:type="dxa"/>
          </w:tcPr>
          <w:p w14:paraId="48A0C24F" w14:textId="03B8E19C" w:rsidR="00373ADA" w:rsidRPr="001067F3" w:rsidDel="00800AFF" w:rsidRDefault="00920203" w:rsidP="00920203">
            <w:pPr>
              <w:spacing w:after="0" w:line="240" w:lineRule="auto"/>
              <w:jc w:val="center"/>
              <w:rPr>
                <w:del w:id="413" w:author="Tim Kemp" w:date="2026-10-26T11:19:00Z" w16du:dateUtc="2026-10-26T15:19:00Z"/>
                <w:rStyle w:val="normaltextrun"/>
                <w:rFonts w:eastAsiaTheme="minorEastAsia" w:cstheme="minorHAnsi"/>
                <w:sz w:val="20"/>
                <w:szCs w:val="20"/>
              </w:rPr>
            </w:pPr>
            <w:del w:id="414" w:author="Tim Kemp" w:date="2026-10-26T11:19:00Z" w16du:dateUtc="2026-10-26T15:19:00Z">
              <w:r w:rsidDel="00800AFF">
                <w:rPr>
                  <w:rFonts w:eastAsia="Calibri" w:cstheme="minorHAnsi"/>
                  <w:sz w:val="20"/>
                  <w:szCs w:val="20"/>
                </w:rPr>
                <w:delText>200,000</w:delText>
              </w:r>
            </w:del>
          </w:p>
        </w:tc>
      </w:tr>
      <w:tr w:rsidR="00373ADA" w:rsidRPr="001067F3" w:rsidDel="00800AFF" w14:paraId="51164A50" w14:textId="7D6DB37F" w:rsidTr="00920203">
        <w:trPr>
          <w:trHeight w:val="300"/>
          <w:jc w:val="center"/>
          <w:del w:id="415" w:author="Tim Kemp" w:date="2026-10-26T11:19:00Z" w16du:dateUtc="2026-10-26T15:19:00Z"/>
        </w:trPr>
        <w:tc>
          <w:tcPr>
            <w:tcW w:w="2160" w:type="dxa"/>
          </w:tcPr>
          <w:p w14:paraId="10C2C0C6" w14:textId="44B675FD" w:rsidR="00373ADA" w:rsidRPr="001067F3" w:rsidDel="00800AFF" w:rsidRDefault="00373ADA" w:rsidP="009F47C1">
            <w:pPr>
              <w:spacing w:after="0" w:line="240" w:lineRule="auto"/>
              <w:jc w:val="both"/>
              <w:rPr>
                <w:del w:id="416" w:author="Tim Kemp" w:date="2026-10-26T11:19:00Z" w16du:dateUtc="2026-10-26T15:19:00Z"/>
                <w:rStyle w:val="normaltextrun"/>
                <w:rFonts w:eastAsiaTheme="minorEastAsia" w:cstheme="minorHAnsi"/>
                <w:color w:val="000000" w:themeColor="text1"/>
                <w:sz w:val="20"/>
                <w:szCs w:val="20"/>
              </w:rPr>
            </w:pPr>
            <w:del w:id="417" w:author="Tim Kemp" w:date="2026-10-26T11:19:00Z" w16du:dateUtc="2026-10-26T15:19:00Z">
              <w:r w:rsidRPr="001067F3" w:rsidDel="00800AFF">
                <w:rPr>
                  <w:rStyle w:val="normaltextrun"/>
                  <w:rFonts w:eastAsiaTheme="minorEastAsia" w:cstheme="minorHAnsi"/>
                  <w:color w:val="000000" w:themeColor="text1"/>
                  <w:sz w:val="20"/>
                  <w:szCs w:val="20"/>
                </w:rPr>
                <w:delText xml:space="preserve">November </w:delText>
              </w:r>
              <w:r w:rsidRPr="001067F3" w:rsidDel="00800AFF">
                <w:rPr>
                  <w:rStyle w:val="normaltextrun"/>
                  <w:rFonts w:eastAsiaTheme="minorEastAsia" w:cstheme="minorHAnsi"/>
                  <w:sz w:val="20"/>
                  <w:szCs w:val="20"/>
                </w:rPr>
                <w:delText>2027</w:delText>
              </w:r>
            </w:del>
          </w:p>
        </w:tc>
        <w:tc>
          <w:tcPr>
            <w:tcW w:w="1785" w:type="dxa"/>
          </w:tcPr>
          <w:p w14:paraId="1A6A245A" w14:textId="51854C4E" w:rsidR="00373ADA" w:rsidRPr="001067F3" w:rsidDel="00800AFF" w:rsidRDefault="00373ADA" w:rsidP="009F47C1">
            <w:pPr>
              <w:spacing w:after="0" w:line="240" w:lineRule="auto"/>
              <w:jc w:val="both"/>
              <w:rPr>
                <w:del w:id="418" w:author="Tim Kemp" w:date="2026-10-26T11:19:00Z" w16du:dateUtc="2026-10-26T15:19:00Z"/>
                <w:rStyle w:val="normaltextrun"/>
                <w:rFonts w:eastAsiaTheme="minorEastAsia" w:cstheme="minorHAnsi"/>
                <w:color w:val="000000" w:themeColor="text1"/>
                <w:sz w:val="20"/>
                <w:szCs w:val="20"/>
              </w:rPr>
            </w:pPr>
            <w:del w:id="419" w:author="Tim Kemp" w:date="2026-10-26T11:19:00Z" w16du:dateUtc="2026-10-26T15:19:00Z">
              <w:r w:rsidRPr="001067F3" w:rsidDel="00800AFF">
                <w:rPr>
                  <w:rStyle w:val="normaltextrun"/>
                  <w:rFonts w:eastAsiaTheme="minorEastAsia" w:cstheme="minorHAnsi"/>
                  <w:color w:val="000000" w:themeColor="text1"/>
                  <w:sz w:val="20"/>
                  <w:szCs w:val="20"/>
                </w:rPr>
                <w:delText xml:space="preserve">November </w:delText>
              </w:r>
              <w:r w:rsidRPr="001067F3" w:rsidDel="00800AFF">
                <w:rPr>
                  <w:rStyle w:val="normaltextrun"/>
                  <w:rFonts w:eastAsiaTheme="minorEastAsia" w:cstheme="minorHAnsi"/>
                  <w:sz w:val="20"/>
                  <w:szCs w:val="20"/>
                </w:rPr>
                <w:delText>2027</w:delText>
              </w:r>
            </w:del>
          </w:p>
        </w:tc>
        <w:tc>
          <w:tcPr>
            <w:tcW w:w="2350" w:type="dxa"/>
          </w:tcPr>
          <w:p w14:paraId="750161EA" w14:textId="397FF884" w:rsidR="00373ADA" w:rsidRPr="001067F3" w:rsidDel="00800AFF" w:rsidRDefault="00920203" w:rsidP="00920203">
            <w:pPr>
              <w:spacing w:after="0" w:line="240" w:lineRule="auto"/>
              <w:jc w:val="center"/>
              <w:rPr>
                <w:del w:id="420" w:author="Tim Kemp" w:date="2026-10-26T11:19:00Z" w16du:dateUtc="2026-10-26T15:19:00Z"/>
                <w:rStyle w:val="normaltextrun"/>
                <w:rFonts w:eastAsiaTheme="minorEastAsia" w:cstheme="minorHAnsi"/>
                <w:sz w:val="20"/>
                <w:szCs w:val="20"/>
              </w:rPr>
            </w:pPr>
            <w:del w:id="421" w:author="Tim Kemp" w:date="2026-10-26T11:19:00Z" w16du:dateUtc="2026-10-26T15:19:00Z">
              <w:r w:rsidDel="00800AFF">
                <w:rPr>
                  <w:rFonts w:eastAsia="Calibri" w:cstheme="minorHAnsi"/>
                  <w:sz w:val="20"/>
                  <w:szCs w:val="20"/>
                </w:rPr>
                <w:delText>200,000</w:delText>
              </w:r>
            </w:del>
          </w:p>
        </w:tc>
      </w:tr>
      <w:tr w:rsidR="00373ADA" w:rsidRPr="001067F3" w:rsidDel="00800AFF" w14:paraId="32EFFA8E" w14:textId="5A2EE087" w:rsidTr="00920203">
        <w:trPr>
          <w:trHeight w:val="300"/>
          <w:jc w:val="center"/>
          <w:del w:id="422" w:author="Tim Kemp" w:date="2026-10-26T11:19:00Z" w16du:dateUtc="2026-10-26T15:19:00Z"/>
        </w:trPr>
        <w:tc>
          <w:tcPr>
            <w:tcW w:w="2160" w:type="dxa"/>
          </w:tcPr>
          <w:p w14:paraId="0CAFEC9D" w14:textId="5232FFE9" w:rsidR="00373ADA" w:rsidRPr="001067F3" w:rsidDel="00800AFF" w:rsidRDefault="00373ADA" w:rsidP="009F47C1">
            <w:pPr>
              <w:spacing w:after="0" w:line="240" w:lineRule="auto"/>
              <w:jc w:val="both"/>
              <w:rPr>
                <w:del w:id="423" w:author="Tim Kemp" w:date="2026-10-26T11:19:00Z" w16du:dateUtc="2026-10-26T15:19:00Z"/>
                <w:rStyle w:val="normaltextrun"/>
                <w:rFonts w:eastAsiaTheme="minorEastAsia" w:cstheme="minorHAnsi"/>
                <w:color w:val="000000" w:themeColor="text1"/>
                <w:sz w:val="20"/>
                <w:szCs w:val="20"/>
              </w:rPr>
            </w:pPr>
            <w:del w:id="424" w:author="Tim Kemp" w:date="2026-10-26T11:19:00Z" w16du:dateUtc="2026-10-26T15:19:00Z">
              <w:r w:rsidRPr="001067F3" w:rsidDel="00800AFF">
                <w:rPr>
                  <w:rStyle w:val="normaltextrun"/>
                  <w:rFonts w:eastAsiaTheme="minorEastAsia" w:cstheme="minorHAnsi"/>
                  <w:color w:val="000000" w:themeColor="text1"/>
                  <w:sz w:val="20"/>
                  <w:szCs w:val="20"/>
                </w:rPr>
                <w:delText xml:space="preserve">December </w:delText>
              </w:r>
              <w:r w:rsidRPr="001067F3" w:rsidDel="00800AFF">
                <w:rPr>
                  <w:rStyle w:val="normaltextrun"/>
                  <w:rFonts w:eastAsiaTheme="minorEastAsia" w:cstheme="minorHAnsi"/>
                  <w:sz w:val="20"/>
                  <w:szCs w:val="20"/>
                </w:rPr>
                <w:delText>2027</w:delText>
              </w:r>
            </w:del>
          </w:p>
        </w:tc>
        <w:tc>
          <w:tcPr>
            <w:tcW w:w="1785" w:type="dxa"/>
          </w:tcPr>
          <w:p w14:paraId="54150B31" w14:textId="56B673F2" w:rsidR="00373ADA" w:rsidRPr="001067F3" w:rsidDel="00800AFF" w:rsidRDefault="00373ADA" w:rsidP="009F47C1">
            <w:pPr>
              <w:spacing w:after="0" w:line="240" w:lineRule="auto"/>
              <w:jc w:val="both"/>
              <w:rPr>
                <w:del w:id="425" w:author="Tim Kemp" w:date="2026-10-26T11:19:00Z" w16du:dateUtc="2026-10-26T15:19:00Z"/>
                <w:rStyle w:val="normaltextrun"/>
                <w:rFonts w:eastAsiaTheme="minorEastAsia" w:cstheme="minorHAnsi"/>
                <w:color w:val="000000" w:themeColor="text1"/>
                <w:sz w:val="20"/>
                <w:szCs w:val="20"/>
              </w:rPr>
            </w:pPr>
            <w:del w:id="426" w:author="Tim Kemp" w:date="2026-10-26T11:19:00Z" w16du:dateUtc="2026-10-26T15:19:00Z">
              <w:r w:rsidRPr="001067F3" w:rsidDel="00800AFF">
                <w:rPr>
                  <w:rStyle w:val="normaltextrun"/>
                  <w:rFonts w:eastAsiaTheme="minorEastAsia" w:cstheme="minorHAnsi"/>
                  <w:color w:val="000000" w:themeColor="text1"/>
                  <w:sz w:val="20"/>
                  <w:szCs w:val="20"/>
                </w:rPr>
                <w:delText xml:space="preserve">December </w:delText>
              </w:r>
              <w:r w:rsidRPr="001067F3" w:rsidDel="00800AFF">
                <w:rPr>
                  <w:rStyle w:val="normaltextrun"/>
                  <w:rFonts w:eastAsiaTheme="minorEastAsia" w:cstheme="minorHAnsi"/>
                  <w:sz w:val="20"/>
                  <w:szCs w:val="20"/>
                </w:rPr>
                <w:delText>2027</w:delText>
              </w:r>
            </w:del>
          </w:p>
        </w:tc>
        <w:tc>
          <w:tcPr>
            <w:tcW w:w="2350" w:type="dxa"/>
            <w:vAlign w:val="bottom"/>
          </w:tcPr>
          <w:p w14:paraId="465B2D91" w14:textId="308ADC36" w:rsidR="00373ADA" w:rsidRPr="001067F3" w:rsidDel="00800AFF" w:rsidRDefault="00373ADA" w:rsidP="00920203">
            <w:pPr>
              <w:spacing w:after="0" w:line="240" w:lineRule="auto"/>
              <w:jc w:val="center"/>
              <w:rPr>
                <w:del w:id="427" w:author="Tim Kemp" w:date="2026-10-26T11:19:00Z" w16du:dateUtc="2026-10-26T15:19:00Z"/>
                <w:rStyle w:val="normaltextrun"/>
                <w:rFonts w:eastAsiaTheme="minorEastAsia" w:cstheme="minorHAnsi"/>
                <w:sz w:val="20"/>
                <w:szCs w:val="20"/>
              </w:rPr>
            </w:pPr>
          </w:p>
        </w:tc>
      </w:tr>
      <w:tr w:rsidR="00800AFF" w:rsidRPr="001067F3" w:rsidDel="00800AFF" w14:paraId="37C0F856" w14:textId="77777777" w:rsidTr="00920203">
        <w:trPr>
          <w:trHeight w:val="300"/>
          <w:jc w:val="center"/>
          <w:ins w:id="428" w:author="Tim Kemp" w:date="2026-10-26T11:19:00Z" w16du:dateUtc="2026-10-26T15:19:00Z"/>
        </w:trPr>
        <w:tc>
          <w:tcPr>
            <w:tcW w:w="2160" w:type="dxa"/>
          </w:tcPr>
          <w:p w14:paraId="0031655F" w14:textId="33A96D68" w:rsidR="00800AFF" w:rsidRPr="001067F3" w:rsidDel="00800AFF" w:rsidRDefault="00800AFF" w:rsidP="009F47C1">
            <w:pPr>
              <w:spacing w:after="0" w:line="240" w:lineRule="auto"/>
              <w:jc w:val="both"/>
              <w:rPr>
                <w:ins w:id="429" w:author="Tim Kemp" w:date="2026-10-26T11:19:00Z" w16du:dateUtc="2026-10-26T15:19:00Z"/>
                <w:rStyle w:val="normaltextrun"/>
                <w:rFonts w:eastAsiaTheme="minorEastAsia" w:cstheme="minorHAnsi"/>
                <w:color w:val="000000" w:themeColor="text1"/>
                <w:sz w:val="20"/>
                <w:szCs w:val="20"/>
              </w:rPr>
            </w:pPr>
            <w:ins w:id="430" w:author="Tim Kemp" w:date="2026-10-26T11:19:00Z" w16du:dateUtc="2026-10-26T15:19:00Z">
              <w:r>
                <w:rPr>
                  <w:rStyle w:val="normaltextrun"/>
                  <w:rFonts w:eastAsiaTheme="minorEastAsia" w:cstheme="minorHAnsi"/>
                  <w:color w:val="000000" w:themeColor="text1"/>
                  <w:sz w:val="20"/>
                  <w:szCs w:val="20"/>
                </w:rPr>
                <w:t>Project Commencement</w:t>
              </w:r>
            </w:ins>
          </w:p>
        </w:tc>
        <w:tc>
          <w:tcPr>
            <w:tcW w:w="1785" w:type="dxa"/>
          </w:tcPr>
          <w:p w14:paraId="020A8E2F" w14:textId="79F8830A" w:rsidR="00800AFF" w:rsidRPr="001067F3" w:rsidDel="00800AFF" w:rsidRDefault="00800AFF" w:rsidP="009F47C1">
            <w:pPr>
              <w:spacing w:after="0" w:line="240" w:lineRule="auto"/>
              <w:jc w:val="both"/>
              <w:rPr>
                <w:ins w:id="431" w:author="Tim Kemp" w:date="2026-10-26T11:19:00Z" w16du:dateUtc="2026-10-26T15:19:00Z"/>
                <w:rStyle w:val="normaltextrun"/>
                <w:rFonts w:eastAsiaTheme="minorEastAsia" w:cstheme="minorHAnsi"/>
                <w:color w:val="000000" w:themeColor="text1"/>
                <w:sz w:val="20"/>
                <w:szCs w:val="20"/>
              </w:rPr>
            </w:pPr>
            <w:ins w:id="432" w:author="Tim Kemp" w:date="2026-10-26T11:19:00Z" w16du:dateUtc="2026-10-26T15:19:00Z">
              <w:r>
                <w:rPr>
                  <w:rStyle w:val="normaltextrun"/>
                  <w:rFonts w:eastAsiaTheme="minorEastAsia" w:cstheme="minorHAnsi"/>
                  <w:color w:val="000000" w:themeColor="text1"/>
                  <w:sz w:val="20"/>
                  <w:szCs w:val="20"/>
                </w:rPr>
                <w:t>November 2026</w:t>
              </w:r>
            </w:ins>
          </w:p>
        </w:tc>
        <w:tc>
          <w:tcPr>
            <w:tcW w:w="2350" w:type="dxa"/>
            <w:vAlign w:val="bottom"/>
          </w:tcPr>
          <w:p w14:paraId="69FD5C0B" w14:textId="16E1AC3C" w:rsidR="00800AFF" w:rsidRPr="001067F3" w:rsidDel="00800AFF" w:rsidRDefault="00800AFF" w:rsidP="00920203">
            <w:pPr>
              <w:spacing w:after="0" w:line="240" w:lineRule="auto"/>
              <w:jc w:val="center"/>
              <w:rPr>
                <w:ins w:id="433" w:author="Tim Kemp" w:date="2026-10-26T11:19:00Z" w16du:dateUtc="2026-10-26T15:19:00Z"/>
                <w:rStyle w:val="normaltextrun"/>
                <w:rFonts w:eastAsiaTheme="minorEastAsia" w:cstheme="minorHAnsi"/>
                <w:sz w:val="20"/>
                <w:szCs w:val="20"/>
              </w:rPr>
            </w:pPr>
            <w:ins w:id="434" w:author="Tim Kemp" w:date="2026-10-26T11:19:00Z" w16du:dateUtc="2026-10-26T15:19:00Z">
              <w:r>
                <w:rPr>
                  <w:rStyle w:val="normaltextrun"/>
                  <w:rFonts w:eastAsiaTheme="minorEastAsia" w:cstheme="minorHAnsi"/>
                  <w:sz w:val="20"/>
                  <w:szCs w:val="20"/>
                </w:rPr>
                <w:t>500</w:t>
              </w:r>
            </w:ins>
            <w:ins w:id="435" w:author="Tim Kemp" w:date="2026-10-26T11:20:00Z" w16du:dateUtc="2026-10-26T15:20:00Z">
              <w:r>
                <w:rPr>
                  <w:rStyle w:val="normaltextrun"/>
                  <w:rFonts w:eastAsiaTheme="minorEastAsia" w:cstheme="minorHAnsi"/>
                  <w:sz w:val="20"/>
                  <w:szCs w:val="20"/>
                </w:rPr>
                <w:t>,</w:t>
              </w:r>
            </w:ins>
            <w:ins w:id="436" w:author="Tim Kemp" w:date="2026-10-26T11:19:00Z" w16du:dateUtc="2026-10-26T15:19:00Z">
              <w:r>
                <w:rPr>
                  <w:rStyle w:val="normaltextrun"/>
                  <w:rFonts w:eastAsiaTheme="minorEastAsia" w:cstheme="minorHAnsi"/>
                  <w:sz w:val="20"/>
                  <w:szCs w:val="20"/>
                </w:rPr>
                <w:t>000</w:t>
              </w:r>
            </w:ins>
          </w:p>
        </w:tc>
      </w:tr>
      <w:tr w:rsidR="00800AFF" w:rsidRPr="001067F3" w:rsidDel="00800AFF" w14:paraId="0F35E1CC" w14:textId="77777777" w:rsidTr="00920203">
        <w:trPr>
          <w:trHeight w:val="300"/>
          <w:jc w:val="center"/>
          <w:ins w:id="437" w:author="Tim Kemp" w:date="2026-10-26T11:19:00Z" w16du:dateUtc="2026-10-26T15:19:00Z"/>
        </w:trPr>
        <w:tc>
          <w:tcPr>
            <w:tcW w:w="2160" w:type="dxa"/>
          </w:tcPr>
          <w:p w14:paraId="25B2CAC4" w14:textId="039A42AD" w:rsidR="00800AFF" w:rsidRDefault="00800AFF" w:rsidP="009F47C1">
            <w:pPr>
              <w:spacing w:after="0" w:line="240" w:lineRule="auto"/>
              <w:jc w:val="both"/>
              <w:rPr>
                <w:ins w:id="438" w:author="Tim Kemp" w:date="2026-10-26T11:19:00Z" w16du:dateUtc="2026-10-26T15:19:00Z"/>
                <w:rStyle w:val="normaltextrun"/>
                <w:rFonts w:eastAsiaTheme="minorEastAsia" w:cstheme="minorHAnsi"/>
                <w:color w:val="000000" w:themeColor="text1"/>
                <w:sz w:val="20"/>
                <w:szCs w:val="20"/>
              </w:rPr>
            </w:pPr>
            <w:commentRangeStart w:id="439"/>
            <w:ins w:id="440" w:author="Tim Kemp" w:date="2026-10-26T11:19:00Z" w16du:dateUtc="2026-10-26T15:19:00Z">
              <w:r>
                <w:rPr>
                  <w:rStyle w:val="normaltextrun"/>
                  <w:rFonts w:eastAsiaTheme="minorEastAsia" w:cstheme="minorHAnsi"/>
                  <w:color w:val="000000" w:themeColor="text1"/>
                  <w:sz w:val="20"/>
                  <w:szCs w:val="20"/>
                </w:rPr>
                <w:t>Delivery of Deliverables D1, D2</w:t>
              </w:r>
            </w:ins>
            <w:commentRangeEnd w:id="439"/>
            <w:r>
              <w:rPr>
                <w:rStyle w:val="CommentReference"/>
                <w:rFonts w:eastAsiaTheme="minorEastAsia" w:cstheme="minorHAnsi"/>
                <w:color w:val="000000" w:themeColor="text1"/>
                <w:sz w:val="20"/>
                <w:szCs w:val="20"/>
              </w:rPr>
              <w:commentReference w:id="439"/>
            </w:r>
          </w:p>
        </w:tc>
        <w:tc>
          <w:tcPr>
            <w:tcW w:w="1785" w:type="dxa"/>
          </w:tcPr>
          <w:p w14:paraId="57197CB2" w14:textId="5BC53B63" w:rsidR="00800AFF" w:rsidRDefault="00800AFF" w:rsidP="009F47C1">
            <w:pPr>
              <w:spacing w:after="0" w:line="240" w:lineRule="auto"/>
              <w:jc w:val="both"/>
              <w:rPr>
                <w:ins w:id="441" w:author="Tim Kemp" w:date="2026-10-26T11:19:00Z" w16du:dateUtc="2026-10-26T15:19:00Z"/>
                <w:rStyle w:val="normaltextrun"/>
                <w:rFonts w:eastAsiaTheme="minorEastAsia" w:cstheme="minorHAnsi"/>
                <w:color w:val="000000" w:themeColor="text1"/>
                <w:sz w:val="20"/>
                <w:szCs w:val="20"/>
              </w:rPr>
            </w:pPr>
            <w:ins w:id="442" w:author="Tim Kemp" w:date="2026-10-26T11:20:00Z" w16du:dateUtc="2026-10-26T15:20:00Z">
              <w:r>
                <w:rPr>
                  <w:rStyle w:val="normaltextrun"/>
                  <w:rFonts w:eastAsiaTheme="minorEastAsia" w:cstheme="minorHAnsi"/>
                  <w:color w:val="000000" w:themeColor="text1"/>
                  <w:sz w:val="20"/>
                  <w:szCs w:val="20"/>
                </w:rPr>
                <w:t>December 31 2026</w:t>
              </w:r>
            </w:ins>
          </w:p>
        </w:tc>
        <w:tc>
          <w:tcPr>
            <w:tcW w:w="2350" w:type="dxa"/>
            <w:vAlign w:val="bottom"/>
          </w:tcPr>
          <w:p w14:paraId="07D19B0C" w14:textId="191C92CF" w:rsidR="00800AFF" w:rsidRDefault="00800AFF" w:rsidP="00920203">
            <w:pPr>
              <w:spacing w:after="0" w:line="240" w:lineRule="auto"/>
              <w:jc w:val="center"/>
              <w:rPr>
                <w:ins w:id="443" w:author="Tim Kemp" w:date="2026-10-26T11:19:00Z" w16du:dateUtc="2026-10-26T15:19:00Z"/>
                <w:rStyle w:val="normaltextrun"/>
                <w:rFonts w:eastAsiaTheme="minorEastAsia" w:cstheme="minorHAnsi"/>
                <w:sz w:val="20"/>
                <w:szCs w:val="20"/>
              </w:rPr>
            </w:pPr>
            <w:ins w:id="444" w:author="Tim Kemp" w:date="2026-10-26T11:20:00Z" w16du:dateUtc="2026-10-26T15:20:00Z">
              <w:r>
                <w:rPr>
                  <w:rStyle w:val="normaltextrun"/>
                  <w:rFonts w:eastAsiaTheme="minorEastAsia" w:cstheme="minorHAnsi"/>
                  <w:sz w:val="20"/>
                  <w:szCs w:val="20"/>
                </w:rPr>
                <w:t>1,500,000</w:t>
              </w:r>
            </w:ins>
          </w:p>
        </w:tc>
      </w:tr>
      <w:tr w:rsidR="00800AFF" w:rsidRPr="001067F3" w:rsidDel="00800AFF" w14:paraId="456DAE4A" w14:textId="77777777" w:rsidTr="00920203">
        <w:trPr>
          <w:trHeight w:val="300"/>
          <w:jc w:val="center"/>
          <w:ins w:id="445" w:author="Tim Kemp" w:date="2026-10-26T11:20:00Z" w16du:dateUtc="2026-10-26T15:20:00Z"/>
        </w:trPr>
        <w:tc>
          <w:tcPr>
            <w:tcW w:w="2160" w:type="dxa"/>
          </w:tcPr>
          <w:p w14:paraId="6F542C6D" w14:textId="0E1A0462" w:rsidR="00800AFF" w:rsidRDefault="00800AFF" w:rsidP="009F47C1">
            <w:pPr>
              <w:spacing w:after="0" w:line="240" w:lineRule="auto"/>
              <w:jc w:val="both"/>
              <w:rPr>
                <w:ins w:id="446" w:author="Tim Kemp" w:date="2026-10-26T11:20:00Z" w16du:dateUtc="2026-10-26T15:20:00Z"/>
                <w:rStyle w:val="normaltextrun"/>
                <w:rFonts w:eastAsiaTheme="minorEastAsia" w:cstheme="minorHAnsi"/>
                <w:color w:val="000000" w:themeColor="text1"/>
                <w:sz w:val="20"/>
                <w:szCs w:val="20"/>
              </w:rPr>
            </w:pPr>
            <w:ins w:id="447" w:author="Tim Kemp" w:date="2026-10-26T11:20:00Z" w16du:dateUtc="2026-10-26T15:20:00Z">
              <w:r>
                <w:rPr>
                  <w:rStyle w:val="normaltextrun"/>
                  <w:rFonts w:eastAsiaTheme="minorEastAsia" w:cstheme="minorHAnsi"/>
                  <w:color w:val="000000" w:themeColor="text1"/>
                  <w:sz w:val="20"/>
                  <w:szCs w:val="20"/>
                </w:rPr>
                <w:t>Delivery of…</w:t>
              </w:r>
            </w:ins>
          </w:p>
        </w:tc>
        <w:tc>
          <w:tcPr>
            <w:tcW w:w="1785" w:type="dxa"/>
          </w:tcPr>
          <w:p w14:paraId="0B394511" w14:textId="1F7FD251" w:rsidR="00800AFF" w:rsidRDefault="00800AFF" w:rsidP="009F47C1">
            <w:pPr>
              <w:spacing w:after="0" w:line="240" w:lineRule="auto"/>
              <w:jc w:val="both"/>
              <w:rPr>
                <w:ins w:id="448" w:author="Tim Kemp" w:date="2026-10-26T11:20:00Z" w16du:dateUtc="2026-10-26T15:20:00Z"/>
                <w:rStyle w:val="normaltextrun"/>
                <w:rFonts w:eastAsiaTheme="minorEastAsia" w:cstheme="minorHAnsi"/>
                <w:color w:val="000000" w:themeColor="text1"/>
                <w:sz w:val="20"/>
                <w:szCs w:val="20"/>
              </w:rPr>
            </w:pPr>
            <w:ins w:id="449" w:author="Tim Kemp" w:date="2026-10-26T11:20:00Z" w16du:dateUtc="2026-10-26T15:20:00Z">
              <w:r>
                <w:rPr>
                  <w:rStyle w:val="normaltextrun"/>
                  <w:rFonts w:eastAsiaTheme="minorEastAsia" w:cstheme="minorHAnsi"/>
                  <w:color w:val="000000" w:themeColor="text1"/>
                  <w:sz w:val="20"/>
                  <w:szCs w:val="20"/>
                </w:rPr>
                <w:t>March 31, 2027</w:t>
              </w:r>
            </w:ins>
          </w:p>
        </w:tc>
        <w:tc>
          <w:tcPr>
            <w:tcW w:w="2350" w:type="dxa"/>
            <w:vAlign w:val="bottom"/>
          </w:tcPr>
          <w:p w14:paraId="2F1B4D35" w14:textId="6ECFAED9" w:rsidR="00800AFF" w:rsidRDefault="00800AFF" w:rsidP="00920203">
            <w:pPr>
              <w:spacing w:after="0" w:line="240" w:lineRule="auto"/>
              <w:jc w:val="center"/>
              <w:rPr>
                <w:ins w:id="450" w:author="Tim Kemp" w:date="2026-10-26T11:20:00Z" w16du:dateUtc="2026-10-26T15:20:00Z"/>
                <w:rStyle w:val="normaltextrun"/>
                <w:rFonts w:eastAsiaTheme="minorEastAsia" w:cstheme="minorHAnsi"/>
                <w:sz w:val="20"/>
                <w:szCs w:val="20"/>
              </w:rPr>
            </w:pPr>
            <w:ins w:id="451" w:author="Tim Kemp" w:date="2026-10-26T11:20:00Z" w16du:dateUtc="2026-10-26T15:20:00Z">
              <w:r>
                <w:rPr>
                  <w:rStyle w:val="normaltextrun"/>
                  <w:rFonts w:eastAsiaTheme="minorEastAsia" w:cstheme="minorHAnsi"/>
                  <w:sz w:val="20"/>
                  <w:szCs w:val="20"/>
                </w:rPr>
                <w:t>xxxxx</w:t>
              </w:r>
            </w:ins>
          </w:p>
        </w:tc>
      </w:tr>
    </w:tbl>
    <w:p w14:paraId="038B1EC5" w14:textId="77777777" w:rsidR="00B7737F" w:rsidRPr="001067F3" w:rsidRDefault="00B7737F" w:rsidP="009F47C1">
      <w:pPr>
        <w:spacing w:after="0" w:line="240" w:lineRule="auto"/>
        <w:rPr>
          <w:rFonts w:cstheme="minorHAnsi"/>
        </w:rPr>
      </w:pPr>
    </w:p>
    <w:p w14:paraId="714DF541" w14:textId="77777777" w:rsidR="00B7737F" w:rsidRPr="001067F3" w:rsidRDefault="00B7737F" w:rsidP="009F47C1">
      <w:pPr>
        <w:spacing w:after="0" w:line="240" w:lineRule="auto"/>
        <w:ind w:left="720"/>
        <w:rPr>
          <w:rFonts w:eastAsia="Calibri" w:cstheme="minorHAnsi"/>
          <w:color w:val="0000FF"/>
        </w:rPr>
      </w:pPr>
    </w:p>
    <w:p w14:paraId="491D0842" w14:textId="77777777" w:rsidR="003D38B7" w:rsidRPr="001067F3" w:rsidRDefault="003D38B7" w:rsidP="009F47C1">
      <w:pPr>
        <w:spacing w:after="0" w:line="240" w:lineRule="auto"/>
        <w:ind w:left="720"/>
        <w:rPr>
          <w:rFonts w:eastAsia="Calibri" w:cstheme="minorHAnsi"/>
          <w:color w:val="0000FF"/>
        </w:rPr>
      </w:pPr>
    </w:p>
    <w:p w14:paraId="7A608A03" w14:textId="5DB9B46E" w:rsidR="00CC0927" w:rsidRPr="001067F3" w:rsidRDefault="00CC0927" w:rsidP="003D4B65">
      <w:pPr>
        <w:pStyle w:val="KLevel1"/>
        <w:numPr>
          <w:ilvl w:val="0"/>
          <w:numId w:val="13"/>
        </w:numPr>
        <w:spacing w:after="0"/>
        <w:rPr>
          <w:rFonts w:asciiTheme="minorHAnsi" w:hAnsiTheme="minorHAnsi" w:cstheme="minorHAnsi"/>
        </w:rPr>
      </w:pPr>
      <w:bookmarkStart w:id="452" w:name="OLE_LINK10"/>
      <w:r w:rsidRPr="001067F3">
        <w:rPr>
          <w:rFonts w:asciiTheme="minorHAnsi" w:hAnsiTheme="minorHAnsi" w:cstheme="minorHAnsi"/>
        </w:rPr>
        <w:t xml:space="preserve">Miscellaneous. The Seller’s Invoice Number and Buyer Purchase Order </w:t>
      </w:r>
      <w:r w:rsidR="000B48A9" w:rsidRPr="001067F3">
        <w:rPr>
          <w:rFonts w:asciiTheme="minorHAnsi" w:hAnsiTheme="minorHAnsi" w:cstheme="minorHAnsi"/>
        </w:rPr>
        <w:t xml:space="preserve">(PO) </w:t>
      </w:r>
      <w:r w:rsidRPr="001067F3">
        <w:rPr>
          <w:rFonts w:asciiTheme="minorHAnsi" w:hAnsiTheme="minorHAnsi" w:cstheme="minorHAnsi"/>
        </w:rPr>
        <w:t>Number must be included on the invoice. A list of the deliverables and/or services for which you are invoicing Buyer must be included on the invoice. Any expenses must be shown on a separate line item on the invoice.</w:t>
      </w:r>
    </w:p>
    <w:p w14:paraId="649B9225" w14:textId="7F913D4D" w:rsidR="00CC0927" w:rsidRPr="001067F3" w:rsidRDefault="00CC0927" w:rsidP="003D4B65">
      <w:pPr>
        <w:pStyle w:val="KLevel1"/>
        <w:numPr>
          <w:ilvl w:val="0"/>
          <w:numId w:val="13"/>
        </w:numPr>
        <w:spacing w:after="0"/>
        <w:rPr>
          <w:rFonts w:asciiTheme="minorHAnsi" w:hAnsiTheme="minorHAnsi" w:cstheme="minorHAnsi"/>
          <w:b/>
        </w:rPr>
      </w:pPr>
      <w:r w:rsidRPr="001067F3">
        <w:rPr>
          <w:rFonts w:asciiTheme="minorHAnsi" w:hAnsiTheme="minorHAnsi" w:cstheme="minorHAnsi"/>
        </w:rPr>
        <w:t xml:space="preserve">Changes to </w:t>
      </w:r>
      <w:r w:rsidR="00F259D6" w:rsidRPr="001067F3">
        <w:rPr>
          <w:rFonts w:asciiTheme="minorHAnsi" w:hAnsiTheme="minorHAnsi" w:cstheme="minorHAnsi"/>
        </w:rPr>
        <w:t>SOW</w:t>
      </w:r>
      <w:r w:rsidRPr="001067F3">
        <w:rPr>
          <w:rFonts w:asciiTheme="minorHAnsi" w:hAnsiTheme="minorHAnsi" w:cstheme="minorHAnsi"/>
        </w:rPr>
        <w:t xml:space="preserve">. </w:t>
      </w:r>
      <w:r w:rsidRPr="001067F3">
        <w:rPr>
          <w:rFonts w:asciiTheme="minorHAnsi" w:hAnsiTheme="minorHAnsi" w:cstheme="minorHAnsi"/>
          <w:shd w:val="clear" w:color="auto" w:fill="FFFFFF"/>
        </w:rPr>
        <w:t>No change, modification</w:t>
      </w:r>
      <w:r w:rsidR="363A47DD" w:rsidRPr="001067F3">
        <w:rPr>
          <w:rFonts w:asciiTheme="minorHAnsi" w:hAnsiTheme="minorHAnsi" w:cstheme="minorHAnsi"/>
          <w:shd w:val="clear" w:color="auto" w:fill="FFFFFF"/>
        </w:rPr>
        <w:t>,</w:t>
      </w:r>
      <w:r w:rsidRPr="001067F3">
        <w:rPr>
          <w:rFonts w:asciiTheme="minorHAnsi" w:hAnsiTheme="minorHAnsi" w:cstheme="minorHAnsi"/>
          <w:shd w:val="clear" w:color="auto" w:fill="FFFFFF"/>
        </w:rPr>
        <w:t xml:space="preserve"> or waiver of any provision of this </w:t>
      </w:r>
      <w:r w:rsidR="00F259D6" w:rsidRPr="001067F3">
        <w:rPr>
          <w:rFonts w:asciiTheme="minorHAnsi" w:hAnsiTheme="minorHAnsi" w:cstheme="minorHAnsi"/>
          <w:shd w:val="clear" w:color="auto" w:fill="FFFFFF"/>
        </w:rPr>
        <w:t>SOW</w:t>
      </w:r>
      <w:r w:rsidRPr="001067F3">
        <w:rPr>
          <w:rFonts w:asciiTheme="minorHAnsi" w:hAnsiTheme="minorHAnsi" w:cstheme="minorHAnsi"/>
          <w:shd w:val="clear" w:color="auto" w:fill="FFFFFF"/>
        </w:rPr>
        <w:t xml:space="preserve"> shall be valid unless the same is in writing and signed by the parties hereto</w:t>
      </w:r>
      <w:r w:rsidRPr="001067F3">
        <w:rPr>
          <w:rFonts w:asciiTheme="minorHAnsi" w:hAnsiTheme="minorHAnsi" w:cstheme="minorHAnsi"/>
        </w:rPr>
        <w:t>.</w:t>
      </w:r>
    </w:p>
    <w:p w14:paraId="3F42756D" w14:textId="267FAA20" w:rsidR="00CC0927" w:rsidRPr="001067F3" w:rsidRDefault="00CC0927" w:rsidP="003D4B65">
      <w:pPr>
        <w:pStyle w:val="KLevel1"/>
        <w:numPr>
          <w:ilvl w:val="0"/>
          <w:numId w:val="13"/>
        </w:numPr>
        <w:spacing w:after="0"/>
        <w:rPr>
          <w:rFonts w:asciiTheme="minorHAnsi" w:hAnsiTheme="minorHAnsi" w:cstheme="minorHAnsi"/>
          <w:b/>
        </w:rPr>
      </w:pPr>
      <w:r w:rsidRPr="001067F3">
        <w:rPr>
          <w:rFonts w:asciiTheme="minorHAnsi" w:hAnsiTheme="minorHAnsi" w:cstheme="minorHAnsi"/>
        </w:rPr>
        <w:t xml:space="preserve">Termination for Convenience. Buyer may terminate this </w:t>
      </w:r>
      <w:r w:rsidR="00F259D6" w:rsidRPr="001067F3">
        <w:rPr>
          <w:rFonts w:asciiTheme="minorHAnsi" w:hAnsiTheme="minorHAnsi" w:cstheme="minorHAnsi"/>
        </w:rPr>
        <w:t>SOW</w:t>
      </w:r>
      <w:r w:rsidRPr="001067F3">
        <w:rPr>
          <w:rFonts w:asciiTheme="minorHAnsi" w:hAnsiTheme="minorHAnsi" w:cstheme="minorHAnsi"/>
        </w:rPr>
        <w:t xml:space="preserve"> upon delivering </w:t>
      </w:r>
      <w:r w:rsidR="00763358" w:rsidRPr="001067F3">
        <w:rPr>
          <w:rFonts w:asciiTheme="minorHAnsi" w:hAnsiTheme="minorHAnsi" w:cstheme="minorHAnsi"/>
        </w:rPr>
        <w:t>thirty</w:t>
      </w:r>
      <w:r w:rsidRPr="001067F3">
        <w:rPr>
          <w:rFonts w:asciiTheme="minorHAnsi" w:hAnsiTheme="minorHAnsi" w:cstheme="minorHAnsi"/>
        </w:rPr>
        <w:t xml:space="preserve"> (</w:t>
      </w:r>
      <w:r w:rsidR="00763358" w:rsidRPr="001067F3">
        <w:rPr>
          <w:rFonts w:asciiTheme="minorHAnsi" w:hAnsiTheme="minorHAnsi" w:cstheme="minorHAnsi"/>
        </w:rPr>
        <w:t>30</w:t>
      </w:r>
      <w:r w:rsidRPr="001067F3">
        <w:rPr>
          <w:rFonts w:asciiTheme="minorHAnsi" w:hAnsiTheme="minorHAnsi" w:cstheme="minorHAnsi"/>
        </w:rPr>
        <w:t xml:space="preserve">) days prior written notice of such termination to Seller. Following such notice and prior to the effective date of termination, Seller shall immediately cease all work with respect to this </w:t>
      </w:r>
      <w:r w:rsidR="00F259D6" w:rsidRPr="001067F3">
        <w:rPr>
          <w:rFonts w:asciiTheme="minorHAnsi" w:hAnsiTheme="minorHAnsi" w:cstheme="minorHAnsi"/>
        </w:rPr>
        <w:t>SOW</w:t>
      </w:r>
      <w:r w:rsidRPr="001067F3">
        <w:rPr>
          <w:rFonts w:asciiTheme="minorHAnsi" w:hAnsiTheme="minorHAnsi" w:cstheme="minorHAnsi"/>
        </w:rPr>
        <w:t>, in a reasonable and orderly fashion in accordance with Buyer’s instructions.  Within the thirty (</w:t>
      </w:r>
      <w:r w:rsidR="00763358" w:rsidRPr="001067F3">
        <w:rPr>
          <w:rFonts w:asciiTheme="minorHAnsi" w:hAnsiTheme="minorHAnsi" w:cstheme="minorHAnsi"/>
        </w:rPr>
        <w:t>30</w:t>
      </w:r>
      <w:r w:rsidRPr="001067F3">
        <w:rPr>
          <w:rFonts w:asciiTheme="minorHAnsi" w:hAnsiTheme="minorHAnsi" w:cstheme="minorHAnsi"/>
        </w:rPr>
        <w:t xml:space="preserve">) day prior notice period, Seller shall deliver to Buyer all Deliverables or partial Deliverables and any documentation relating to this </w:t>
      </w:r>
      <w:r w:rsidR="00F259D6" w:rsidRPr="001067F3">
        <w:rPr>
          <w:rFonts w:asciiTheme="minorHAnsi" w:hAnsiTheme="minorHAnsi" w:cstheme="minorHAnsi"/>
        </w:rPr>
        <w:t>SOW</w:t>
      </w:r>
      <w:r w:rsidRPr="001067F3">
        <w:rPr>
          <w:rFonts w:asciiTheme="minorHAnsi" w:hAnsiTheme="minorHAnsi" w:cstheme="minorHAnsi"/>
        </w:rPr>
        <w:t xml:space="preserve"> in an orderly manner. After delivery of such notice, Buyer shall have no further liability to Seller with respect to this </w:t>
      </w:r>
      <w:r w:rsidR="00F259D6" w:rsidRPr="001067F3">
        <w:rPr>
          <w:rFonts w:asciiTheme="minorHAnsi" w:hAnsiTheme="minorHAnsi" w:cstheme="minorHAnsi"/>
        </w:rPr>
        <w:t>SOW</w:t>
      </w:r>
      <w:r w:rsidRPr="001067F3">
        <w:rPr>
          <w:rFonts w:asciiTheme="minorHAnsi" w:hAnsiTheme="minorHAnsi" w:cstheme="minorHAnsi"/>
        </w:rPr>
        <w:t xml:space="preserve">, except that Buyer shall be liable for Seller’s charges for work performed through the effective date of such termination in accordance with the </w:t>
      </w:r>
      <w:r w:rsidR="0069165C" w:rsidRPr="001067F3">
        <w:rPr>
          <w:rFonts w:asciiTheme="minorHAnsi" w:hAnsiTheme="minorHAnsi" w:cstheme="minorHAnsi"/>
        </w:rPr>
        <w:t>Product Engagement Agreement</w:t>
      </w:r>
      <w:r w:rsidRPr="001067F3">
        <w:rPr>
          <w:rFonts w:asciiTheme="minorHAnsi" w:hAnsiTheme="minorHAnsi" w:cstheme="minorHAnsi"/>
        </w:rPr>
        <w:t>.</w:t>
      </w:r>
    </w:p>
    <w:p w14:paraId="7E485372" w14:textId="77777777" w:rsidR="007A2FF5" w:rsidRPr="001067F3" w:rsidRDefault="007A2FF5" w:rsidP="009F47C1">
      <w:pPr>
        <w:pStyle w:val="KLevel1"/>
        <w:spacing w:after="0"/>
        <w:rPr>
          <w:rFonts w:asciiTheme="minorHAnsi" w:hAnsiTheme="minorHAnsi" w:cstheme="minorHAnsi"/>
        </w:rPr>
      </w:pPr>
    </w:p>
    <w:p w14:paraId="50E7360E" w14:textId="4F9E63FA" w:rsidR="007A2FF5" w:rsidRDefault="00F204E0">
      <w:pPr>
        <w:rPr>
          <w:rFonts w:cstheme="minorHAnsi"/>
          <w:sz w:val="20"/>
        </w:rPr>
      </w:pPr>
      <w:r>
        <w:rPr>
          <w:rFonts w:cstheme="minorHAnsi"/>
        </w:rPr>
        <w:br w:type="page"/>
      </w:r>
    </w:p>
    <w:p w14:paraId="0A6E4C29" w14:textId="77777777" w:rsidR="007A2FF5" w:rsidRPr="001067F3" w:rsidRDefault="007A2FF5" w:rsidP="009F47C1">
      <w:pPr>
        <w:pStyle w:val="KLevel1"/>
        <w:spacing w:after="0"/>
        <w:rPr>
          <w:rFonts w:asciiTheme="minorHAnsi" w:hAnsiTheme="minorHAnsi" w:cstheme="minorHAnsi"/>
        </w:rPr>
      </w:pPr>
    </w:p>
    <w:p w14:paraId="2B78942F" w14:textId="77777777" w:rsidR="007A2FF5" w:rsidRPr="001067F3" w:rsidRDefault="007A2FF5" w:rsidP="009F47C1">
      <w:pPr>
        <w:pStyle w:val="KLevel1"/>
        <w:spacing w:after="0"/>
        <w:rPr>
          <w:rFonts w:asciiTheme="minorHAnsi" w:hAnsiTheme="minorHAnsi" w:cstheme="minorHAnsi"/>
        </w:rPr>
      </w:pPr>
    </w:p>
    <w:p w14:paraId="5E00C00E" w14:textId="77777777" w:rsidR="003D38B7" w:rsidRPr="001067F3" w:rsidRDefault="003D38B7" w:rsidP="009F47C1">
      <w:pPr>
        <w:spacing w:after="0" w:line="240" w:lineRule="auto"/>
        <w:jc w:val="center"/>
        <w:rPr>
          <w:rFonts w:cstheme="minorHAnsi"/>
          <w:b/>
          <w:bCs/>
          <w:u w:val="single"/>
        </w:rPr>
      </w:pPr>
    </w:p>
    <w:p w14:paraId="739FA438" w14:textId="4BD99116" w:rsidR="00CC0927" w:rsidRPr="001067F3" w:rsidRDefault="00CC0927" w:rsidP="009F47C1">
      <w:pPr>
        <w:spacing w:after="0" w:line="240" w:lineRule="auto"/>
        <w:jc w:val="center"/>
        <w:rPr>
          <w:rFonts w:cstheme="minorHAnsi"/>
          <w:b/>
          <w:bCs/>
          <w:u w:val="single"/>
        </w:rPr>
      </w:pPr>
      <w:r w:rsidRPr="001067F3">
        <w:rPr>
          <w:rFonts w:cstheme="minorHAnsi"/>
          <w:b/>
          <w:bCs/>
          <w:u w:val="single"/>
        </w:rPr>
        <w:t>SIGNATURE PAGE FOLLOWS</w:t>
      </w:r>
    </w:p>
    <w:bookmarkEnd w:id="452"/>
    <w:p w14:paraId="0F192D45" w14:textId="488AF125" w:rsidR="000B48A9" w:rsidRPr="001067F3" w:rsidRDefault="00A67A96" w:rsidP="009F47C1">
      <w:pPr>
        <w:spacing w:after="0" w:line="240" w:lineRule="auto"/>
        <w:rPr>
          <w:rFonts w:cstheme="minorHAnsi"/>
        </w:rPr>
      </w:pPr>
      <w:r w:rsidRPr="001067F3">
        <w:rPr>
          <w:rFonts w:cstheme="minorHAnsi"/>
        </w:rPr>
        <w:br/>
      </w:r>
      <w:r w:rsidR="000B48A9" w:rsidRPr="001067F3">
        <w:rPr>
          <w:rFonts w:cstheme="minorHAnsi"/>
          <w:sz w:val="20"/>
          <w:szCs w:val="20"/>
        </w:rPr>
        <w:t>The Parties have read this document and agree to be bound by its terms. The Parties’ authorized representatives execute this document by signing below, either physically or electronically (if legally valid), and may sign separate copies.</w:t>
      </w:r>
    </w:p>
    <w:tbl>
      <w:tblPr>
        <w:tblW w:w="0" w:type="auto"/>
        <w:tblLook w:val="04A0" w:firstRow="1" w:lastRow="0" w:firstColumn="1" w:lastColumn="0" w:noHBand="0" w:noVBand="1"/>
      </w:tblPr>
      <w:tblGrid>
        <w:gridCol w:w="4788"/>
        <w:gridCol w:w="4788"/>
      </w:tblGrid>
      <w:tr w:rsidR="000B48A9" w:rsidRPr="00CB7A2F" w14:paraId="0B20CBE6" w14:textId="77777777" w:rsidTr="00FB42A0">
        <w:tc>
          <w:tcPr>
            <w:tcW w:w="4788" w:type="dxa"/>
            <w:hideMark/>
          </w:tcPr>
          <w:p w14:paraId="53EA5A06" w14:textId="4454C8F1" w:rsidR="000B48A9" w:rsidRPr="001067F3" w:rsidRDefault="000B48A9" w:rsidP="009F47C1">
            <w:pPr>
              <w:spacing w:after="0" w:line="240" w:lineRule="auto"/>
              <w:jc w:val="both"/>
              <w:rPr>
                <w:rFonts w:cstheme="minorHAnsi"/>
                <w:b/>
                <w:color w:val="000000" w:themeColor="text1"/>
                <w:sz w:val="20"/>
                <w:szCs w:val="20"/>
                <w:shd w:val="clear" w:color="auto" w:fill="FFFFFF"/>
                <w:lang w:val="pt-BR"/>
              </w:rPr>
            </w:pPr>
            <w:r w:rsidRPr="001067F3">
              <w:rPr>
                <w:rFonts w:cstheme="minorHAnsi"/>
                <w:b/>
                <w:bCs/>
                <w:sz w:val="20"/>
                <w:szCs w:val="20"/>
                <w:lang w:val="es-ES"/>
              </w:rPr>
              <w:t>[</w:t>
            </w:r>
            <w:r w:rsidR="00F351FE" w:rsidRPr="001067F3">
              <w:rPr>
                <w:rFonts w:cstheme="minorHAnsi"/>
                <w:b/>
                <w:color w:val="000000" w:themeColor="text1"/>
                <w:sz w:val="20"/>
                <w:szCs w:val="20"/>
                <w:shd w:val="clear" w:color="auto" w:fill="FFFFFF"/>
                <w:lang w:val="pt-BR"/>
              </w:rPr>
              <w:t>Mondelez Mexico S. de R.L. de C.V.</w:t>
            </w:r>
            <w:r w:rsidRPr="001067F3">
              <w:rPr>
                <w:rFonts w:cstheme="minorHAnsi"/>
                <w:b/>
                <w:bCs/>
                <w:sz w:val="20"/>
                <w:szCs w:val="20"/>
                <w:lang w:val="es-ES"/>
              </w:rPr>
              <w:t>]</w:t>
            </w:r>
          </w:p>
        </w:tc>
        <w:tc>
          <w:tcPr>
            <w:tcW w:w="4788" w:type="dxa"/>
            <w:hideMark/>
          </w:tcPr>
          <w:p w14:paraId="608C8D97" w14:textId="39C193B5" w:rsidR="000B48A9" w:rsidRPr="001067F3" w:rsidRDefault="000B48A9" w:rsidP="009F47C1">
            <w:pPr>
              <w:spacing w:after="0" w:line="240" w:lineRule="auto"/>
              <w:jc w:val="both"/>
              <w:rPr>
                <w:rFonts w:cstheme="minorHAnsi"/>
                <w:b/>
                <w:bCs/>
                <w:sz w:val="20"/>
                <w:szCs w:val="20"/>
                <w:lang w:val="pt-BR"/>
              </w:rPr>
            </w:pPr>
            <w:r w:rsidRPr="001067F3">
              <w:rPr>
                <w:rFonts w:cstheme="minorHAnsi"/>
                <w:b/>
                <w:bCs/>
                <w:sz w:val="20"/>
                <w:szCs w:val="20"/>
                <w:lang w:val="pt-BR"/>
              </w:rPr>
              <w:t>[</w:t>
            </w:r>
            <w:r w:rsidR="006F0B86" w:rsidRPr="001067F3">
              <w:rPr>
                <w:rFonts w:cstheme="minorHAnsi"/>
                <w:b/>
                <w:bCs/>
                <w:color w:val="000000" w:themeColor="text1"/>
                <w:sz w:val="20"/>
                <w:szCs w:val="20"/>
                <w:shd w:val="clear" w:color="auto" w:fill="FFFFFF"/>
                <w:lang w:val="pt-BR"/>
              </w:rPr>
              <w:t>Lingaro Mexico S. de R.L. de C.V</w:t>
            </w:r>
            <w:r w:rsidR="00B10B22" w:rsidRPr="001067F3">
              <w:rPr>
                <w:rFonts w:cstheme="minorHAnsi"/>
                <w:b/>
                <w:bCs/>
                <w:color w:val="000000" w:themeColor="text1"/>
                <w:sz w:val="20"/>
                <w:szCs w:val="20"/>
                <w:shd w:val="clear" w:color="auto" w:fill="FFFFFF"/>
                <w:lang w:val="pt-BR"/>
              </w:rPr>
              <w:t>]</w:t>
            </w:r>
          </w:p>
        </w:tc>
      </w:tr>
      <w:tr w:rsidR="000B48A9" w:rsidRPr="001067F3" w14:paraId="6ADA072B" w14:textId="77777777" w:rsidTr="00FB42A0">
        <w:tc>
          <w:tcPr>
            <w:tcW w:w="4788" w:type="dxa"/>
          </w:tcPr>
          <w:p w14:paraId="043AFB91" w14:textId="77777777" w:rsidR="000B48A9" w:rsidRPr="001067F3" w:rsidRDefault="000B48A9" w:rsidP="009F47C1">
            <w:pPr>
              <w:spacing w:after="0" w:line="240" w:lineRule="auto"/>
              <w:jc w:val="both"/>
              <w:rPr>
                <w:rFonts w:cstheme="minorHAnsi"/>
                <w:sz w:val="20"/>
                <w:szCs w:val="20"/>
                <w:lang w:val="pt-BR"/>
              </w:rPr>
            </w:pPr>
          </w:p>
          <w:p w14:paraId="328448D0" w14:textId="77777777" w:rsidR="00F204E0" w:rsidRDefault="00F204E0" w:rsidP="009F47C1">
            <w:pPr>
              <w:spacing w:after="0" w:line="240" w:lineRule="auto"/>
              <w:jc w:val="both"/>
              <w:rPr>
                <w:rFonts w:cstheme="minorHAnsi"/>
                <w:sz w:val="20"/>
                <w:szCs w:val="20"/>
                <w:lang w:val="pt-BR"/>
              </w:rPr>
            </w:pPr>
          </w:p>
          <w:p w14:paraId="5F41FDC5" w14:textId="77777777" w:rsidR="00F204E0" w:rsidRDefault="00F204E0" w:rsidP="009F47C1">
            <w:pPr>
              <w:spacing w:after="0" w:line="240" w:lineRule="auto"/>
              <w:jc w:val="both"/>
              <w:rPr>
                <w:rFonts w:cstheme="minorHAnsi"/>
                <w:sz w:val="20"/>
                <w:szCs w:val="20"/>
                <w:lang w:val="pt-BR"/>
              </w:rPr>
            </w:pPr>
          </w:p>
          <w:p w14:paraId="0CB4671B" w14:textId="77777777" w:rsidR="00F204E0" w:rsidRDefault="00F204E0" w:rsidP="009F47C1">
            <w:pPr>
              <w:spacing w:after="0" w:line="240" w:lineRule="auto"/>
              <w:jc w:val="both"/>
              <w:rPr>
                <w:rFonts w:cstheme="minorHAnsi"/>
                <w:sz w:val="20"/>
                <w:szCs w:val="20"/>
                <w:lang w:val="pt-BR"/>
              </w:rPr>
            </w:pPr>
          </w:p>
          <w:p w14:paraId="11020F21" w14:textId="77777777" w:rsidR="00F204E0" w:rsidRDefault="00F204E0" w:rsidP="009F47C1">
            <w:pPr>
              <w:spacing w:after="0" w:line="240" w:lineRule="auto"/>
              <w:jc w:val="both"/>
              <w:rPr>
                <w:rFonts w:cstheme="minorHAnsi"/>
                <w:sz w:val="20"/>
                <w:szCs w:val="20"/>
                <w:lang w:val="pt-BR"/>
              </w:rPr>
            </w:pPr>
          </w:p>
          <w:p w14:paraId="022FB941" w14:textId="77777777" w:rsidR="00F204E0" w:rsidRDefault="00F204E0" w:rsidP="009F47C1">
            <w:pPr>
              <w:spacing w:after="0" w:line="240" w:lineRule="auto"/>
              <w:jc w:val="both"/>
              <w:rPr>
                <w:rFonts w:cstheme="minorHAnsi"/>
                <w:sz w:val="20"/>
                <w:szCs w:val="20"/>
                <w:lang w:val="pt-BR"/>
              </w:rPr>
            </w:pPr>
          </w:p>
          <w:p w14:paraId="0A7E40E4" w14:textId="77777777" w:rsidR="00F204E0" w:rsidRPr="001067F3" w:rsidRDefault="00F204E0" w:rsidP="009F47C1">
            <w:pPr>
              <w:spacing w:after="0" w:line="240" w:lineRule="auto"/>
              <w:jc w:val="both"/>
              <w:rPr>
                <w:rFonts w:cstheme="minorHAnsi"/>
                <w:sz w:val="20"/>
                <w:szCs w:val="20"/>
                <w:lang w:val="pt-BR"/>
              </w:rPr>
            </w:pPr>
          </w:p>
          <w:p w14:paraId="65D1A850"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___________________________________</w:t>
            </w:r>
          </w:p>
          <w:p w14:paraId="3732FF92"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Signature</w:t>
            </w:r>
          </w:p>
        </w:tc>
        <w:tc>
          <w:tcPr>
            <w:tcW w:w="4788" w:type="dxa"/>
          </w:tcPr>
          <w:p w14:paraId="3A835D34" w14:textId="77777777" w:rsidR="000B48A9" w:rsidRPr="001067F3" w:rsidRDefault="000B48A9" w:rsidP="009F47C1">
            <w:pPr>
              <w:spacing w:after="0" w:line="240" w:lineRule="auto"/>
              <w:jc w:val="both"/>
              <w:rPr>
                <w:rFonts w:cstheme="minorHAnsi"/>
                <w:sz w:val="20"/>
                <w:szCs w:val="20"/>
              </w:rPr>
            </w:pPr>
          </w:p>
          <w:p w14:paraId="0DEA6702" w14:textId="77777777" w:rsidR="00F204E0" w:rsidRDefault="00F204E0" w:rsidP="009F47C1">
            <w:pPr>
              <w:spacing w:after="0" w:line="240" w:lineRule="auto"/>
              <w:jc w:val="both"/>
              <w:rPr>
                <w:rFonts w:cstheme="minorHAnsi"/>
                <w:sz w:val="20"/>
                <w:szCs w:val="20"/>
              </w:rPr>
            </w:pPr>
          </w:p>
          <w:p w14:paraId="23AF99C9" w14:textId="77777777" w:rsidR="00F204E0" w:rsidRDefault="00F204E0" w:rsidP="009F47C1">
            <w:pPr>
              <w:spacing w:after="0" w:line="240" w:lineRule="auto"/>
              <w:jc w:val="both"/>
              <w:rPr>
                <w:rFonts w:cstheme="minorHAnsi"/>
                <w:sz w:val="20"/>
                <w:szCs w:val="20"/>
              </w:rPr>
            </w:pPr>
          </w:p>
          <w:p w14:paraId="40FF128C" w14:textId="77777777" w:rsidR="00F204E0" w:rsidRDefault="00F204E0" w:rsidP="009F47C1">
            <w:pPr>
              <w:spacing w:after="0" w:line="240" w:lineRule="auto"/>
              <w:jc w:val="both"/>
              <w:rPr>
                <w:rFonts w:cstheme="minorHAnsi"/>
                <w:sz w:val="20"/>
                <w:szCs w:val="20"/>
              </w:rPr>
            </w:pPr>
          </w:p>
          <w:p w14:paraId="42958968" w14:textId="77777777" w:rsidR="00F204E0" w:rsidRDefault="00F204E0" w:rsidP="009F47C1">
            <w:pPr>
              <w:spacing w:after="0" w:line="240" w:lineRule="auto"/>
              <w:jc w:val="both"/>
              <w:rPr>
                <w:rFonts w:cstheme="minorHAnsi"/>
                <w:sz w:val="20"/>
                <w:szCs w:val="20"/>
              </w:rPr>
            </w:pPr>
          </w:p>
          <w:p w14:paraId="71EEBBE3" w14:textId="77777777" w:rsidR="00F204E0" w:rsidRDefault="00F204E0" w:rsidP="009F47C1">
            <w:pPr>
              <w:spacing w:after="0" w:line="240" w:lineRule="auto"/>
              <w:jc w:val="both"/>
              <w:rPr>
                <w:rFonts w:cstheme="minorHAnsi"/>
                <w:sz w:val="20"/>
                <w:szCs w:val="20"/>
              </w:rPr>
            </w:pPr>
          </w:p>
          <w:p w14:paraId="2BA3E34A" w14:textId="77777777" w:rsidR="00F204E0" w:rsidRPr="001067F3" w:rsidRDefault="00F204E0" w:rsidP="009F47C1">
            <w:pPr>
              <w:spacing w:after="0" w:line="240" w:lineRule="auto"/>
              <w:jc w:val="both"/>
              <w:rPr>
                <w:rFonts w:cstheme="minorHAnsi"/>
                <w:sz w:val="20"/>
                <w:szCs w:val="20"/>
              </w:rPr>
            </w:pPr>
          </w:p>
          <w:p w14:paraId="5C9B7393"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___________________________________</w:t>
            </w:r>
          </w:p>
          <w:p w14:paraId="52ADA684"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Signature</w:t>
            </w:r>
          </w:p>
        </w:tc>
      </w:tr>
      <w:tr w:rsidR="000B48A9" w:rsidRPr="001067F3" w14:paraId="5337C3E1" w14:textId="77777777" w:rsidTr="00FB42A0">
        <w:tc>
          <w:tcPr>
            <w:tcW w:w="4788" w:type="dxa"/>
          </w:tcPr>
          <w:p w14:paraId="4951E811" w14:textId="77777777" w:rsidR="000B48A9" w:rsidRPr="001067F3" w:rsidRDefault="000B48A9" w:rsidP="009F47C1">
            <w:pPr>
              <w:spacing w:after="0" w:line="240" w:lineRule="auto"/>
              <w:jc w:val="both"/>
              <w:rPr>
                <w:rFonts w:cstheme="minorHAnsi"/>
                <w:sz w:val="20"/>
                <w:szCs w:val="20"/>
              </w:rPr>
            </w:pPr>
          </w:p>
          <w:p w14:paraId="25AB396E" w14:textId="77777777" w:rsidR="00F204E0" w:rsidRDefault="00F204E0" w:rsidP="009F47C1">
            <w:pPr>
              <w:spacing w:after="0" w:line="240" w:lineRule="auto"/>
              <w:jc w:val="both"/>
              <w:rPr>
                <w:rFonts w:cstheme="minorHAnsi"/>
                <w:sz w:val="20"/>
                <w:szCs w:val="20"/>
              </w:rPr>
            </w:pPr>
          </w:p>
          <w:p w14:paraId="70155CA7" w14:textId="77777777" w:rsidR="00F204E0" w:rsidRDefault="00F204E0" w:rsidP="009F47C1">
            <w:pPr>
              <w:spacing w:after="0" w:line="240" w:lineRule="auto"/>
              <w:jc w:val="both"/>
              <w:rPr>
                <w:rFonts w:cstheme="minorHAnsi"/>
                <w:sz w:val="20"/>
                <w:szCs w:val="20"/>
              </w:rPr>
            </w:pPr>
          </w:p>
          <w:p w14:paraId="1E187187" w14:textId="77777777" w:rsidR="00F204E0" w:rsidRDefault="00F204E0" w:rsidP="009F47C1">
            <w:pPr>
              <w:spacing w:after="0" w:line="240" w:lineRule="auto"/>
              <w:jc w:val="both"/>
              <w:rPr>
                <w:rFonts w:cstheme="minorHAnsi"/>
                <w:sz w:val="20"/>
                <w:szCs w:val="20"/>
              </w:rPr>
            </w:pPr>
          </w:p>
          <w:p w14:paraId="1C551D32" w14:textId="77777777" w:rsidR="00F204E0" w:rsidRDefault="00F204E0" w:rsidP="009F47C1">
            <w:pPr>
              <w:spacing w:after="0" w:line="240" w:lineRule="auto"/>
              <w:jc w:val="both"/>
              <w:rPr>
                <w:rFonts w:cstheme="minorHAnsi"/>
                <w:sz w:val="20"/>
                <w:szCs w:val="20"/>
              </w:rPr>
            </w:pPr>
          </w:p>
          <w:p w14:paraId="2CB28C93" w14:textId="77777777" w:rsidR="00F204E0" w:rsidRDefault="00F204E0" w:rsidP="009F47C1">
            <w:pPr>
              <w:spacing w:after="0" w:line="240" w:lineRule="auto"/>
              <w:jc w:val="both"/>
              <w:rPr>
                <w:rFonts w:cstheme="minorHAnsi"/>
                <w:sz w:val="20"/>
                <w:szCs w:val="20"/>
              </w:rPr>
            </w:pPr>
          </w:p>
          <w:p w14:paraId="504A0AEC" w14:textId="77777777" w:rsidR="00F204E0" w:rsidRPr="001067F3" w:rsidRDefault="00F204E0" w:rsidP="009F47C1">
            <w:pPr>
              <w:spacing w:after="0" w:line="240" w:lineRule="auto"/>
              <w:jc w:val="both"/>
              <w:rPr>
                <w:rFonts w:cstheme="minorHAnsi"/>
                <w:sz w:val="20"/>
                <w:szCs w:val="20"/>
              </w:rPr>
            </w:pPr>
          </w:p>
          <w:p w14:paraId="6640C04C"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___________________________________</w:t>
            </w:r>
          </w:p>
          <w:p w14:paraId="5D1E0191"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Printed Name</w:t>
            </w:r>
          </w:p>
        </w:tc>
        <w:tc>
          <w:tcPr>
            <w:tcW w:w="4788" w:type="dxa"/>
          </w:tcPr>
          <w:p w14:paraId="632F0F56" w14:textId="77777777" w:rsidR="000B48A9" w:rsidRPr="001067F3" w:rsidRDefault="000B48A9" w:rsidP="009F47C1">
            <w:pPr>
              <w:spacing w:after="0" w:line="240" w:lineRule="auto"/>
              <w:jc w:val="both"/>
              <w:rPr>
                <w:rFonts w:cstheme="minorHAnsi"/>
                <w:sz w:val="20"/>
                <w:szCs w:val="20"/>
              </w:rPr>
            </w:pPr>
          </w:p>
          <w:p w14:paraId="6DED1C1B" w14:textId="77777777" w:rsidR="00F204E0" w:rsidRDefault="00F204E0" w:rsidP="009F47C1">
            <w:pPr>
              <w:spacing w:after="0" w:line="240" w:lineRule="auto"/>
              <w:jc w:val="both"/>
              <w:rPr>
                <w:rFonts w:cstheme="minorHAnsi"/>
                <w:sz w:val="20"/>
                <w:szCs w:val="20"/>
              </w:rPr>
            </w:pPr>
          </w:p>
          <w:p w14:paraId="392E1937" w14:textId="77777777" w:rsidR="00F204E0" w:rsidRDefault="00F204E0" w:rsidP="009F47C1">
            <w:pPr>
              <w:spacing w:after="0" w:line="240" w:lineRule="auto"/>
              <w:jc w:val="both"/>
              <w:rPr>
                <w:rFonts w:cstheme="minorHAnsi"/>
                <w:sz w:val="20"/>
                <w:szCs w:val="20"/>
              </w:rPr>
            </w:pPr>
          </w:p>
          <w:p w14:paraId="57A990BA" w14:textId="77777777" w:rsidR="00F204E0" w:rsidRDefault="00F204E0" w:rsidP="009F47C1">
            <w:pPr>
              <w:spacing w:after="0" w:line="240" w:lineRule="auto"/>
              <w:jc w:val="both"/>
              <w:rPr>
                <w:rFonts w:cstheme="minorHAnsi"/>
                <w:sz w:val="20"/>
                <w:szCs w:val="20"/>
              </w:rPr>
            </w:pPr>
          </w:p>
          <w:p w14:paraId="76F55CA4" w14:textId="77777777" w:rsidR="00F204E0" w:rsidRDefault="00F204E0" w:rsidP="009F47C1">
            <w:pPr>
              <w:spacing w:after="0" w:line="240" w:lineRule="auto"/>
              <w:jc w:val="both"/>
              <w:rPr>
                <w:rFonts w:cstheme="minorHAnsi"/>
                <w:sz w:val="20"/>
                <w:szCs w:val="20"/>
              </w:rPr>
            </w:pPr>
          </w:p>
          <w:p w14:paraId="6F37DC04" w14:textId="77777777" w:rsidR="00F204E0" w:rsidRDefault="00F204E0" w:rsidP="009F47C1">
            <w:pPr>
              <w:spacing w:after="0" w:line="240" w:lineRule="auto"/>
              <w:jc w:val="both"/>
              <w:rPr>
                <w:rFonts w:cstheme="minorHAnsi"/>
                <w:sz w:val="20"/>
                <w:szCs w:val="20"/>
              </w:rPr>
            </w:pPr>
          </w:p>
          <w:p w14:paraId="26BB5F4D" w14:textId="77777777" w:rsidR="00F204E0" w:rsidRPr="001067F3" w:rsidRDefault="00F204E0" w:rsidP="009F47C1">
            <w:pPr>
              <w:spacing w:after="0" w:line="240" w:lineRule="auto"/>
              <w:jc w:val="both"/>
              <w:rPr>
                <w:rFonts w:cstheme="minorHAnsi"/>
                <w:sz w:val="20"/>
                <w:szCs w:val="20"/>
              </w:rPr>
            </w:pPr>
          </w:p>
          <w:p w14:paraId="1F6C3328"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___________________________________</w:t>
            </w:r>
          </w:p>
          <w:p w14:paraId="14F34200"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Printed Name</w:t>
            </w:r>
          </w:p>
        </w:tc>
      </w:tr>
      <w:tr w:rsidR="000B48A9" w:rsidRPr="001067F3" w14:paraId="4E59066C" w14:textId="77777777" w:rsidTr="00FB42A0">
        <w:tc>
          <w:tcPr>
            <w:tcW w:w="4788" w:type="dxa"/>
          </w:tcPr>
          <w:p w14:paraId="1D626C53" w14:textId="77777777" w:rsidR="000B48A9" w:rsidRPr="001067F3" w:rsidRDefault="000B48A9" w:rsidP="009F47C1">
            <w:pPr>
              <w:spacing w:after="0" w:line="240" w:lineRule="auto"/>
              <w:jc w:val="both"/>
              <w:rPr>
                <w:rFonts w:cstheme="minorHAnsi"/>
                <w:sz w:val="20"/>
                <w:szCs w:val="20"/>
              </w:rPr>
            </w:pPr>
          </w:p>
          <w:p w14:paraId="1FDBEA81" w14:textId="77777777" w:rsidR="00F204E0" w:rsidRDefault="00F204E0" w:rsidP="009F47C1">
            <w:pPr>
              <w:spacing w:after="0" w:line="240" w:lineRule="auto"/>
              <w:jc w:val="both"/>
              <w:rPr>
                <w:rFonts w:cstheme="minorHAnsi"/>
                <w:sz w:val="20"/>
                <w:szCs w:val="20"/>
              </w:rPr>
            </w:pPr>
          </w:p>
          <w:p w14:paraId="7F0D63B6" w14:textId="77777777" w:rsidR="00F204E0" w:rsidRDefault="00F204E0" w:rsidP="009F47C1">
            <w:pPr>
              <w:spacing w:after="0" w:line="240" w:lineRule="auto"/>
              <w:jc w:val="both"/>
              <w:rPr>
                <w:rFonts w:cstheme="minorHAnsi"/>
                <w:sz w:val="20"/>
                <w:szCs w:val="20"/>
              </w:rPr>
            </w:pPr>
          </w:p>
          <w:p w14:paraId="3EB82C88" w14:textId="77777777" w:rsidR="00F204E0" w:rsidRDefault="00F204E0" w:rsidP="009F47C1">
            <w:pPr>
              <w:spacing w:after="0" w:line="240" w:lineRule="auto"/>
              <w:jc w:val="both"/>
              <w:rPr>
                <w:rFonts w:cstheme="minorHAnsi"/>
                <w:sz w:val="20"/>
                <w:szCs w:val="20"/>
              </w:rPr>
            </w:pPr>
          </w:p>
          <w:p w14:paraId="75AC6E08" w14:textId="77777777" w:rsidR="00F204E0" w:rsidRDefault="00F204E0" w:rsidP="009F47C1">
            <w:pPr>
              <w:spacing w:after="0" w:line="240" w:lineRule="auto"/>
              <w:jc w:val="both"/>
              <w:rPr>
                <w:rFonts w:cstheme="minorHAnsi"/>
                <w:sz w:val="20"/>
                <w:szCs w:val="20"/>
              </w:rPr>
            </w:pPr>
          </w:p>
          <w:p w14:paraId="3C14A351" w14:textId="77777777" w:rsidR="00F204E0" w:rsidRDefault="00F204E0" w:rsidP="009F47C1">
            <w:pPr>
              <w:spacing w:after="0" w:line="240" w:lineRule="auto"/>
              <w:jc w:val="both"/>
              <w:rPr>
                <w:rFonts w:cstheme="minorHAnsi"/>
                <w:sz w:val="20"/>
                <w:szCs w:val="20"/>
              </w:rPr>
            </w:pPr>
          </w:p>
          <w:p w14:paraId="2D105437" w14:textId="77777777" w:rsidR="00F204E0" w:rsidRDefault="00F204E0" w:rsidP="009F47C1">
            <w:pPr>
              <w:spacing w:after="0" w:line="240" w:lineRule="auto"/>
              <w:jc w:val="both"/>
              <w:rPr>
                <w:rFonts w:cstheme="minorHAnsi"/>
                <w:sz w:val="20"/>
                <w:szCs w:val="20"/>
              </w:rPr>
            </w:pPr>
          </w:p>
          <w:p w14:paraId="2F44DBA7" w14:textId="77777777" w:rsidR="00F204E0" w:rsidRPr="001067F3" w:rsidRDefault="00F204E0" w:rsidP="009F47C1">
            <w:pPr>
              <w:spacing w:after="0" w:line="240" w:lineRule="auto"/>
              <w:jc w:val="both"/>
              <w:rPr>
                <w:rFonts w:cstheme="minorHAnsi"/>
                <w:sz w:val="20"/>
                <w:szCs w:val="20"/>
              </w:rPr>
            </w:pPr>
          </w:p>
          <w:p w14:paraId="63E280F8"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__________________________________</w:t>
            </w:r>
          </w:p>
          <w:p w14:paraId="037A9B9D"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Title</w:t>
            </w:r>
          </w:p>
        </w:tc>
        <w:tc>
          <w:tcPr>
            <w:tcW w:w="4788" w:type="dxa"/>
          </w:tcPr>
          <w:p w14:paraId="11B090A2" w14:textId="77777777" w:rsidR="000B48A9" w:rsidRPr="001067F3" w:rsidRDefault="000B48A9" w:rsidP="009F47C1">
            <w:pPr>
              <w:spacing w:after="0" w:line="240" w:lineRule="auto"/>
              <w:jc w:val="both"/>
              <w:rPr>
                <w:rFonts w:cstheme="minorHAnsi"/>
                <w:sz w:val="20"/>
                <w:szCs w:val="20"/>
              </w:rPr>
            </w:pPr>
          </w:p>
          <w:p w14:paraId="4B646B60" w14:textId="77777777" w:rsidR="00F204E0" w:rsidRDefault="00F204E0" w:rsidP="009F47C1">
            <w:pPr>
              <w:spacing w:after="0" w:line="240" w:lineRule="auto"/>
              <w:jc w:val="both"/>
              <w:rPr>
                <w:rFonts w:cstheme="minorHAnsi"/>
                <w:sz w:val="20"/>
                <w:szCs w:val="20"/>
              </w:rPr>
            </w:pPr>
          </w:p>
          <w:p w14:paraId="26E922E2" w14:textId="77777777" w:rsidR="00F204E0" w:rsidRDefault="00F204E0" w:rsidP="009F47C1">
            <w:pPr>
              <w:spacing w:after="0" w:line="240" w:lineRule="auto"/>
              <w:jc w:val="both"/>
              <w:rPr>
                <w:rFonts w:cstheme="minorHAnsi"/>
                <w:sz w:val="20"/>
                <w:szCs w:val="20"/>
              </w:rPr>
            </w:pPr>
          </w:p>
          <w:p w14:paraId="2B93E971" w14:textId="77777777" w:rsidR="00F204E0" w:rsidRDefault="00F204E0" w:rsidP="009F47C1">
            <w:pPr>
              <w:spacing w:after="0" w:line="240" w:lineRule="auto"/>
              <w:jc w:val="both"/>
              <w:rPr>
                <w:rFonts w:cstheme="minorHAnsi"/>
                <w:sz w:val="20"/>
                <w:szCs w:val="20"/>
              </w:rPr>
            </w:pPr>
          </w:p>
          <w:p w14:paraId="2C1EBB1B" w14:textId="77777777" w:rsidR="00F204E0" w:rsidRDefault="00F204E0" w:rsidP="009F47C1">
            <w:pPr>
              <w:spacing w:after="0" w:line="240" w:lineRule="auto"/>
              <w:jc w:val="both"/>
              <w:rPr>
                <w:rFonts w:cstheme="minorHAnsi"/>
                <w:sz w:val="20"/>
                <w:szCs w:val="20"/>
              </w:rPr>
            </w:pPr>
          </w:p>
          <w:p w14:paraId="47B6A12C" w14:textId="77777777" w:rsidR="00F204E0" w:rsidRDefault="00F204E0" w:rsidP="009F47C1">
            <w:pPr>
              <w:spacing w:after="0" w:line="240" w:lineRule="auto"/>
              <w:jc w:val="both"/>
              <w:rPr>
                <w:rFonts w:cstheme="minorHAnsi"/>
                <w:sz w:val="20"/>
                <w:szCs w:val="20"/>
              </w:rPr>
            </w:pPr>
          </w:p>
          <w:p w14:paraId="1FE36C01" w14:textId="77777777" w:rsidR="00F204E0" w:rsidRDefault="00F204E0" w:rsidP="009F47C1">
            <w:pPr>
              <w:spacing w:after="0" w:line="240" w:lineRule="auto"/>
              <w:jc w:val="both"/>
              <w:rPr>
                <w:rFonts w:cstheme="minorHAnsi"/>
                <w:sz w:val="20"/>
                <w:szCs w:val="20"/>
              </w:rPr>
            </w:pPr>
          </w:p>
          <w:p w14:paraId="28D4DB3B" w14:textId="77777777" w:rsidR="00F204E0" w:rsidRPr="001067F3" w:rsidRDefault="00F204E0" w:rsidP="009F47C1">
            <w:pPr>
              <w:spacing w:after="0" w:line="240" w:lineRule="auto"/>
              <w:jc w:val="both"/>
              <w:rPr>
                <w:rFonts w:cstheme="minorHAnsi"/>
                <w:sz w:val="20"/>
                <w:szCs w:val="20"/>
              </w:rPr>
            </w:pPr>
          </w:p>
          <w:p w14:paraId="3DA94BFA"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____________________________________</w:t>
            </w:r>
          </w:p>
          <w:p w14:paraId="22D48758"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Title</w:t>
            </w:r>
          </w:p>
        </w:tc>
      </w:tr>
    </w:tbl>
    <w:p w14:paraId="70431EDC" w14:textId="24B6D8EE" w:rsidR="00276836" w:rsidRPr="001067F3" w:rsidRDefault="00276836" w:rsidP="009F47C1">
      <w:pPr>
        <w:spacing w:after="0" w:line="240" w:lineRule="auto"/>
        <w:rPr>
          <w:rFonts w:cstheme="minorHAnsi"/>
          <w:b/>
          <w:bCs/>
        </w:rPr>
      </w:pPr>
    </w:p>
    <w:p w14:paraId="4CE426AD" w14:textId="77777777" w:rsidR="00276836" w:rsidRPr="001067F3" w:rsidRDefault="00276836" w:rsidP="009F47C1">
      <w:pPr>
        <w:spacing w:after="0" w:line="240" w:lineRule="auto"/>
        <w:rPr>
          <w:rFonts w:eastAsia="Arial" w:cstheme="minorHAnsi"/>
          <w:b/>
          <w:bCs/>
          <w:color w:val="4F2170"/>
          <w:sz w:val="20"/>
          <w:szCs w:val="20"/>
        </w:rPr>
      </w:pPr>
    </w:p>
    <w:p w14:paraId="02191F5F" w14:textId="77777777" w:rsidR="00304911" w:rsidRPr="001067F3" w:rsidRDefault="00304911" w:rsidP="009F47C1">
      <w:pPr>
        <w:spacing w:after="0" w:line="240" w:lineRule="auto"/>
        <w:rPr>
          <w:rFonts w:eastAsia="Arial" w:cstheme="minorHAnsi"/>
          <w:b/>
          <w:bCs/>
          <w:color w:val="4F2170"/>
          <w:sz w:val="24"/>
          <w:szCs w:val="24"/>
        </w:rPr>
      </w:pPr>
      <w:r w:rsidRPr="001067F3">
        <w:rPr>
          <w:rFonts w:eastAsia="Arial" w:cstheme="minorHAnsi"/>
          <w:b/>
          <w:bCs/>
          <w:color w:val="4F2170"/>
          <w:sz w:val="24"/>
          <w:szCs w:val="24"/>
        </w:rPr>
        <w:br w:type="page"/>
      </w:r>
    </w:p>
    <w:p w14:paraId="63BCAB01" w14:textId="0F5D3442" w:rsidR="00276836" w:rsidRPr="001067F3" w:rsidRDefault="00276836" w:rsidP="009F47C1">
      <w:pPr>
        <w:spacing w:after="0" w:line="240" w:lineRule="auto"/>
        <w:rPr>
          <w:rFonts w:eastAsia="Arial" w:cstheme="minorHAnsi"/>
          <w:b/>
          <w:bCs/>
          <w:color w:val="4F2170"/>
          <w:sz w:val="24"/>
          <w:szCs w:val="24"/>
        </w:rPr>
      </w:pPr>
      <w:commentRangeStart w:id="453"/>
      <w:r w:rsidRPr="001067F3">
        <w:rPr>
          <w:rFonts w:eastAsia="Arial" w:cstheme="minorHAnsi"/>
          <w:b/>
          <w:bCs/>
          <w:color w:val="4F2170"/>
          <w:sz w:val="24"/>
          <w:szCs w:val="24"/>
        </w:rPr>
        <w:t>Appendices</w:t>
      </w:r>
      <w:commentRangeEnd w:id="453"/>
      <w:r w:rsidR="009616DE" w:rsidRPr="001067F3">
        <w:rPr>
          <w:rStyle w:val="CommentReference"/>
          <w:rFonts w:eastAsia="Arial" w:cstheme="minorHAnsi"/>
          <w:b/>
          <w:bCs/>
          <w:color w:val="4F2170"/>
          <w:sz w:val="24"/>
          <w:szCs w:val="24"/>
        </w:rPr>
        <w:commentReference w:id="453"/>
      </w:r>
    </w:p>
    <w:p w14:paraId="41917EA5" w14:textId="77777777" w:rsidR="00276836" w:rsidRPr="001067F3" w:rsidRDefault="00276836" w:rsidP="009F47C1">
      <w:pPr>
        <w:spacing w:after="0" w:line="240" w:lineRule="auto"/>
        <w:rPr>
          <w:rFonts w:eastAsia="Arial" w:cstheme="minorHAnsi"/>
          <w:b/>
          <w:bCs/>
          <w:color w:val="4F2170"/>
          <w:sz w:val="20"/>
          <w:szCs w:val="20"/>
        </w:rPr>
      </w:pPr>
    </w:p>
    <w:p w14:paraId="52FF1153" w14:textId="67AC9AD4"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Appendix A: Quality Review Sections A–L — Criteria Summary</w:t>
      </w:r>
    </w:p>
    <w:p w14:paraId="1E48817C" w14:textId="5CA68D40" w:rsidR="001F2F75" w:rsidRPr="001067F3" w:rsidRDefault="001F2F75" w:rsidP="009F47C1">
      <w:pPr>
        <w:spacing w:after="0" w:line="240" w:lineRule="auto"/>
        <w:rPr>
          <w:rFonts w:cstheme="minorHAnsi"/>
          <w:sz w:val="20"/>
          <w:szCs w:val="20"/>
        </w:rPr>
      </w:pPr>
      <w:r w:rsidRPr="001067F3">
        <w:rPr>
          <w:rFonts w:cstheme="minorHAnsi"/>
          <w:sz w:val="20"/>
          <w:szCs w:val="20"/>
        </w:rPr>
        <w:t>The following table provides the complete criteria reference for all 12 CDRB quality review sections. These criteria are the formal definition of done for every deliverable in the program</w:t>
      </w:r>
      <w:r w:rsidR="00D82DF8" w:rsidRPr="001067F3">
        <w:rPr>
          <w:rFonts w:cstheme="minorHAnsi"/>
          <w:sz w:val="20"/>
          <w:szCs w:val="20"/>
        </w:rPr>
        <w:t xml:space="preserve"> applied for all project phases</w:t>
      </w:r>
      <w:r w:rsidR="00725256" w:rsidRPr="001067F3">
        <w:rPr>
          <w:rFonts w:cstheme="minorHAnsi"/>
          <w:sz w:val="20"/>
          <w:szCs w:val="20"/>
        </w:rPr>
        <w:t xml:space="preserve">. </w:t>
      </w:r>
      <w:r w:rsidR="00577220" w:rsidRPr="001067F3">
        <w:rPr>
          <w:rFonts w:cstheme="minorHAnsi"/>
          <w:sz w:val="20"/>
          <w:szCs w:val="20"/>
        </w:rPr>
        <w:t>For the avoidance of doubt, CDRB sign-off across all applicable sections constitutes the technical Definition of Done for each deliverable, as referenced in Section 7 (Definition of Done). Sprint-level items are considered 'Done' when they meet the criteria defined in Section 7 and are submitted to the CDRB review queue with supporting evidence.</w:t>
      </w:r>
      <w:r w:rsidR="00D82DF8" w:rsidRPr="001067F3">
        <w:rPr>
          <w:rFonts w:cstheme="minorHAnsi"/>
          <w:sz w:val="20"/>
          <w:szCs w:val="20"/>
        </w:rPr>
        <w:t xml:space="preserve"> </w:t>
      </w:r>
    </w:p>
    <w:p w14:paraId="4E4C3A03" w14:textId="77777777"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Source Ingestion</w:t>
      </w:r>
    </w:p>
    <w:p w14:paraId="5D5A763B" w14:textId="77777777"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 xml:space="preserve">Data Harmonization &amp; Standardization </w:t>
      </w:r>
    </w:p>
    <w:p w14:paraId="727699E9" w14:textId="77777777"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Core Domain Build (Source-Agnostic Gold Layer)</w:t>
      </w:r>
    </w:p>
    <w:p w14:paraId="4AFB6FBD" w14:textId="77777777"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Market Configuration Layer as configurable assets</w:t>
      </w:r>
    </w:p>
    <w:p w14:paraId="2AFA754F" w14:textId="77777777"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 xml:space="preserve">KPI Dictionary as configurable asset, governance and knowledge </w:t>
      </w:r>
    </w:p>
    <w:p w14:paraId="657334C2" w14:textId="77777777"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KPI Calculation Layer as configurable assets</w:t>
      </w:r>
    </w:p>
    <w:p w14:paraId="0FBBE73F" w14:textId="77777777"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KPI Publication / Data Products</w:t>
      </w:r>
    </w:p>
    <w:p w14:paraId="36A31D86" w14:textId="77777777"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 xml:space="preserve">Semantic / Consumption Layer: Unity Catalog Metric Views  </w:t>
      </w:r>
    </w:p>
    <w:p w14:paraId="2AB07C04" w14:textId="77777777"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 xml:space="preserve">Consumption 1: AI/BI Dashboards, </w:t>
      </w:r>
    </w:p>
    <w:p w14:paraId="4F92733A" w14:textId="77777777"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Consumption 2: Genie Agents</w:t>
      </w:r>
    </w:p>
    <w:p w14:paraId="405B66BD" w14:textId="77777777"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Consumption 3: Knowledge Assistants</w:t>
      </w:r>
    </w:p>
    <w:p w14:paraId="0D81455E" w14:textId="73B2838F"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Consumption 4: Functional Supervisor Agents</w:t>
      </w:r>
      <w:r w:rsidR="00210AF1">
        <w:rPr>
          <w:rFonts w:cstheme="minorHAnsi"/>
          <w:sz w:val="20"/>
          <w:szCs w:val="20"/>
        </w:rPr>
        <w:t xml:space="preserve"> (or new feature)</w:t>
      </w:r>
    </w:p>
    <w:p w14:paraId="12EBC17A" w14:textId="70B1A788"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Consumption 5: Cross-Functional Supervisor Agents</w:t>
      </w:r>
      <w:r w:rsidR="00210AF1">
        <w:rPr>
          <w:rFonts w:cstheme="minorHAnsi"/>
          <w:sz w:val="20"/>
          <w:szCs w:val="20"/>
        </w:rPr>
        <w:t xml:space="preserve"> (or new feature)</w:t>
      </w:r>
    </w:p>
    <w:p w14:paraId="2DF401B6" w14:textId="61DE5154" w:rsidR="0017044E" w:rsidRPr="001067F3" w:rsidRDefault="0017044E" w:rsidP="003D4B65">
      <w:pPr>
        <w:pStyle w:val="ListParagraph"/>
        <w:numPr>
          <w:ilvl w:val="0"/>
          <w:numId w:val="12"/>
        </w:numPr>
        <w:spacing w:after="0" w:line="240" w:lineRule="auto"/>
        <w:rPr>
          <w:rFonts w:cstheme="minorHAnsi"/>
          <w:sz w:val="20"/>
          <w:szCs w:val="20"/>
        </w:rPr>
      </w:pPr>
      <w:r w:rsidRPr="001067F3">
        <w:rPr>
          <w:rFonts w:cstheme="minorHAnsi"/>
          <w:sz w:val="20"/>
          <w:szCs w:val="20"/>
        </w:rPr>
        <w:t>End-to-End jobs monit</w:t>
      </w:r>
      <w:r w:rsidR="00E303C3" w:rsidRPr="001067F3">
        <w:rPr>
          <w:rFonts w:cstheme="minorHAnsi"/>
          <w:sz w:val="20"/>
          <w:szCs w:val="20"/>
        </w:rPr>
        <w:t>oring, alerts, cost and runtime</w:t>
      </w:r>
      <w:r w:rsidR="00257D32" w:rsidRPr="001067F3">
        <w:rPr>
          <w:rFonts w:cstheme="minorHAnsi"/>
          <w:sz w:val="20"/>
          <w:szCs w:val="20"/>
        </w:rPr>
        <w:t>.</w:t>
      </w:r>
    </w:p>
    <w:p w14:paraId="25271D24" w14:textId="09920631" w:rsidR="00257D32" w:rsidRPr="001067F3" w:rsidRDefault="00257D32" w:rsidP="003D4B65">
      <w:pPr>
        <w:pStyle w:val="ListParagraph"/>
        <w:numPr>
          <w:ilvl w:val="0"/>
          <w:numId w:val="12"/>
        </w:numPr>
        <w:spacing w:after="0" w:line="240" w:lineRule="auto"/>
        <w:rPr>
          <w:rFonts w:cstheme="minorHAnsi"/>
          <w:sz w:val="20"/>
          <w:szCs w:val="20"/>
        </w:rPr>
      </w:pPr>
      <w:r w:rsidRPr="001067F3">
        <w:rPr>
          <w:rFonts w:cstheme="minorHAnsi"/>
          <w:sz w:val="20"/>
          <w:szCs w:val="20"/>
        </w:rPr>
        <w:t>End-to-End Data Quality monitoring, alert</w:t>
      </w:r>
      <w:r w:rsidR="00EA2DE3" w:rsidRPr="001067F3">
        <w:rPr>
          <w:rFonts w:cstheme="minorHAnsi"/>
          <w:sz w:val="20"/>
          <w:szCs w:val="20"/>
        </w:rPr>
        <w:t>s for every process.</w:t>
      </w:r>
    </w:p>
    <w:p w14:paraId="20D3E3F8" w14:textId="064B7ED1" w:rsidR="00E303C3" w:rsidRPr="001067F3" w:rsidRDefault="00E303C3" w:rsidP="003D4B65">
      <w:pPr>
        <w:pStyle w:val="ListParagraph"/>
        <w:numPr>
          <w:ilvl w:val="0"/>
          <w:numId w:val="12"/>
        </w:numPr>
        <w:spacing w:after="0" w:line="240" w:lineRule="auto"/>
        <w:rPr>
          <w:rFonts w:cstheme="minorHAnsi"/>
          <w:sz w:val="20"/>
          <w:szCs w:val="20"/>
        </w:rPr>
      </w:pPr>
      <w:r w:rsidRPr="001067F3">
        <w:rPr>
          <w:rFonts w:cstheme="minorHAnsi"/>
          <w:sz w:val="20"/>
          <w:szCs w:val="20"/>
        </w:rPr>
        <w:t>Training materials</w:t>
      </w:r>
    </w:p>
    <w:p w14:paraId="34182997" w14:textId="1F623DE1" w:rsidR="00E303C3" w:rsidRPr="001067F3" w:rsidRDefault="00E303C3" w:rsidP="003D4B65">
      <w:pPr>
        <w:pStyle w:val="ListParagraph"/>
        <w:numPr>
          <w:ilvl w:val="0"/>
          <w:numId w:val="12"/>
        </w:numPr>
        <w:spacing w:after="0" w:line="240" w:lineRule="auto"/>
        <w:rPr>
          <w:rFonts w:cstheme="minorHAnsi"/>
          <w:sz w:val="20"/>
          <w:szCs w:val="20"/>
        </w:rPr>
      </w:pPr>
      <w:r w:rsidRPr="001067F3">
        <w:rPr>
          <w:rFonts w:cstheme="minorHAnsi"/>
          <w:sz w:val="20"/>
          <w:szCs w:val="20"/>
        </w:rPr>
        <w:t xml:space="preserve">Scalable playbook with detailed step </w:t>
      </w:r>
      <w:r w:rsidR="007F5833" w:rsidRPr="001067F3">
        <w:rPr>
          <w:rFonts w:cstheme="minorHAnsi"/>
          <w:sz w:val="20"/>
          <w:szCs w:val="20"/>
        </w:rPr>
        <w:t>applying the configurable approach / setup</w:t>
      </w:r>
    </w:p>
    <w:p w14:paraId="119F1E60" w14:textId="6E25B0BB" w:rsidR="007F5833" w:rsidRPr="001067F3" w:rsidRDefault="007F5833" w:rsidP="003D4B65">
      <w:pPr>
        <w:pStyle w:val="ListParagraph"/>
        <w:numPr>
          <w:ilvl w:val="0"/>
          <w:numId w:val="12"/>
        </w:numPr>
        <w:spacing w:after="0" w:line="240" w:lineRule="auto"/>
        <w:rPr>
          <w:rFonts w:cstheme="minorHAnsi"/>
          <w:sz w:val="20"/>
          <w:szCs w:val="20"/>
        </w:rPr>
      </w:pPr>
      <w:r w:rsidRPr="001067F3">
        <w:rPr>
          <w:rFonts w:cstheme="minorHAnsi"/>
          <w:sz w:val="20"/>
          <w:szCs w:val="20"/>
        </w:rPr>
        <w:t xml:space="preserve">Show case </w:t>
      </w:r>
      <w:r w:rsidR="00B421CC" w:rsidRPr="001067F3">
        <w:rPr>
          <w:rFonts w:cstheme="minorHAnsi"/>
          <w:sz w:val="20"/>
          <w:szCs w:val="20"/>
        </w:rPr>
        <w:t xml:space="preserve">20 true examples to onboard a new market with existent data and no coding as </w:t>
      </w:r>
      <w:r w:rsidR="00743C4F" w:rsidRPr="001067F3">
        <w:rPr>
          <w:rFonts w:cstheme="minorHAnsi"/>
          <w:sz w:val="20"/>
          <w:szCs w:val="20"/>
        </w:rPr>
        <w:t>reference North America</w:t>
      </w:r>
    </w:p>
    <w:p w14:paraId="5E9C2DD7" w14:textId="77777777" w:rsidR="001F2F75" w:rsidRPr="001067F3" w:rsidRDefault="001F2F75" w:rsidP="009F47C1">
      <w:pPr>
        <w:spacing w:after="0" w:line="240" w:lineRule="auto"/>
        <w:rPr>
          <w:rFonts w:cstheme="minorHAnsi"/>
          <w:sz w:val="20"/>
          <w:szCs w:val="20"/>
        </w:rPr>
      </w:pPr>
    </w:p>
    <w:tbl>
      <w:tblPr>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1083"/>
        <w:gridCol w:w="8902"/>
      </w:tblGrid>
      <w:tr w:rsidR="001F2F75" w:rsidRPr="001067F3" w14:paraId="14653D0F" w14:textId="77777777" w:rsidTr="00D553B1">
        <w:tc>
          <w:tcPr>
            <w:tcW w:w="0" w:type="auto"/>
            <w:tcBorders>
              <w:top w:val="single" w:sz="4" w:space="0" w:color="CCCCCC"/>
              <w:left w:val="single" w:sz="4" w:space="0" w:color="CCCCCC"/>
              <w:bottom w:val="single" w:sz="4" w:space="0" w:color="CCCCCC"/>
              <w:right w:val="single" w:sz="4" w:space="0" w:color="CCCCCC"/>
            </w:tcBorders>
            <w:shd w:val="solid" w:color="4F2170" w:fill="4F2170"/>
            <w:tcMar>
              <w:top w:w="60" w:type="dxa"/>
              <w:left w:w="120" w:type="dxa"/>
              <w:bottom w:w="60" w:type="dxa"/>
              <w:right w:w="120" w:type="dxa"/>
            </w:tcMar>
            <w:vAlign w:val="center"/>
          </w:tcPr>
          <w:p w14:paraId="28976900" w14:textId="77777777" w:rsidR="001F2F75" w:rsidRPr="001067F3" w:rsidRDefault="001F2F75" w:rsidP="009F47C1">
            <w:pPr>
              <w:spacing w:after="0" w:line="240" w:lineRule="auto"/>
              <w:rPr>
                <w:rFonts w:cstheme="minorHAnsi"/>
                <w:sz w:val="18"/>
                <w:szCs w:val="18"/>
              </w:rPr>
            </w:pPr>
            <w:r w:rsidRPr="001067F3">
              <w:rPr>
                <w:rFonts w:cstheme="minorHAnsi"/>
                <w:b/>
                <w:bCs/>
                <w:color w:val="FFFFFF"/>
                <w:sz w:val="18"/>
                <w:szCs w:val="18"/>
              </w:rPr>
              <w:t>Sec.</w:t>
            </w:r>
          </w:p>
        </w:tc>
        <w:tc>
          <w:tcPr>
            <w:tcW w:w="1083" w:type="dxa"/>
            <w:tcBorders>
              <w:top w:val="single" w:sz="4" w:space="0" w:color="CCCCCC"/>
              <w:left w:val="single" w:sz="4" w:space="0" w:color="CCCCCC"/>
              <w:bottom w:val="single" w:sz="4" w:space="0" w:color="CCCCCC"/>
              <w:right w:val="single" w:sz="4" w:space="0" w:color="CCCCCC"/>
            </w:tcBorders>
            <w:shd w:val="solid" w:color="4F2170" w:fill="4F2170"/>
            <w:tcMar>
              <w:top w:w="60" w:type="dxa"/>
              <w:left w:w="120" w:type="dxa"/>
              <w:bottom w:w="60" w:type="dxa"/>
              <w:right w:w="120" w:type="dxa"/>
            </w:tcMar>
            <w:vAlign w:val="center"/>
          </w:tcPr>
          <w:p w14:paraId="53A3DAF3" w14:textId="77777777" w:rsidR="001F2F75" w:rsidRPr="001067F3" w:rsidRDefault="001F2F75" w:rsidP="009F47C1">
            <w:pPr>
              <w:spacing w:after="0" w:line="240" w:lineRule="auto"/>
              <w:rPr>
                <w:rFonts w:cstheme="minorHAnsi"/>
                <w:sz w:val="18"/>
                <w:szCs w:val="18"/>
              </w:rPr>
            </w:pPr>
            <w:r w:rsidRPr="001067F3">
              <w:rPr>
                <w:rFonts w:cstheme="minorHAnsi"/>
                <w:b/>
                <w:bCs/>
                <w:color w:val="FFFFFF"/>
                <w:sz w:val="18"/>
                <w:szCs w:val="18"/>
              </w:rPr>
              <w:t>Criterion ID</w:t>
            </w:r>
          </w:p>
        </w:tc>
        <w:tc>
          <w:tcPr>
            <w:tcW w:w="8910" w:type="dxa"/>
            <w:tcBorders>
              <w:top w:val="single" w:sz="4" w:space="0" w:color="CCCCCC"/>
              <w:left w:val="single" w:sz="4" w:space="0" w:color="CCCCCC"/>
              <w:bottom w:val="single" w:sz="4" w:space="0" w:color="CCCCCC"/>
              <w:right w:val="single" w:sz="4" w:space="0" w:color="CCCCCC"/>
            </w:tcBorders>
            <w:shd w:val="solid" w:color="4F2170" w:fill="4F2170"/>
            <w:tcMar>
              <w:top w:w="60" w:type="dxa"/>
              <w:left w:w="120" w:type="dxa"/>
              <w:bottom w:w="60" w:type="dxa"/>
              <w:right w:w="120" w:type="dxa"/>
            </w:tcMar>
            <w:vAlign w:val="center"/>
          </w:tcPr>
          <w:p w14:paraId="50136DB9" w14:textId="77777777" w:rsidR="001F2F75" w:rsidRPr="001067F3" w:rsidRDefault="001F2F75" w:rsidP="009F47C1">
            <w:pPr>
              <w:spacing w:after="0" w:line="240" w:lineRule="auto"/>
              <w:rPr>
                <w:rFonts w:cstheme="minorHAnsi"/>
                <w:sz w:val="18"/>
                <w:szCs w:val="18"/>
              </w:rPr>
            </w:pPr>
            <w:r w:rsidRPr="001067F3">
              <w:rPr>
                <w:rFonts w:cstheme="minorHAnsi"/>
                <w:b/>
                <w:bCs/>
                <w:color w:val="FFFFFF"/>
                <w:sz w:val="18"/>
                <w:szCs w:val="18"/>
              </w:rPr>
              <w:t>Quality Standard</w:t>
            </w:r>
          </w:p>
        </w:tc>
      </w:tr>
      <w:tr w:rsidR="001F2F75" w:rsidRPr="001067F3" w14:paraId="03C51156" w14:textId="77777777" w:rsidTr="00D553B1">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AE41CAE" w14:textId="77777777" w:rsidR="001F2F75" w:rsidRPr="001067F3" w:rsidRDefault="001F2F75" w:rsidP="009F47C1">
            <w:pPr>
              <w:spacing w:after="0" w:line="240" w:lineRule="auto"/>
              <w:jc w:val="center"/>
              <w:rPr>
                <w:rFonts w:cstheme="minorHAnsi"/>
                <w:sz w:val="18"/>
                <w:szCs w:val="18"/>
              </w:rPr>
            </w:pPr>
            <w:r w:rsidRPr="001067F3">
              <w:rPr>
                <w:rFonts w:cstheme="minorHAnsi"/>
                <w:b/>
                <w:bCs/>
                <w:color w:val="4F2170"/>
                <w:sz w:val="18"/>
                <w:szCs w:val="18"/>
              </w:rPr>
              <w:t>A</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C2CE379"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A01–A05</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111F95DE"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Layer separation confirmed; consistent naming convention enforced; market identity always from configuration; environment (Dev/QA/Prod) always from configuration; single orchestration conductor per layer with declared dependencies.</w:t>
            </w:r>
          </w:p>
        </w:tc>
      </w:tr>
      <w:tr w:rsidR="001F2F75" w:rsidRPr="001067F3" w14:paraId="04023374" w14:textId="77777777" w:rsidTr="00D553B1">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A36BFBF" w14:textId="77777777" w:rsidR="001F2F75" w:rsidRPr="001067F3" w:rsidRDefault="001F2F75" w:rsidP="009F47C1">
            <w:pPr>
              <w:spacing w:after="0" w:line="240" w:lineRule="auto"/>
              <w:jc w:val="center"/>
              <w:rPr>
                <w:rFonts w:cstheme="minorHAnsi"/>
                <w:sz w:val="18"/>
                <w:szCs w:val="18"/>
              </w:rPr>
            </w:pPr>
            <w:r w:rsidRPr="001067F3">
              <w:rPr>
                <w:rFonts w:cstheme="minorHAnsi"/>
                <w:b/>
                <w:bCs/>
                <w:color w:val="4F2170"/>
                <w:sz w:val="18"/>
                <w:szCs w:val="18"/>
              </w:rPr>
              <w:t>B</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166E25E"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B01–B07</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3072423"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Declared identity (primary key, business key, grain) on every Gold-layer table; market boundaries from configuration; all measures in base units (kg, local currency); source traceability columns on every record; inclusive joins preventing silent data loss; shared entity patterns codified; named domain ownership.</w:t>
            </w:r>
          </w:p>
        </w:tc>
      </w:tr>
      <w:tr w:rsidR="001F2F75" w:rsidRPr="001067F3" w14:paraId="50953693" w14:textId="77777777" w:rsidTr="00D553B1">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37C895C" w14:textId="77777777" w:rsidR="001F2F75" w:rsidRPr="001067F3" w:rsidRDefault="001F2F75" w:rsidP="009F47C1">
            <w:pPr>
              <w:spacing w:after="0" w:line="240" w:lineRule="auto"/>
              <w:jc w:val="center"/>
              <w:rPr>
                <w:rFonts w:cstheme="minorHAnsi"/>
                <w:sz w:val="18"/>
                <w:szCs w:val="18"/>
              </w:rPr>
            </w:pPr>
            <w:r w:rsidRPr="001067F3">
              <w:rPr>
                <w:rFonts w:cstheme="minorHAnsi"/>
                <w:b/>
                <w:bCs/>
                <w:color w:val="4F2170"/>
                <w:sz w:val="18"/>
                <w:szCs w:val="18"/>
              </w:rPr>
              <w:t>C</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BAE6C4F"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C01–C05</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2D7DDD08"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All business rules stored as configuration rows (not IF-THEN-ELSE branches); zero magic numbers or hard-coded constants; no cloned procedures per market; single authoritative source per reference value; every configuration change versioned with author, timestamp, and effective dates.</w:t>
            </w:r>
          </w:p>
        </w:tc>
      </w:tr>
      <w:tr w:rsidR="001F2F75" w:rsidRPr="001067F3" w14:paraId="39C12F21" w14:textId="77777777" w:rsidTr="00D553B1">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75B87DD" w14:textId="77777777" w:rsidR="001F2F75" w:rsidRPr="001067F3" w:rsidRDefault="001F2F75" w:rsidP="009F47C1">
            <w:pPr>
              <w:spacing w:after="0" w:line="240" w:lineRule="auto"/>
              <w:jc w:val="center"/>
              <w:rPr>
                <w:rFonts w:cstheme="minorHAnsi"/>
                <w:sz w:val="18"/>
                <w:szCs w:val="18"/>
              </w:rPr>
            </w:pPr>
            <w:r w:rsidRPr="001067F3">
              <w:rPr>
                <w:rFonts w:cstheme="minorHAnsi"/>
                <w:b/>
                <w:bCs/>
                <w:color w:val="4F2170"/>
                <w:sz w:val="18"/>
                <w:szCs w:val="18"/>
              </w:rPr>
              <w:t>D</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D77D052"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D01–D08</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87FCBFB"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8-block procedure template followed in sequence; shared logging utility used (no ad-hoc logging); transforms decomposed into named steps; all NULL and boundary conditions handled explicitly; division-by-zero protection on every ratio; consistent snake_case naming per project glossary; explicit data type declarations; no SELECT * in production code.</w:t>
            </w:r>
          </w:p>
        </w:tc>
      </w:tr>
      <w:tr w:rsidR="001F2F75" w:rsidRPr="001067F3" w14:paraId="75C06DA5" w14:textId="77777777" w:rsidTr="00D553B1">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339E1C0" w14:textId="77777777" w:rsidR="001F2F75" w:rsidRPr="001067F3" w:rsidRDefault="001F2F75" w:rsidP="009F47C1">
            <w:pPr>
              <w:spacing w:after="0" w:line="240" w:lineRule="auto"/>
              <w:jc w:val="center"/>
              <w:rPr>
                <w:rFonts w:cstheme="minorHAnsi"/>
                <w:sz w:val="18"/>
                <w:szCs w:val="18"/>
              </w:rPr>
            </w:pPr>
            <w:r w:rsidRPr="001067F3">
              <w:rPr>
                <w:rFonts w:cstheme="minorHAnsi"/>
                <w:b/>
                <w:bCs/>
                <w:color w:val="4F2170"/>
                <w:sz w:val="18"/>
                <w:szCs w:val="18"/>
              </w:rPr>
              <w:t>E</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1E9657A5"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E01–E05</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8AD2711"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Incremental processing by default with watermark; transaction-wrapped all-or-nothing loads; quality checks run before data is persisted; deterministic de-duplication with declared business key and tie-breaking rule; any procedure re-executable without duplication or corruption.</w:t>
            </w:r>
          </w:p>
        </w:tc>
      </w:tr>
      <w:tr w:rsidR="001F2F75" w:rsidRPr="001067F3" w14:paraId="6365EC73" w14:textId="77777777" w:rsidTr="00D553B1">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23B552A" w14:textId="77777777" w:rsidR="001F2F75" w:rsidRPr="001067F3" w:rsidRDefault="001F2F75" w:rsidP="009F47C1">
            <w:pPr>
              <w:spacing w:after="0" w:line="240" w:lineRule="auto"/>
              <w:jc w:val="center"/>
              <w:rPr>
                <w:rFonts w:cstheme="minorHAnsi"/>
                <w:sz w:val="18"/>
                <w:szCs w:val="18"/>
              </w:rPr>
            </w:pPr>
            <w:r w:rsidRPr="001067F3">
              <w:rPr>
                <w:rFonts w:cstheme="minorHAnsi"/>
                <w:b/>
                <w:bCs/>
                <w:color w:val="4F2170"/>
                <w:sz w:val="18"/>
                <w:szCs w:val="18"/>
              </w:rPr>
              <w:t>F</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93F20C5"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F01–F10</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5D910CA"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All calculations in base units (kg, local currency); mutually exclusive and collectively exhaustive population splits; composite KPIs from registry only; business rules data-driven from configuration; calendar aggregation from configuration; long (narrow) KPI model throughout pipeline; parallel-run reconciliation against legacy GCP; formula accuracy proof documented; additivity declared per KPI; version and ownership recorded in registry.</w:t>
            </w:r>
          </w:p>
        </w:tc>
      </w:tr>
      <w:tr w:rsidR="001F2F75" w:rsidRPr="001067F3" w14:paraId="302D6A95" w14:textId="77777777" w:rsidTr="00D553B1">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82CD42A" w14:textId="77777777" w:rsidR="001F2F75" w:rsidRPr="001067F3" w:rsidRDefault="001F2F75" w:rsidP="009F47C1">
            <w:pPr>
              <w:spacing w:after="0" w:line="240" w:lineRule="auto"/>
              <w:jc w:val="center"/>
              <w:rPr>
                <w:rFonts w:cstheme="minorHAnsi"/>
                <w:sz w:val="18"/>
                <w:szCs w:val="18"/>
              </w:rPr>
            </w:pPr>
            <w:r w:rsidRPr="001067F3">
              <w:rPr>
                <w:rFonts w:cstheme="minorHAnsi"/>
                <w:b/>
                <w:bCs/>
                <w:color w:val="4F2170"/>
                <w:sz w:val="18"/>
                <w:szCs w:val="18"/>
              </w:rPr>
              <w:t>G</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AD427AC"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G01–G07</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802D836"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Declared runtime budget per procedure; full pipeline chain with runtime tracking; tables partitioned by most common filter column; incremental processing windows enforced; all joins reviewed for Cartesian risk; automated table maintenance scheduled; compute right-sized per workload; live cost dashboards with budget-threshold alerting.</w:t>
            </w:r>
          </w:p>
        </w:tc>
      </w:tr>
    </w:tbl>
    <w:p w14:paraId="2A953FAC" w14:textId="77777777" w:rsidR="001F2F75" w:rsidRPr="001067F3" w:rsidRDefault="001F2F75" w:rsidP="009F47C1">
      <w:pPr>
        <w:spacing w:after="0" w:line="240" w:lineRule="auto"/>
        <w:rPr>
          <w:rFonts w:cstheme="minorHAnsi"/>
          <w:sz w:val="20"/>
          <w:szCs w:val="20"/>
        </w:rPr>
      </w:pPr>
    </w:p>
    <w:p w14:paraId="4E851992" w14:textId="77777777" w:rsidR="00EA2DE3" w:rsidRPr="001067F3" w:rsidRDefault="00EA2DE3" w:rsidP="009F47C1">
      <w:pPr>
        <w:spacing w:after="0" w:line="240" w:lineRule="auto"/>
        <w:rPr>
          <w:rFonts w:cstheme="minorHAnsi"/>
          <w:sz w:val="20"/>
          <w:szCs w:val="20"/>
        </w:rPr>
      </w:pPr>
    </w:p>
    <w:tbl>
      <w:tblPr>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1083"/>
        <w:gridCol w:w="8902"/>
      </w:tblGrid>
      <w:tr w:rsidR="00EA2DE3" w:rsidRPr="001067F3" w14:paraId="5CA4BADB" w14:textId="77777777" w:rsidTr="00524050">
        <w:tc>
          <w:tcPr>
            <w:tcW w:w="0" w:type="auto"/>
            <w:tcBorders>
              <w:top w:val="single" w:sz="4" w:space="0" w:color="CCCCCC"/>
              <w:left w:val="single" w:sz="4" w:space="0" w:color="CCCCCC"/>
              <w:bottom w:val="single" w:sz="4" w:space="0" w:color="CCCCCC"/>
              <w:right w:val="single" w:sz="4" w:space="0" w:color="CCCCCC"/>
            </w:tcBorders>
            <w:shd w:val="solid" w:color="4F2170" w:fill="4F2170"/>
            <w:tcMar>
              <w:top w:w="60" w:type="dxa"/>
              <w:left w:w="120" w:type="dxa"/>
              <w:bottom w:w="60" w:type="dxa"/>
              <w:right w:w="120" w:type="dxa"/>
            </w:tcMar>
            <w:vAlign w:val="center"/>
          </w:tcPr>
          <w:p w14:paraId="64E263CB" w14:textId="77777777" w:rsidR="00EA2DE3" w:rsidRPr="001067F3" w:rsidRDefault="00EA2DE3" w:rsidP="009F47C1">
            <w:pPr>
              <w:spacing w:after="0" w:line="240" w:lineRule="auto"/>
              <w:rPr>
                <w:rFonts w:cstheme="minorHAnsi"/>
                <w:sz w:val="18"/>
                <w:szCs w:val="18"/>
              </w:rPr>
            </w:pPr>
            <w:r w:rsidRPr="001067F3">
              <w:rPr>
                <w:rFonts w:cstheme="minorHAnsi"/>
                <w:b/>
                <w:bCs/>
                <w:color w:val="FFFFFF"/>
                <w:sz w:val="18"/>
                <w:szCs w:val="18"/>
              </w:rPr>
              <w:t>Sec.</w:t>
            </w:r>
          </w:p>
        </w:tc>
        <w:tc>
          <w:tcPr>
            <w:tcW w:w="1083" w:type="dxa"/>
            <w:tcBorders>
              <w:top w:val="single" w:sz="4" w:space="0" w:color="CCCCCC"/>
              <w:left w:val="single" w:sz="4" w:space="0" w:color="CCCCCC"/>
              <w:bottom w:val="single" w:sz="4" w:space="0" w:color="CCCCCC"/>
              <w:right w:val="single" w:sz="4" w:space="0" w:color="CCCCCC"/>
            </w:tcBorders>
            <w:shd w:val="solid" w:color="4F2170" w:fill="4F2170"/>
            <w:tcMar>
              <w:top w:w="60" w:type="dxa"/>
              <w:left w:w="120" w:type="dxa"/>
              <w:bottom w:w="60" w:type="dxa"/>
              <w:right w:w="120" w:type="dxa"/>
            </w:tcMar>
            <w:vAlign w:val="center"/>
          </w:tcPr>
          <w:p w14:paraId="5C1B4A25" w14:textId="77777777" w:rsidR="00EA2DE3" w:rsidRPr="001067F3" w:rsidRDefault="00EA2DE3" w:rsidP="009F47C1">
            <w:pPr>
              <w:spacing w:after="0" w:line="240" w:lineRule="auto"/>
              <w:rPr>
                <w:rFonts w:cstheme="minorHAnsi"/>
                <w:sz w:val="18"/>
                <w:szCs w:val="18"/>
              </w:rPr>
            </w:pPr>
            <w:r w:rsidRPr="001067F3">
              <w:rPr>
                <w:rFonts w:cstheme="minorHAnsi"/>
                <w:b/>
                <w:bCs/>
                <w:color w:val="FFFFFF"/>
                <w:sz w:val="18"/>
                <w:szCs w:val="18"/>
              </w:rPr>
              <w:t>Criterion ID</w:t>
            </w:r>
          </w:p>
        </w:tc>
        <w:tc>
          <w:tcPr>
            <w:tcW w:w="8910" w:type="dxa"/>
            <w:tcBorders>
              <w:top w:val="single" w:sz="4" w:space="0" w:color="CCCCCC"/>
              <w:left w:val="single" w:sz="4" w:space="0" w:color="CCCCCC"/>
              <w:bottom w:val="single" w:sz="4" w:space="0" w:color="CCCCCC"/>
              <w:right w:val="single" w:sz="4" w:space="0" w:color="CCCCCC"/>
            </w:tcBorders>
            <w:shd w:val="solid" w:color="4F2170" w:fill="4F2170"/>
            <w:tcMar>
              <w:top w:w="60" w:type="dxa"/>
              <w:left w:w="120" w:type="dxa"/>
              <w:bottom w:w="60" w:type="dxa"/>
              <w:right w:w="120" w:type="dxa"/>
            </w:tcMar>
            <w:vAlign w:val="center"/>
          </w:tcPr>
          <w:p w14:paraId="1DF860C2" w14:textId="77777777" w:rsidR="00EA2DE3" w:rsidRPr="001067F3" w:rsidRDefault="00EA2DE3" w:rsidP="009F47C1">
            <w:pPr>
              <w:spacing w:after="0" w:line="240" w:lineRule="auto"/>
              <w:rPr>
                <w:rFonts w:cstheme="minorHAnsi"/>
                <w:sz w:val="18"/>
                <w:szCs w:val="18"/>
              </w:rPr>
            </w:pPr>
            <w:r w:rsidRPr="001067F3">
              <w:rPr>
                <w:rFonts w:cstheme="minorHAnsi"/>
                <w:b/>
                <w:bCs/>
                <w:color w:val="FFFFFF"/>
                <w:sz w:val="18"/>
                <w:szCs w:val="18"/>
              </w:rPr>
              <w:t>Quality Standard</w:t>
            </w:r>
          </w:p>
        </w:tc>
      </w:tr>
      <w:tr w:rsidR="00EA2DE3" w:rsidRPr="001067F3" w14:paraId="583567E4" w14:textId="77777777" w:rsidTr="00524050">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CB52EBB" w14:textId="77777777" w:rsidR="00EA2DE3" w:rsidRPr="001067F3" w:rsidRDefault="00EA2DE3" w:rsidP="009F47C1">
            <w:pPr>
              <w:spacing w:after="0" w:line="240" w:lineRule="auto"/>
              <w:jc w:val="center"/>
              <w:rPr>
                <w:rFonts w:cstheme="minorHAnsi"/>
                <w:sz w:val="18"/>
                <w:szCs w:val="18"/>
              </w:rPr>
            </w:pPr>
            <w:r w:rsidRPr="001067F3">
              <w:rPr>
                <w:rFonts w:cstheme="minorHAnsi"/>
                <w:b/>
                <w:bCs/>
                <w:color w:val="4F2170"/>
                <w:sz w:val="18"/>
                <w:szCs w:val="18"/>
              </w:rPr>
              <w:t>H</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DCEBCF6" w14:textId="77777777" w:rsidR="00EA2DE3" w:rsidRPr="001067F3" w:rsidRDefault="00EA2DE3" w:rsidP="009F47C1">
            <w:pPr>
              <w:spacing w:after="0" w:line="240" w:lineRule="auto"/>
              <w:rPr>
                <w:rFonts w:cstheme="minorHAnsi"/>
                <w:sz w:val="18"/>
                <w:szCs w:val="18"/>
              </w:rPr>
            </w:pPr>
            <w:r w:rsidRPr="001067F3">
              <w:rPr>
                <w:rFonts w:cstheme="minorHAnsi"/>
                <w:sz w:val="18"/>
                <w:szCs w:val="18"/>
              </w:rPr>
              <w:t>H01–H04</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F33FB1E" w14:textId="77777777" w:rsidR="00EA2DE3" w:rsidRPr="001067F3" w:rsidRDefault="00EA2DE3" w:rsidP="009F47C1">
            <w:pPr>
              <w:spacing w:after="0" w:line="240" w:lineRule="auto"/>
              <w:rPr>
                <w:rFonts w:cstheme="minorHAnsi"/>
                <w:sz w:val="18"/>
                <w:szCs w:val="18"/>
              </w:rPr>
            </w:pPr>
            <w:r w:rsidRPr="001067F3">
              <w:rPr>
                <w:rFonts w:cstheme="minorHAnsi"/>
                <w:sz w:val="18"/>
                <w:szCs w:val="18"/>
              </w:rPr>
              <w:t>Synthetic Market Test (fictional market “ZZ”) added via configuration rows only (provide simulated market inclusion like Canada to prove configuration design works) — zero code changes, zero new procedures, end-to-end correct outputs; 3x data volume within 1.5x runtime; one market failure cannot cascade to other markets; any market can be independently reprocessed for any date range via configuration parameters.</w:t>
            </w:r>
          </w:p>
        </w:tc>
      </w:tr>
      <w:tr w:rsidR="00EA2DE3" w:rsidRPr="001067F3" w14:paraId="3ABF9F2D" w14:textId="77777777" w:rsidTr="00524050">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13DF864C" w14:textId="77777777" w:rsidR="00EA2DE3" w:rsidRPr="001067F3" w:rsidRDefault="00EA2DE3" w:rsidP="009F47C1">
            <w:pPr>
              <w:spacing w:after="0" w:line="240" w:lineRule="auto"/>
              <w:jc w:val="center"/>
              <w:rPr>
                <w:rFonts w:cstheme="minorHAnsi"/>
                <w:sz w:val="18"/>
                <w:szCs w:val="18"/>
              </w:rPr>
            </w:pPr>
            <w:r w:rsidRPr="001067F3">
              <w:rPr>
                <w:rFonts w:cstheme="minorHAnsi"/>
                <w:b/>
                <w:bCs/>
                <w:color w:val="4F2170"/>
                <w:sz w:val="18"/>
                <w:szCs w:val="18"/>
              </w:rPr>
              <w:t>I</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12FDDBE" w14:textId="77777777" w:rsidR="00EA2DE3" w:rsidRPr="001067F3" w:rsidRDefault="00EA2DE3" w:rsidP="009F47C1">
            <w:pPr>
              <w:spacing w:after="0" w:line="240" w:lineRule="auto"/>
              <w:rPr>
                <w:rFonts w:cstheme="minorHAnsi"/>
                <w:sz w:val="18"/>
                <w:szCs w:val="18"/>
              </w:rPr>
            </w:pPr>
            <w:r w:rsidRPr="001067F3">
              <w:rPr>
                <w:rFonts w:cstheme="minorHAnsi"/>
                <w:sz w:val="18"/>
                <w:szCs w:val="18"/>
              </w:rPr>
              <w:t>I01–I04</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245A641E" w14:textId="0F968A0F" w:rsidR="00EA2DE3" w:rsidRPr="001067F3" w:rsidRDefault="00EA2DE3" w:rsidP="009F47C1">
            <w:pPr>
              <w:spacing w:after="0" w:line="240" w:lineRule="auto"/>
              <w:rPr>
                <w:rFonts w:cstheme="minorHAnsi"/>
                <w:sz w:val="18"/>
                <w:szCs w:val="18"/>
              </w:rPr>
            </w:pPr>
            <w:r w:rsidRPr="001067F3">
              <w:rPr>
                <w:rFonts w:cstheme="minorHAnsi"/>
                <w:sz w:val="18"/>
                <w:szCs w:val="18"/>
              </w:rPr>
              <w:t xml:space="preserve">Least-privilege access for all users and service principals; automated scanning for sensitive data in code on every commit; row-level security on all consumption views; complete access audit trail retained per </w:t>
            </w:r>
            <w:r w:rsidR="00FA3F4F" w:rsidRPr="001067F3">
              <w:rPr>
                <w:rFonts w:cstheme="minorHAnsi"/>
                <w:sz w:val="18"/>
                <w:szCs w:val="18"/>
              </w:rPr>
              <w:t>MONDELEZ</w:t>
            </w:r>
            <w:r w:rsidRPr="001067F3">
              <w:rPr>
                <w:rFonts w:cstheme="minorHAnsi"/>
                <w:sz w:val="18"/>
                <w:szCs w:val="18"/>
              </w:rPr>
              <w:t xml:space="preserve"> governance policy.</w:t>
            </w:r>
          </w:p>
        </w:tc>
      </w:tr>
      <w:tr w:rsidR="00EA2DE3" w:rsidRPr="001067F3" w14:paraId="251D6648" w14:textId="77777777" w:rsidTr="00524050">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44A633D" w14:textId="77777777" w:rsidR="00EA2DE3" w:rsidRPr="001067F3" w:rsidRDefault="00EA2DE3" w:rsidP="009F47C1">
            <w:pPr>
              <w:spacing w:after="0" w:line="240" w:lineRule="auto"/>
              <w:jc w:val="center"/>
              <w:rPr>
                <w:rFonts w:cstheme="minorHAnsi"/>
                <w:sz w:val="18"/>
                <w:szCs w:val="18"/>
              </w:rPr>
            </w:pPr>
            <w:r w:rsidRPr="001067F3">
              <w:rPr>
                <w:rFonts w:cstheme="minorHAnsi"/>
                <w:b/>
                <w:bCs/>
                <w:color w:val="4F2170"/>
                <w:sz w:val="18"/>
                <w:szCs w:val="18"/>
              </w:rPr>
              <w:t>J</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14CE143F" w14:textId="77777777" w:rsidR="00EA2DE3" w:rsidRPr="001067F3" w:rsidRDefault="00EA2DE3" w:rsidP="009F47C1">
            <w:pPr>
              <w:spacing w:after="0" w:line="240" w:lineRule="auto"/>
              <w:rPr>
                <w:rFonts w:cstheme="minorHAnsi"/>
                <w:sz w:val="18"/>
                <w:szCs w:val="18"/>
              </w:rPr>
            </w:pPr>
            <w:r w:rsidRPr="001067F3">
              <w:rPr>
                <w:rFonts w:cstheme="minorHAnsi"/>
                <w:sz w:val="18"/>
                <w:szCs w:val="18"/>
              </w:rPr>
              <w:t>J01–J04</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0EB7CBE" w14:textId="77777777" w:rsidR="00EA2DE3" w:rsidRPr="001067F3" w:rsidRDefault="00EA2DE3" w:rsidP="009F47C1">
            <w:pPr>
              <w:spacing w:after="0" w:line="240" w:lineRule="auto"/>
              <w:rPr>
                <w:rFonts w:cstheme="minorHAnsi"/>
                <w:sz w:val="18"/>
                <w:szCs w:val="18"/>
              </w:rPr>
            </w:pPr>
            <w:r w:rsidRPr="001067F3">
              <w:rPr>
                <w:rFonts w:cstheme="minorHAnsi"/>
                <w:sz w:val="18"/>
                <w:szCs w:val="18"/>
              </w:rPr>
              <w:t>Unit test suite for every shared function (100% coverage, positive/negative/boundary cases); golden-data test per procedure with documented expected outputs; parallel-run reconciliation KPI-by-KPI x month x unit of measure within agreed tolerance; all legacy pipeline opportunities logged with documented resolution path in TO-BE design.</w:t>
            </w:r>
          </w:p>
        </w:tc>
      </w:tr>
      <w:tr w:rsidR="00EA2DE3" w:rsidRPr="001067F3" w14:paraId="50CCF5A7" w14:textId="77777777" w:rsidTr="00524050">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3E9A927" w14:textId="77777777" w:rsidR="00EA2DE3" w:rsidRPr="001067F3" w:rsidRDefault="00EA2DE3" w:rsidP="009F47C1">
            <w:pPr>
              <w:spacing w:after="0" w:line="240" w:lineRule="auto"/>
              <w:jc w:val="center"/>
              <w:rPr>
                <w:rFonts w:cstheme="minorHAnsi"/>
                <w:sz w:val="18"/>
                <w:szCs w:val="18"/>
              </w:rPr>
            </w:pPr>
            <w:r w:rsidRPr="001067F3">
              <w:rPr>
                <w:rFonts w:cstheme="minorHAnsi"/>
                <w:b/>
                <w:bCs/>
                <w:color w:val="4F2170"/>
                <w:sz w:val="18"/>
                <w:szCs w:val="18"/>
              </w:rPr>
              <w:t>K</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60B2491" w14:textId="77777777" w:rsidR="00EA2DE3" w:rsidRPr="001067F3" w:rsidRDefault="00EA2DE3" w:rsidP="009F47C1">
            <w:pPr>
              <w:spacing w:after="0" w:line="240" w:lineRule="auto"/>
              <w:rPr>
                <w:rFonts w:cstheme="minorHAnsi"/>
                <w:sz w:val="18"/>
                <w:szCs w:val="18"/>
              </w:rPr>
            </w:pPr>
            <w:r w:rsidRPr="001067F3">
              <w:rPr>
                <w:rFonts w:cstheme="minorHAnsi"/>
                <w:sz w:val="18"/>
                <w:szCs w:val="18"/>
              </w:rPr>
              <w:t>K01–K04</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486C1FD" w14:textId="77777777" w:rsidR="00EA2DE3" w:rsidRPr="001067F3" w:rsidRDefault="00EA2DE3" w:rsidP="009F47C1">
            <w:pPr>
              <w:spacing w:after="0" w:line="240" w:lineRule="auto"/>
              <w:rPr>
                <w:rFonts w:cstheme="minorHAnsi"/>
                <w:sz w:val="18"/>
                <w:szCs w:val="18"/>
              </w:rPr>
            </w:pPr>
            <w:r w:rsidRPr="001067F3">
              <w:rPr>
                <w:rFonts w:cstheme="minorHAnsi"/>
                <w:sz w:val="18"/>
                <w:szCs w:val="18"/>
              </w:rPr>
              <w:t>Complete queryable run logs (start/end time, row counts, status, error messages); automated alerting for SLA breaches, quality threshold violations, pipeline failures, and unexpected row-count changes (&gt;+/-20%); operational runbook for every production procedure in version control; data lineage visible in Unity Catalog automatically updated by pipeline.</w:t>
            </w:r>
          </w:p>
        </w:tc>
      </w:tr>
      <w:tr w:rsidR="00EA2DE3" w:rsidRPr="001067F3" w14:paraId="374FC366" w14:textId="77777777" w:rsidTr="00524050">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1F8F357" w14:textId="77777777" w:rsidR="00EA2DE3" w:rsidRPr="001067F3" w:rsidRDefault="00EA2DE3" w:rsidP="009F47C1">
            <w:pPr>
              <w:spacing w:after="0" w:line="240" w:lineRule="auto"/>
              <w:jc w:val="center"/>
              <w:rPr>
                <w:rFonts w:cstheme="minorHAnsi"/>
                <w:sz w:val="18"/>
                <w:szCs w:val="18"/>
              </w:rPr>
            </w:pPr>
            <w:r w:rsidRPr="001067F3">
              <w:rPr>
                <w:rFonts w:cstheme="minorHAnsi"/>
                <w:b/>
                <w:bCs/>
                <w:color w:val="4F2170"/>
                <w:sz w:val="18"/>
                <w:szCs w:val="18"/>
              </w:rPr>
              <w:t>L</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269C2B1F" w14:textId="77777777" w:rsidR="00EA2DE3" w:rsidRPr="001067F3" w:rsidRDefault="00EA2DE3" w:rsidP="009F47C1">
            <w:pPr>
              <w:spacing w:after="0" w:line="240" w:lineRule="auto"/>
              <w:rPr>
                <w:rFonts w:cstheme="minorHAnsi"/>
                <w:sz w:val="18"/>
                <w:szCs w:val="18"/>
              </w:rPr>
            </w:pPr>
            <w:r w:rsidRPr="001067F3">
              <w:rPr>
                <w:rFonts w:cstheme="minorHAnsi"/>
                <w:sz w:val="18"/>
                <w:szCs w:val="18"/>
              </w:rPr>
              <w:t>L01–L04</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02F07EC" w14:textId="77777777" w:rsidR="00EA2DE3" w:rsidRPr="001067F3" w:rsidRDefault="00EA2DE3" w:rsidP="009F47C1">
            <w:pPr>
              <w:spacing w:after="0" w:line="240" w:lineRule="auto"/>
              <w:rPr>
                <w:rFonts w:cstheme="minorHAnsi"/>
                <w:sz w:val="18"/>
                <w:szCs w:val="18"/>
              </w:rPr>
            </w:pPr>
            <w:r w:rsidRPr="001067F3">
              <w:rPr>
                <w:rFonts w:cstheme="minorHAnsi"/>
                <w:sz w:val="18"/>
                <w:szCs w:val="18"/>
              </w:rPr>
              <w:t>Design note approved before coding begins for every new procedure or significant change; any deviation from CDRB standard documented with explicit time-bound waiver (no open-ended exceptions); KPI registry and data dictionary always in sync with automated drift detection; every legacy GCP procedure mapped to its replacement with decommission date and sign-off owner.</w:t>
            </w:r>
          </w:p>
        </w:tc>
      </w:tr>
    </w:tbl>
    <w:p w14:paraId="1F50E02F" w14:textId="77777777" w:rsidR="00EA2DE3" w:rsidRPr="001067F3" w:rsidRDefault="00EA2DE3" w:rsidP="009F47C1">
      <w:pPr>
        <w:spacing w:after="0" w:line="240" w:lineRule="auto"/>
        <w:rPr>
          <w:rFonts w:cstheme="minorHAnsi"/>
          <w:sz w:val="20"/>
          <w:szCs w:val="20"/>
        </w:rPr>
      </w:pPr>
    </w:p>
    <w:p w14:paraId="0A2082FD" w14:textId="10A5A235"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The 1</w:t>
      </w:r>
      <w:r w:rsidR="00FD40E9" w:rsidRPr="001067F3">
        <w:rPr>
          <w:rFonts w:eastAsia="Calibri" w:cstheme="minorHAnsi"/>
          <w:color w:val="3D3D3D"/>
          <w:sz w:val="20"/>
          <w:szCs w:val="20"/>
        </w:rPr>
        <w:t>2</w:t>
      </w:r>
      <w:r w:rsidRPr="001067F3">
        <w:rPr>
          <w:rFonts w:eastAsia="Calibri" w:cstheme="minorHAnsi"/>
          <w:color w:val="3D3D3D"/>
          <w:sz w:val="20"/>
          <w:szCs w:val="20"/>
        </w:rPr>
        <w:t xml:space="preserve"> review sections below define what the CDRB checks. Each section has an objective (what we are trying to achieve), a benefit (why it matters for the business), individual criteria in plain English, and the expected output for solution design and build.</w:t>
      </w:r>
    </w:p>
    <w:p w14:paraId="1C4DE03B" w14:textId="77777777" w:rsidR="001F2F75" w:rsidRPr="001067F3" w:rsidRDefault="001F2F75" w:rsidP="009F47C1">
      <w:pPr>
        <w:spacing w:after="0" w:line="240" w:lineRule="auto"/>
        <w:rPr>
          <w:rFonts w:cstheme="minorHAnsi"/>
          <w:sz w:val="20"/>
          <w:szCs w:val="20"/>
        </w:rPr>
      </w:pPr>
    </w:p>
    <w:p w14:paraId="729FF36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t>Section A — Architecture &amp; Layering</w:t>
      </w:r>
    </w:p>
    <w:p w14:paraId="7D488FB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Every component in the pipeline has one clear job and stays in its lane. Data flows through defined layers with clear contracts between them.</w:t>
      </w:r>
    </w:p>
    <w:p w14:paraId="63BDC089"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Benefit: When responsibilities are separated, a change to how we calculate a KPI does not break how we ingest data. Teams can work on different layers in parallel. New markets plug in without rewiring the whole pipeline.</w:t>
      </w:r>
    </w:p>
    <w:p w14:paraId="01902103"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888096D" w14:textId="77777777" w:rsidTr="00524050">
        <w:tc>
          <w:tcPr>
            <w:tcW w:w="299" w:type="pct"/>
            <w:shd w:val="solid" w:color="EDE5F2" w:fill="auto"/>
            <w:tcMar>
              <w:top w:w="80" w:type="dxa"/>
              <w:left w:w="120" w:type="dxa"/>
              <w:bottom w:w="80" w:type="dxa"/>
              <w:right w:w="80" w:type="dxa"/>
            </w:tcMar>
          </w:tcPr>
          <w:p w14:paraId="114F3062" w14:textId="77777777" w:rsidR="001F2F75" w:rsidRPr="001067F3" w:rsidRDefault="001F2F75" w:rsidP="009F47C1">
            <w:pPr>
              <w:spacing w:after="0" w:line="240" w:lineRule="auto"/>
              <w:rPr>
                <w:rFonts w:cstheme="minorHAnsi"/>
                <w:sz w:val="18"/>
                <w:szCs w:val="18"/>
              </w:rPr>
            </w:pPr>
            <w:r w:rsidRPr="001067F3">
              <w:rPr>
                <w:rFonts w:eastAsia="Arial" w:cstheme="minorHAnsi"/>
                <w:b/>
                <w:bCs/>
                <w:color w:val="4F2170"/>
                <w:sz w:val="18"/>
                <w:szCs w:val="18"/>
              </w:rPr>
              <w:t>A01</w:t>
            </w:r>
          </w:p>
        </w:tc>
        <w:tc>
          <w:tcPr>
            <w:tcW w:w="4701" w:type="pct"/>
            <w:shd w:val="solid" w:color="F9F5FC" w:fill="auto"/>
            <w:tcMar>
              <w:top w:w="80" w:type="dxa"/>
              <w:left w:w="120" w:type="dxa"/>
              <w:bottom w:w="80" w:type="dxa"/>
              <w:right w:w="80" w:type="dxa"/>
            </w:tcMar>
          </w:tcPr>
          <w:p w14:paraId="25FFCD3C" w14:textId="77777777" w:rsidR="001F2F75" w:rsidRPr="001067F3" w:rsidRDefault="001F2F75" w:rsidP="009F47C1">
            <w:pPr>
              <w:spacing w:after="0" w:line="240" w:lineRule="auto"/>
              <w:rPr>
                <w:rFonts w:cstheme="minorHAnsi"/>
                <w:sz w:val="18"/>
                <w:szCs w:val="18"/>
              </w:rPr>
            </w:pPr>
            <w:r w:rsidRPr="001067F3">
              <w:rPr>
                <w:rFonts w:eastAsia="Arial" w:cstheme="minorHAnsi"/>
                <w:b/>
                <w:bCs/>
                <w:color w:val="4F2170"/>
                <w:sz w:val="18"/>
                <w:szCs w:val="18"/>
              </w:rPr>
              <w:t>Each component does one job</w:t>
            </w:r>
          </w:p>
          <w:p w14:paraId="61714D86" w14:textId="77777777" w:rsidR="001F2F75" w:rsidRPr="001067F3" w:rsidRDefault="001F2F75" w:rsidP="009F47C1">
            <w:pPr>
              <w:spacing w:after="0" w:line="240" w:lineRule="auto"/>
              <w:rPr>
                <w:rFonts w:cstheme="minorHAnsi"/>
                <w:sz w:val="18"/>
                <w:szCs w:val="18"/>
              </w:rPr>
            </w:pPr>
            <w:r w:rsidRPr="001067F3">
              <w:rPr>
                <w:rFonts w:eastAsia="Calibri" w:cstheme="minorHAnsi"/>
                <w:color w:val="3D3D3D"/>
                <w:sz w:val="18"/>
                <w:szCs w:val="18"/>
              </w:rPr>
              <w:t>A procedure that loads customer data does not also calculate KPIs. A procedure that calculates sell-in does not also convert currencies. If a component crosses layer boundaries, it gets split.</w:t>
            </w:r>
          </w:p>
          <w:p w14:paraId="52B80441" w14:textId="77777777" w:rsidR="001F2F75" w:rsidRPr="001067F3" w:rsidRDefault="001F2F75" w:rsidP="009F47C1">
            <w:pPr>
              <w:spacing w:after="0" w:line="240" w:lineRule="auto"/>
              <w:rPr>
                <w:rFonts w:cstheme="minorHAnsi"/>
                <w:sz w:val="18"/>
                <w:szCs w:val="18"/>
              </w:rPr>
            </w:pPr>
            <w:r w:rsidRPr="001067F3">
              <w:rPr>
                <w:rFonts w:eastAsia="Calibri" w:cstheme="minorHAnsi"/>
                <w:b/>
                <w:bCs/>
                <w:color w:val="E18719"/>
                <w:sz w:val="18"/>
                <w:szCs w:val="18"/>
              </w:rPr>
              <w:t xml:space="preserve">→ Expected output: </w:t>
            </w:r>
            <w:r w:rsidRPr="001067F3">
              <w:rPr>
                <w:rFonts w:eastAsia="Calibri" w:cstheme="minorHAnsi"/>
                <w:i/>
                <w:iCs/>
                <w:color w:val="3D3D3D"/>
                <w:sz w:val="18"/>
                <w:szCs w:val="18"/>
              </w:rPr>
              <w:t>Every procedure includes a design declaration of its layer, inputs, and outputs. No procedure spans two layers.</w:t>
            </w:r>
          </w:p>
        </w:tc>
      </w:tr>
    </w:tbl>
    <w:p w14:paraId="15DE964F" w14:textId="77777777" w:rsidR="001F2F75" w:rsidRPr="001067F3" w:rsidRDefault="001F2F75" w:rsidP="009F47C1">
      <w:pPr>
        <w:spacing w:after="0" w:line="240" w:lineRule="auto"/>
        <w:rPr>
          <w:rFonts w:cs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691F0546" w14:textId="77777777" w:rsidTr="00524050">
        <w:tc>
          <w:tcPr>
            <w:tcW w:w="299" w:type="pct"/>
            <w:shd w:val="solid" w:color="EDE5F2" w:fill="auto"/>
            <w:tcMar>
              <w:top w:w="80" w:type="dxa"/>
              <w:left w:w="120" w:type="dxa"/>
              <w:bottom w:w="80" w:type="dxa"/>
              <w:right w:w="80" w:type="dxa"/>
            </w:tcMar>
          </w:tcPr>
          <w:p w14:paraId="173903FB" w14:textId="77777777" w:rsidR="001F2F75" w:rsidRPr="001067F3" w:rsidRDefault="001F2F75" w:rsidP="009F47C1">
            <w:pPr>
              <w:spacing w:after="0" w:line="240" w:lineRule="auto"/>
              <w:rPr>
                <w:rFonts w:cstheme="minorHAnsi"/>
                <w:sz w:val="18"/>
                <w:szCs w:val="18"/>
              </w:rPr>
            </w:pPr>
            <w:r w:rsidRPr="001067F3">
              <w:rPr>
                <w:rFonts w:eastAsia="Arial" w:cstheme="minorHAnsi"/>
                <w:b/>
                <w:bCs/>
                <w:color w:val="4F2170"/>
                <w:sz w:val="18"/>
                <w:szCs w:val="18"/>
              </w:rPr>
              <w:t>A02</w:t>
            </w:r>
          </w:p>
        </w:tc>
        <w:tc>
          <w:tcPr>
            <w:tcW w:w="4701" w:type="pct"/>
            <w:shd w:val="solid" w:color="F9F5FC" w:fill="auto"/>
            <w:tcMar>
              <w:top w:w="80" w:type="dxa"/>
              <w:left w:w="120" w:type="dxa"/>
              <w:bottom w:w="80" w:type="dxa"/>
              <w:right w:w="80" w:type="dxa"/>
            </w:tcMar>
          </w:tcPr>
          <w:p w14:paraId="015A7F44" w14:textId="77777777" w:rsidR="001F2F75" w:rsidRPr="001067F3" w:rsidRDefault="001F2F75" w:rsidP="009F47C1">
            <w:pPr>
              <w:spacing w:after="0" w:line="240" w:lineRule="auto"/>
              <w:rPr>
                <w:rFonts w:cstheme="minorHAnsi"/>
                <w:sz w:val="18"/>
                <w:szCs w:val="18"/>
              </w:rPr>
            </w:pPr>
            <w:r w:rsidRPr="001067F3">
              <w:rPr>
                <w:rFonts w:eastAsia="Arial" w:cstheme="minorHAnsi"/>
                <w:b/>
                <w:bCs/>
                <w:color w:val="4F2170"/>
                <w:sz w:val="18"/>
                <w:szCs w:val="18"/>
              </w:rPr>
              <w:t>Components are where they belong</w:t>
            </w:r>
          </w:p>
          <w:p w14:paraId="07D10755" w14:textId="77777777" w:rsidR="001F2F75" w:rsidRPr="001067F3" w:rsidRDefault="001F2F75" w:rsidP="009F47C1">
            <w:pPr>
              <w:spacing w:after="0" w:line="240" w:lineRule="auto"/>
              <w:rPr>
                <w:rFonts w:cstheme="minorHAnsi"/>
                <w:sz w:val="18"/>
                <w:szCs w:val="18"/>
              </w:rPr>
            </w:pPr>
            <w:r w:rsidRPr="001067F3">
              <w:rPr>
                <w:rFonts w:eastAsia="Calibri" w:cstheme="minorHAnsi"/>
                <w:color w:val="3D3D3D"/>
                <w:sz w:val="18"/>
                <w:szCs w:val="18"/>
              </w:rPr>
              <w:t>Every object in the pipeline matches the agreed TO-BE blueprint. If something new is needed, it goes through a formal design decision. No rogue objects or unofficial shortcuts.</w:t>
            </w:r>
          </w:p>
          <w:p w14:paraId="7913011F" w14:textId="77777777" w:rsidR="001F2F75" w:rsidRPr="001067F3" w:rsidRDefault="001F2F75" w:rsidP="009F47C1">
            <w:pPr>
              <w:spacing w:after="0" w:line="240" w:lineRule="auto"/>
              <w:rPr>
                <w:rFonts w:cstheme="minorHAnsi"/>
                <w:sz w:val="18"/>
                <w:szCs w:val="18"/>
              </w:rPr>
            </w:pPr>
            <w:r w:rsidRPr="001067F3">
              <w:rPr>
                <w:rFonts w:eastAsia="Calibri" w:cstheme="minorHAnsi"/>
                <w:b/>
                <w:bCs/>
                <w:color w:val="E18719"/>
                <w:sz w:val="18"/>
                <w:szCs w:val="18"/>
              </w:rPr>
              <w:t xml:space="preserve">→ Expected output: </w:t>
            </w:r>
            <w:r w:rsidRPr="001067F3">
              <w:rPr>
                <w:rFonts w:eastAsia="Calibri" w:cstheme="minorHAnsi"/>
                <w:i/>
                <w:iCs/>
                <w:color w:val="3D3D3D"/>
                <w:sz w:val="18"/>
                <w:szCs w:val="18"/>
              </w:rPr>
              <w:t>Object catalogue matches the TO-BE flow. Any new object has an approved design record before build begins.</w:t>
            </w:r>
          </w:p>
        </w:tc>
      </w:tr>
    </w:tbl>
    <w:p w14:paraId="31D18005" w14:textId="77777777" w:rsidR="001F2F75" w:rsidRPr="001067F3" w:rsidRDefault="001F2F75" w:rsidP="009F47C1">
      <w:pPr>
        <w:spacing w:after="0" w:line="240" w:lineRule="auto"/>
        <w:rPr>
          <w:rFonts w:cs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513F1132" w14:textId="77777777" w:rsidTr="00524050">
        <w:tc>
          <w:tcPr>
            <w:tcW w:w="299" w:type="pct"/>
            <w:shd w:val="solid" w:color="EDE5F2" w:fill="auto"/>
            <w:tcMar>
              <w:top w:w="80" w:type="dxa"/>
              <w:left w:w="120" w:type="dxa"/>
              <w:bottom w:w="80" w:type="dxa"/>
              <w:right w:w="80" w:type="dxa"/>
            </w:tcMar>
          </w:tcPr>
          <w:p w14:paraId="4D290F2A" w14:textId="77777777" w:rsidR="001F2F75" w:rsidRPr="001067F3" w:rsidRDefault="001F2F75" w:rsidP="009F47C1">
            <w:pPr>
              <w:spacing w:after="0" w:line="240" w:lineRule="auto"/>
              <w:rPr>
                <w:rFonts w:cstheme="minorHAnsi"/>
                <w:sz w:val="18"/>
                <w:szCs w:val="18"/>
              </w:rPr>
            </w:pPr>
            <w:r w:rsidRPr="001067F3">
              <w:rPr>
                <w:rFonts w:eastAsia="Arial" w:cstheme="minorHAnsi"/>
                <w:b/>
                <w:bCs/>
                <w:color w:val="4F2170"/>
                <w:sz w:val="18"/>
                <w:szCs w:val="18"/>
              </w:rPr>
              <w:t>A03</w:t>
            </w:r>
          </w:p>
        </w:tc>
        <w:tc>
          <w:tcPr>
            <w:tcW w:w="4701" w:type="pct"/>
            <w:shd w:val="solid" w:color="F9F5FC" w:fill="auto"/>
            <w:tcMar>
              <w:top w:w="80" w:type="dxa"/>
              <w:left w:w="120" w:type="dxa"/>
              <w:bottom w:w="80" w:type="dxa"/>
              <w:right w:w="80" w:type="dxa"/>
            </w:tcMar>
          </w:tcPr>
          <w:p w14:paraId="3B37A5CF" w14:textId="77777777" w:rsidR="001F2F75" w:rsidRPr="001067F3" w:rsidRDefault="001F2F75" w:rsidP="009F47C1">
            <w:pPr>
              <w:spacing w:after="0" w:line="240" w:lineRule="auto"/>
              <w:rPr>
                <w:rFonts w:cstheme="minorHAnsi"/>
                <w:sz w:val="18"/>
                <w:szCs w:val="18"/>
              </w:rPr>
            </w:pPr>
            <w:r w:rsidRPr="001067F3">
              <w:rPr>
                <w:rFonts w:eastAsia="Arial" w:cstheme="minorHAnsi"/>
                <w:b/>
                <w:bCs/>
                <w:color w:val="4F2170"/>
                <w:sz w:val="18"/>
                <w:szCs w:val="18"/>
              </w:rPr>
              <w:t>Market is a setting, not code</w:t>
            </w:r>
          </w:p>
          <w:p w14:paraId="60E0D116" w14:textId="77777777" w:rsidR="001F2F75" w:rsidRPr="001067F3" w:rsidRDefault="001F2F75" w:rsidP="009F47C1">
            <w:pPr>
              <w:spacing w:after="0" w:line="240" w:lineRule="auto"/>
              <w:rPr>
                <w:rFonts w:cstheme="minorHAnsi"/>
                <w:sz w:val="18"/>
                <w:szCs w:val="18"/>
              </w:rPr>
            </w:pPr>
            <w:r w:rsidRPr="001067F3">
              <w:rPr>
                <w:rFonts w:eastAsia="Calibri" w:cstheme="minorHAnsi"/>
                <w:color w:val="3D3D3D"/>
                <w:sz w:val="18"/>
                <w:szCs w:val="18"/>
              </w:rPr>
              <w:t>The pipeline works for any market — Mexico, Wacam, Brazil — by changing a setting, not by editing code. No "if Mexico, do this; if Wacam, do that" branches exist anywhere in the pipeline.</w:t>
            </w:r>
          </w:p>
          <w:p w14:paraId="2BC21F7F" w14:textId="77777777" w:rsidR="001F2F75" w:rsidRPr="001067F3" w:rsidRDefault="001F2F75" w:rsidP="009F47C1">
            <w:pPr>
              <w:spacing w:after="0" w:line="240" w:lineRule="auto"/>
              <w:rPr>
                <w:rFonts w:cstheme="minorHAnsi"/>
                <w:sz w:val="18"/>
                <w:szCs w:val="18"/>
              </w:rPr>
            </w:pPr>
            <w:r w:rsidRPr="001067F3">
              <w:rPr>
                <w:rFonts w:eastAsia="Calibri" w:cstheme="minorHAnsi"/>
                <w:b/>
                <w:bCs/>
                <w:color w:val="E18719"/>
                <w:sz w:val="18"/>
                <w:szCs w:val="18"/>
              </w:rPr>
              <w:t xml:space="preserve">→ Expected output: </w:t>
            </w:r>
            <w:r w:rsidRPr="001067F3">
              <w:rPr>
                <w:rFonts w:eastAsia="Calibri" w:cstheme="minorHAnsi"/>
                <w:i/>
                <w:iCs/>
                <w:color w:val="3D3D3D"/>
                <w:sz w:val="18"/>
                <w:szCs w:val="18"/>
              </w:rPr>
              <w:t>Market identifier as a parameter on every procedure and a column on every table. Zero market-specific code branches.</w:t>
            </w:r>
          </w:p>
        </w:tc>
      </w:tr>
    </w:tbl>
    <w:p w14:paraId="7B837EA2" w14:textId="77777777" w:rsidR="001F2F75" w:rsidRPr="001067F3" w:rsidRDefault="001F2F75" w:rsidP="009F47C1">
      <w:pPr>
        <w:spacing w:after="0" w:line="240" w:lineRule="auto"/>
        <w:rPr>
          <w:rFonts w:cstheme="minorHAnsi"/>
          <w:sz w:val="20"/>
          <w:szCs w:val="20"/>
        </w:rPr>
      </w:pPr>
    </w:p>
    <w:p w14:paraId="2F8F5CB0" w14:textId="29E3869C" w:rsidR="00F179FC" w:rsidRPr="001067F3" w:rsidRDefault="00F179FC" w:rsidP="009F47C1">
      <w:pPr>
        <w:spacing w:after="0" w:line="240" w:lineRule="auto"/>
        <w:rPr>
          <w:rFonts w:cstheme="minorHAnsi"/>
          <w:sz w:val="20"/>
          <w:szCs w:val="20"/>
        </w:rPr>
      </w:pPr>
      <w:r w:rsidRPr="001067F3">
        <w:rPr>
          <w:rFonts w:cstheme="minorHAnsi"/>
          <w:sz w:val="20"/>
          <w:szCs w:val="20"/>
        </w:rPr>
        <w:br w:type="page"/>
      </w:r>
    </w:p>
    <w:p w14:paraId="18AFCAC4" w14:textId="77777777" w:rsidR="00F179FC" w:rsidRPr="001067F3" w:rsidRDefault="00F179FC"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5B1755FA" w14:textId="77777777" w:rsidTr="00524050">
        <w:tc>
          <w:tcPr>
            <w:tcW w:w="299" w:type="pct"/>
            <w:shd w:val="solid" w:color="EDE5F2" w:fill="auto"/>
            <w:tcMar>
              <w:top w:w="80" w:type="dxa"/>
              <w:left w:w="120" w:type="dxa"/>
              <w:bottom w:w="80" w:type="dxa"/>
              <w:right w:w="80" w:type="dxa"/>
            </w:tcMar>
          </w:tcPr>
          <w:p w14:paraId="7E9DF406"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A04</w:t>
            </w:r>
          </w:p>
        </w:tc>
        <w:tc>
          <w:tcPr>
            <w:tcW w:w="4701" w:type="pct"/>
            <w:shd w:val="solid" w:color="F9F5FC" w:fill="auto"/>
            <w:tcMar>
              <w:top w:w="80" w:type="dxa"/>
              <w:left w:w="120" w:type="dxa"/>
              <w:bottom w:w="80" w:type="dxa"/>
              <w:right w:w="80" w:type="dxa"/>
            </w:tcMar>
          </w:tcPr>
          <w:p w14:paraId="0CA78F08"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Environment is a setting, not code</w:t>
            </w:r>
          </w:p>
          <w:p w14:paraId="1326DB55"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Moving the pipeline from development to testing to production requires no code changes — just environment settings. No hard-coded database names or project identifiers.</w:t>
            </w:r>
          </w:p>
          <w:p w14:paraId="54B912E9"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All catalogue and schema references come from environment variables. Confirmed clean in all environments.</w:t>
            </w:r>
          </w:p>
        </w:tc>
      </w:tr>
    </w:tbl>
    <w:p w14:paraId="294A2FCA"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B6581CD" w14:textId="77777777" w:rsidTr="00524050">
        <w:tc>
          <w:tcPr>
            <w:tcW w:w="299" w:type="pct"/>
            <w:shd w:val="solid" w:color="EDE5F2" w:fill="auto"/>
            <w:tcMar>
              <w:top w:w="80" w:type="dxa"/>
              <w:left w:w="120" w:type="dxa"/>
              <w:bottom w:w="80" w:type="dxa"/>
              <w:right w:w="80" w:type="dxa"/>
            </w:tcMar>
          </w:tcPr>
          <w:p w14:paraId="1E18154D"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A05</w:t>
            </w:r>
          </w:p>
        </w:tc>
        <w:tc>
          <w:tcPr>
            <w:tcW w:w="4701" w:type="pct"/>
            <w:shd w:val="solid" w:color="F9F5FC" w:fill="auto"/>
            <w:tcMar>
              <w:top w:w="80" w:type="dxa"/>
              <w:left w:w="120" w:type="dxa"/>
              <w:bottom w:w="80" w:type="dxa"/>
              <w:right w:w="80" w:type="dxa"/>
            </w:tcMar>
          </w:tcPr>
          <w:p w14:paraId="1CF5F84D"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One conductor per layer</w:t>
            </w:r>
          </w:p>
          <w:p w14:paraId="234366D5"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Each layer has one orchestrator that controls execution order. No external scheduling systems embedded in the code, no leftover placeholders from legacy tools.</w:t>
            </w:r>
          </w:p>
          <w:p w14:paraId="6BCCD071"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Workflow definition shows clean orchestration with no external scheduler IDs embedded in procedure logic.</w:t>
            </w:r>
          </w:p>
        </w:tc>
      </w:tr>
    </w:tbl>
    <w:p w14:paraId="70316DF6" w14:textId="77777777" w:rsidR="001F2F75" w:rsidRPr="001067F3" w:rsidRDefault="001F2F75" w:rsidP="009F47C1">
      <w:pPr>
        <w:spacing w:after="0" w:line="240" w:lineRule="auto"/>
        <w:rPr>
          <w:rFonts w:cstheme="minorHAnsi"/>
          <w:sz w:val="20"/>
          <w:szCs w:val="20"/>
        </w:rPr>
      </w:pPr>
    </w:p>
    <w:p w14:paraId="1C259C23" w14:textId="77777777" w:rsidR="00F179FC" w:rsidRPr="001067F3" w:rsidRDefault="00F179FC" w:rsidP="009F47C1">
      <w:pPr>
        <w:spacing w:after="0" w:line="240" w:lineRule="auto"/>
        <w:rPr>
          <w:rFonts w:cstheme="minorHAnsi"/>
          <w:sz w:val="20"/>
          <w:szCs w:val="20"/>
        </w:rPr>
      </w:pPr>
    </w:p>
    <w:p w14:paraId="3354641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t>Section B — Core Domain Design</w:t>
      </w:r>
    </w:p>
    <w:p w14:paraId="478F90A7"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Build clean, reusable data tables that represent business objects (orders, invoices, deliveries) exactly once, with consistent quality.</w:t>
      </w:r>
    </w:p>
    <w:p w14:paraId="69AD448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Benefit: When every KPI starts from the same trusted core data, two dashboards will never show different numbers because they read from different source tables. Core domains are built once and shared — no duplication across markets.</w:t>
      </w:r>
    </w:p>
    <w:p w14:paraId="372A3A5F"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5F54CE2E" w14:textId="77777777" w:rsidTr="00524050">
        <w:tc>
          <w:tcPr>
            <w:tcW w:w="299" w:type="pct"/>
            <w:shd w:val="solid" w:color="EDE5F2" w:fill="auto"/>
            <w:tcMar>
              <w:top w:w="80" w:type="dxa"/>
              <w:left w:w="120" w:type="dxa"/>
              <w:bottom w:w="80" w:type="dxa"/>
              <w:right w:w="80" w:type="dxa"/>
            </w:tcMar>
          </w:tcPr>
          <w:p w14:paraId="6A0E0DC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B01</w:t>
            </w:r>
          </w:p>
        </w:tc>
        <w:tc>
          <w:tcPr>
            <w:tcW w:w="4701" w:type="pct"/>
            <w:shd w:val="solid" w:color="F9F5FC" w:fill="auto"/>
            <w:tcMar>
              <w:top w:w="80" w:type="dxa"/>
              <w:left w:w="120" w:type="dxa"/>
              <w:bottom w:w="80" w:type="dxa"/>
              <w:right w:w="80" w:type="dxa"/>
            </w:tcMar>
          </w:tcPr>
          <w:p w14:paraId="3832644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Every table has a declared identity</w:t>
            </w:r>
          </w:p>
          <w:p w14:paraId="003DD65B"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Each table states what one row represents — for example, "one row per order line per market" — and what makes that row unique. The system enforces uniqueness automatically. Duplicates are caught before they reach downstream layers.</w:t>
            </w:r>
          </w:p>
          <w:p w14:paraId="5F551D60"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Header declaration with grain and business key, plus automated uniqueness test results for every table.</w:t>
            </w:r>
          </w:p>
        </w:tc>
      </w:tr>
    </w:tbl>
    <w:p w14:paraId="5376AEED"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08AD069C" w14:textId="77777777" w:rsidTr="00524050">
        <w:tc>
          <w:tcPr>
            <w:tcW w:w="299" w:type="pct"/>
            <w:shd w:val="solid" w:color="EDE5F2" w:fill="auto"/>
            <w:tcMar>
              <w:top w:w="80" w:type="dxa"/>
              <w:left w:w="120" w:type="dxa"/>
              <w:bottom w:w="80" w:type="dxa"/>
              <w:right w:w="80" w:type="dxa"/>
            </w:tcMar>
          </w:tcPr>
          <w:p w14:paraId="0B21896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B02</w:t>
            </w:r>
          </w:p>
        </w:tc>
        <w:tc>
          <w:tcPr>
            <w:tcW w:w="4701" w:type="pct"/>
            <w:shd w:val="solid" w:color="F9F5FC" w:fill="auto"/>
            <w:tcMar>
              <w:top w:w="80" w:type="dxa"/>
              <w:left w:w="120" w:type="dxa"/>
              <w:bottom w:w="80" w:type="dxa"/>
              <w:right w:w="80" w:type="dxa"/>
            </w:tcMar>
          </w:tcPr>
          <w:p w14:paraId="209FE21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Market boundaries come from configuration</w:t>
            </w:r>
          </w:p>
          <w:p w14:paraId="30B191BB"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What counts as a "Mexico order" or a "Wacam invoice" is defined in a managed configuration table, not written into the code. Adding a new market means adding rows to the configuration table, not editing procedures.</w:t>
            </w:r>
          </w:p>
          <w:p w14:paraId="273072B3" w14:textId="47AB3F4B"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 xml:space="preserve">Market scope configuration table populated. No order ranges, </w:t>
            </w:r>
            <w:r w:rsidR="003C5237" w:rsidRPr="001067F3">
              <w:rPr>
                <w:rFonts w:eastAsia="Calibri" w:cstheme="minorHAnsi"/>
                <w:i/>
                <w:iCs/>
                <w:color w:val="3D3D3D"/>
                <w:sz w:val="20"/>
                <w:szCs w:val="20"/>
              </w:rPr>
              <w:t>organization</w:t>
            </w:r>
            <w:r w:rsidRPr="001067F3">
              <w:rPr>
                <w:rFonts w:eastAsia="Calibri" w:cstheme="minorHAnsi"/>
                <w:i/>
                <w:iCs/>
                <w:color w:val="3D3D3D"/>
                <w:sz w:val="20"/>
                <w:szCs w:val="20"/>
              </w:rPr>
              <w:t xml:space="preserve"> codes, or channel identifiers in any procedure.</w:t>
            </w:r>
          </w:p>
        </w:tc>
      </w:tr>
    </w:tbl>
    <w:p w14:paraId="70E35062"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1C0DC269" w14:textId="77777777" w:rsidTr="00524050">
        <w:tc>
          <w:tcPr>
            <w:tcW w:w="299" w:type="pct"/>
            <w:shd w:val="solid" w:color="EDE5F2" w:fill="auto"/>
            <w:tcMar>
              <w:top w:w="80" w:type="dxa"/>
              <w:left w:w="120" w:type="dxa"/>
              <w:bottom w:w="80" w:type="dxa"/>
              <w:right w:w="80" w:type="dxa"/>
            </w:tcMar>
          </w:tcPr>
          <w:p w14:paraId="5B8FA4E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B03</w:t>
            </w:r>
          </w:p>
        </w:tc>
        <w:tc>
          <w:tcPr>
            <w:tcW w:w="4701" w:type="pct"/>
            <w:shd w:val="solid" w:color="F9F5FC" w:fill="auto"/>
            <w:tcMar>
              <w:top w:w="80" w:type="dxa"/>
              <w:left w:w="120" w:type="dxa"/>
              <w:bottom w:w="80" w:type="dxa"/>
              <w:right w:w="80" w:type="dxa"/>
            </w:tcMar>
          </w:tcPr>
          <w:p w14:paraId="30B621F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Business classifications come from reference tables</w:t>
            </w:r>
          </w:p>
          <w:p w14:paraId="5640BCDE"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What type of document an invoice is (billing, credit note, return), what a reason code means (refusal, cancellation) — these are looked up from managed reference tables, not written as lists inside procedures.</w:t>
            </w:r>
          </w:p>
          <w:p w14:paraId="0C9A71D5"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Role tables for documents, reason codes, and item categories populated and used consistently across all procedures.</w:t>
            </w:r>
          </w:p>
        </w:tc>
      </w:tr>
    </w:tbl>
    <w:p w14:paraId="56E7FB4D"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08F7AF21" w14:textId="77777777" w:rsidTr="00524050">
        <w:tc>
          <w:tcPr>
            <w:tcW w:w="299" w:type="pct"/>
            <w:shd w:val="solid" w:color="EDE5F2" w:fill="auto"/>
            <w:tcMar>
              <w:top w:w="80" w:type="dxa"/>
              <w:left w:w="120" w:type="dxa"/>
              <w:bottom w:w="80" w:type="dxa"/>
              <w:right w:w="80" w:type="dxa"/>
            </w:tcMar>
          </w:tcPr>
          <w:p w14:paraId="1CA0ABEA"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B04</w:t>
            </w:r>
          </w:p>
        </w:tc>
        <w:tc>
          <w:tcPr>
            <w:tcW w:w="4701" w:type="pct"/>
            <w:shd w:val="solid" w:color="F9F5FC" w:fill="auto"/>
            <w:tcMar>
              <w:top w:w="80" w:type="dxa"/>
              <w:left w:w="120" w:type="dxa"/>
              <w:bottom w:w="80" w:type="dxa"/>
              <w:right w:w="80" w:type="dxa"/>
            </w:tcMar>
          </w:tcPr>
          <w:p w14:paraId="5AEFFBE9" w14:textId="0FA7ECD3"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 xml:space="preserve">Measurements are </w:t>
            </w:r>
            <w:r w:rsidR="003C5237" w:rsidRPr="001067F3">
              <w:rPr>
                <w:rFonts w:eastAsia="Arial" w:cstheme="minorHAnsi"/>
                <w:b/>
                <w:bCs/>
                <w:color w:val="4F2170"/>
                <w:sz w:val="20"/>
                <w:szCs w:val="20"/>
              </w:rPr>
              <w:t>standardized</w:t>
            </w:r>
            <w:r w:rsidRPr="001067F3">
              <w:rPr>
                <w:rFonts w:eastAsia="Arial" w:cstheme="minorHAnsi"/>
                <w:b/>
                <w:bCs/>
                <w:color w:val="4F2170"/>
                <w:sz w:val="20"/>
                <w:szCs w:val="20"/>
              </w:rPr>
              <w:t xml:space="preserve"> at the boundary</w:t>
            </w:r>
          </w:p>
          <w:p w14:paraId="439FF38F"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All weights are converted to kilograms and all values to local currency at the point where data enters the core domain. Downstream layers never deal with raw units from the source system.</w:t>
            </w:r>
          </w:p>
          <w:p w14:paraId="6A4F8D96"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Shared weight and currency conversion functions used consistently. No raw source-system unit exposed as a measure in any domain table.</w:t>
            </w:r>
          </w:p>
        </w:tc>
      </w:tr>
    </w:tbl>
    <w:p w14:paraId="21062D3A" w14:textId="77777777" w:rsidR="001F2F75" w:rsidRPr="001067F3" w:rsidRDefault="001F2F75" w:rsidP="009F47C1">
      <w:pPr>
        <w:spacing w:after="0" w:line="240" w:lineRule="auto"/>
        <w:rPr>
          <w:rFonts w:cstheme="minorHAnsi"/>
          <w:sz w:val="20"/>
          <w:szCs w:val="20"/>
        </w:rPr>
      </w:pPr>
    </w:p>
    <w:p w14:paraId="60EFD927" w14:textId="6C6AA86C" w:rsidR="00F179FC" w:rsidRPr="001067F3" w:rsidRDefault="00F179FC" w:rsidP="009F47C1">
      <w:pPr>
        <w:spacing w:after="0" w:line="240" w:lineRule="auto"/>
        <w:rPr>
          <w:rFonts w:cstheme="minorHAnsi"/>
          <w:sz w:val="20"/>
          <w:szCs w:val="20"/>
        </w:rPr>
      </w:pPr>
      <w:r w:rsidRPr="001067F3">
        <w:rPr>
          <w:rFonts w:cstheme="minorHAnsi"/>
          <w:sz w:val="20"/>
          <w:szCs w:val="20"/>
        </w:rPr>
        <w:br w:type="page"/>
      </w:r>
    </w:p>
    <w:p w14:paraId="52CC2FB8" w14:textId="77777777" w:rsidR="00F179FC" w:rsidRPr="001067F3" w:rsidRDefault="00F179FC"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D8C6B35" w14:textId="77777777" w:rsidTr="00524050">
        <w:tc>
          <w:tcPr>
            <w:tcW w:w="299" w:type="pct"/>
            <w:shd w:val="solid" w:color="EDE5F2" w:fill="auto"/>
            <w:tcMar>
              <w:top w:w="80" w:type="dxa"/>
              <w:left w:w="120" w:type="dxa"/>
              <w:bottom w:w="80" w:type="dxa"/>
              <w:right w:w="80" w:type="dxa"/>
            </w:tcMar>
          </w:tcPr>
          <w:p w14:paraId="0501D24E"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B05</w:t>
            </w:r>
          </w:p>
        </w:tc>
        <w:tc>
          <w:tcPr>
            <w:tcW w:w="4701" w:type="pct"/>
            <w:shd w:val="solid" w:color="F9F5FC" w:fill="auto"/>
            <w:tcMar>
              <w:top w:w="80" w:type="dxa"/>
              <w:left w:w="120" w:type="dxa"/>
              <w:bottom w:w="80" w:type="dxa"/>
              <w:right w:w="80" w:type="dxa"/>
            </w:tcMar>
          </w:tcPr>
          <w:p w14:paraId="31EDB1B6"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Core tables describe what happened, not how to measure it</w:t>
            </w:r>
          </w:p>
          <w:p w14:paraId="06C74F8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The order table records that an order exists with its attributes. Whether that order counts as a "cancellation" or an "on-time delivery" for KPI purposes is decided later in the KPI engine — not baked into the core data.</w:t>
            </w:r>
          </w:p>
          <w:p w14:paraId="27421781"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Domain tables contain attributes and document roles only. No KPI flags, no calculated measures, no business rule outcomes.</w:t>
            </w:r>
          </w:p>
        </w:tc>
      </w:tr>
    </w:tbl>
    <w:p w14:paraId="7EF9A4B2"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18DDC5E" w14:textId="77777777" w:rsidTr="00524050">
        <w:tc>
          <w:tcPr>
            <w:tcW w:w="299" w:type="pct"/>
            <w:shd w:val="solid" w:color="EDE5F2" w:fill="auto"/>
            <w:tcMar>
              <w:top w:w="80" w:type="dxa"/>
              <w:left w:w="120" w:type="dxa"/>
              <w:bottom w:w="80" w:type="dxa"/>
              <w:right w:w="80" w:type="dxa"/>
            </w:tcMar>
          </w:tcPr>
          <w:p w14:paraId="4A3035B4"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B06</w:t>
            </w:r>
          </w:p>
        </w:tc>
        <w:tc>
          <w:tcPr>
            <w:tcW w:w="4701" w:type="pct"/>
            <w:shd w:val="solid" w:color="F9F5FC" w:fill="auto"/>
            <w:tcMar>
              <w:top w:w="80" w:type="dxa"/>
              <w:left w:w="120" w:type="dxa"/>
              <w:bottom w:w="80" w:type="dxa"/>
              <w:right w:w="80" w:type="dxa"/>
            </w:tcMar>
          </w:tcPr>
          <w:p w14:paraId="368909BE"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Every record is traceable</w:t>
            </w:r>
          </w:p>
          <w:p w14:paraId="42477F36"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Each row has a deterministic, reproducible identifier. When a customer or product code is missing from the master data, a documented "unknown" placeholder is used — so the row is never silently lost.</w:t>
            </w:r>
          </w:p>
          <w:p w14:paraId="4BE81581"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Hashed keys and unknown-member function used consistently across all domain tables.</w:t>
            </w:r>
          </w:p>
        </w:tc>
      </w:tr>
    </w:tbl>
    <w:p w14:paraId="5A4BC835"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44A56AED" w14:textId="77777777" w:rsidTr="00524050">
        <w:tc>
          <w:tcPr>
            <w:tcW w:w="299" w:type="pct"/>
            <w:shd w:val="solid" w:color="EDE5F2" w:fill="auto"/>
            <w:tcMar>
              <w:top w:w="80" w:type="dxa"/>
              <w:left w:w="120" w:type="dxa"/>
              <w:bottom w:w="80" w:type="dxa"/>
              <w:right w:w="80" w:type="dxa"/>
            </w:tcMar>
          </w:tcPr>
          <w:p w14:paraId="284C6CBA"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B07</w:t>
            </w:r>
          </w:p>
        </w:tc>
        <w:tc>
          <w:tcPr>
            <w:tcW w:w="4701" w:type="pct"/>
            <w:shd w:val="solid" w:color="F9F5FC" w:fill="auto"/>
            <w:tcMar>
              <w:top w:w="80" w:type="dxa"/>
              <w:left w:w="120" w:type="dxa"/>
              <w:bottom w:w="80" w:type="dxa"/>
              <w:right w:w="80" w:type="dxa"/>
            </w:tcMar>
          </w:tcPr>
          <w:p w14:paraId="16F3DC63"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No data is silently lost</w:t>
            </w:r>
          </w:p>
          <w:p w14:paraId="245A7A0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When a delivery references a customer not found in the hierarchy, the delivery still appears in the output — tagged as "unknown" and counted by the quality gate. Today such deliveries are silently dropped.</w:t>
            </w:r>
          </w:p>
          <w:p w14:paraId="3E0799D6"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All joins to master data use outer joins with unknown-member handling. Quality gate reports the unknown record count in every run.</w:t>
            </w:r>
          </w:p>
        </w:tc>
      </w:tr>
    </w:tbl>
    <w:p w14:paraId="1903EB2E" w14:textId="77777777" w:rsidR="001F2F75" w:rsidRPr="001067F3" w:rsidRDefault="001F2F75" w:rsidP="009F47C1">
      <w:pPr>
        <w:spacing w:after="0" w:line="240" w:lineRule="auto"/>
        <w:rPr>
          <w:rFonts w:cstheme="minorHAnsi"/>
          <w:sz w:val="20"/>
          <w:szCs w:val="20"/>
        </w:rPr>
      </w:pPr>
    </w:p>
    <w:p w14:paraId="37859BE9" w14:textId="77777777" w:rsidR="001F2F75" w:rsidRPr="001067F3" w:rsidRDefault="001F2F75" w:rsidP="009F47C1">
      <w:pPr>
        <w:spacing w:after="0" w:line="240" w:lineRule="auto"/>
        <w:rPr>
          <w:rFonts w:cstheme="minorHAnsi"/>
          <w:sz w:val="20"/>
          <w:szCs w:val="20"/>
        </w:rPr>
      </w:pPr>
    </w:p>
    <w:p w14:paraId="1BBB19B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t>Section C — Configuration: Business Rules as Data</w:t>
      </w:r>
    </w:p>
    <w:p w14:paraId="73D5E2FB"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Every business rule that might change — market definitions, document classifications, SISO customer rules, currency policies, cut-off windows — lives in a managed configuration table, not in the code.</w:t>
      </w:r>
    </w:p>
    <w:p w14:paraId="6F71BA28"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Benefit: Business teams can request rule changes (for example, adding a new SISO customer chain) through a governed data update instead of waiting for a development cycle. Configuration is versioned with history — you can always trace what changed, when, and why. This is also what makes multi-market scalability possible: same code, different configuration per market.</w:t>
      </w:r>
    </w:p>
    <w:p w14:paraId="78FF7DD9"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5F90B817" w14:textId="77777777" w:rsidTr="00524050">
        <w:tc>
          <w:tcPr>
            <w:tcW w:w="299" w:type="pct"/>
            <w:shd w:val="solid" w:color="EDE5F2" w:fill="auto"/>
            <w:tcMar>
              <w:top w:w="80" w:type="dxa"/>
              <w:left w:w="120" w:type="dxa"/>
              <w:bottom w:w="80" w:type="dxa"/>
              <w:right w:w="80" w:type="dxa"/>
            </w:tcMar>
          </w:tcPr>
          <w:p w14:paraId="7C8BEEA1"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C01</w:t>
            </w:r>
          </w:p>
        </w:tc>
        <w:tc>
          <w:tcPr>
            <w:tcW w:w="4701" w:type="pct"/>
            <w:shd w:val="solid" w:color="F9F5FC" w:fill="auto"/>
            <w:tcMar>
              <w:top w:w="80" w:type="dxa"/>
              <w:left w:w="120" w:type="dxa"/>
              <w:bottom w:w="80" w:type="dxa"/>
              <w:right w:w="80" w:type="dxa"/>
            </w:tcMar>
          </w:tcPr>
          <w:p w14:paraId="1F4E9FFC"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Rules are rows, not code</w:t>
            </w:r>
          </w:p>
          <w:p w14:paraId="265C460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Every rule the business might change — SISO customer assignments, FX policies, market scope, document roles — exists as a row in a versioned configuration table with an owner and effective dates. Changing a rule is a configuration update, not a code deployment.</w:t>
            </w:r>
          </w:p>
          <w:p w14:paraId="3CF6B529"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Ten configuration tables populated with owner, valid-from/valid-to dates, and full change history.</w:t>
            </w:r>
          </w:p>
        </w:tc>
      </w:tr>
    </w:tbl>
    <w:p w14:paraId="4DF32E29"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F25F1D9" w14:textId="77777777" w:rsidTr="00524050">
        <w:tc>
          <w:tcPr>
            <w:tcW w:w="299" w:type="pct"/>
            <w:shd w:val="solid" w:color="EDE5F2" w:fill="auto"/>
            <w:tcMar>
              <w:top w:w="80" w:type="dxa"/>
              <w:left w:w="120" w:type="dxa"/>
              <w:bottom w:w="80" w:type="dxa"/>
              <w:right w:w="80" w:type="dxa"/>
            </w:tcMar>
          </w:tcPr>
          <w:p w14:paraId="053EB2A4"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C02</w:t>
            </w:r>
          </w:p>
        </w:tc>
        <w:tc>
          <w:tcPr>
            <w:tcW w:w="4701" w:type="pct"/>
            <w:shd w:val="solid" w:color="F9F5FC" w:fill="auto"/>
            <w:tcMar>
              <w:top w:w="80" w:type="dxa"/>
              <w:left w:w="120" w:type="dxa"/>
              <w:bottom w:w="80" w:type="dxa"/>
              <w:right w:w="80" w:type="dxa"/>
            </w:tcMar>
          </w:tcPr>
          <w:p w14:paraId="5157E59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No hidden numbers or dates</w:t>
            </w:r>
          </w:p>
          <w:p w14:paraId="340FAB8C"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Thresholds like "reload the last 5 months" or "billing cut-off is 3 days before month end" are named in configuration, not buried as literals in procedures. The run date is always a parameter — the pipeline never calls "today's date" internally.</w:t>
            </w:r>
          </w:p>
          <w:p w14:paraId="5834DD98"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All thresholds, time windows, and dates traced to named configuration entries. Run date passed as a parameter on every procedure.</w:t>
            </w:r>
          </w:p>
        </w:tc>
      </w:tr>
    </w:tbl>
    <w:p w14:paraId="6DBC05AB"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037A22CB" w14:textId="77777777" w:rsidTr="00524050">
        <w:tc>
          <w:tcPr>
            <w:tcW w:w="299" w:type="pct"/>
            <w:shd w:val="solid" w:color="EDE5F2" w:fill="auto"/>
            <w:tcMar>
              <w:top w:w="80" w:type="dxa"/>
              <w:left w:w="120" w:type="dxa"/>
              <w:bottom w:w="80" w:type="dxa"/>
              <w:right w:w="80" w:type="dxa"/>
            </w:tcMar>
          </w:tcPr>
          <w:p w14:paraId="61326A6E"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C03</w:t>
            </w:r>
          </w:p>
        </w:tc>
        <w:tc>
          <w:tcPr>
            <w:tcW w:w="4701" w:type="pct"/>
            <w:shd w:val="solid" w:color="F9F5FC" w:fill="auto"/>
            <w:tcMar>
              <w:top w:w="80" w:type="dxa"/>
              <w:left w:w="120" w:type="dxa"/>
              <w:bottom w:w="80" w:type="dxa"/>
              <w:right w:w="80" w:type="dxa"/>
            </w:tcMar>
          </w:tcPr>
          <w:p w14:paraId="6629DACC"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No copy-paste procedures</w:t>
            </w:r>
          </w:p>
          <w:p w14:paraId="6EBB9FF8"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If two procedures are more than 70% similar, they should be one procedure with a parameter. Today we have near-identical monthly and weekly SISO procedures that have already drifted, and customer hierarchy procedures that are copies with differences.</w:t>
            </w:r>
          </w:p>
          <w:p w14:paraId="2EF4E175"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Similarity check confirms no procedure pairs exceed 70% overlap.</w:t>
            </w:r>
          </w:p>
        </w:tc>
      </w:tr>
    </w:tbl>
    <w:p w14:paraId="7F957EB0" w14:textId="77777777" w:rsidR="001F2F75" w:rsidRPr="001067F3" w:rsidRDefault="001F2F75" w:rsidP="009F47C1">
      <w:pPr>
        <w:spacing w:after="0" w:line="240" w:lineRule="auto"/>
        <w:rPr>
          <w:rFonts w:cstheme="minorHAnsi"/>
          <w:sz w:val="20"/>
          <w:szCs w:val="20"/>
        </w:rPr>
      </w:pPr>
    </w:p>
    <w:p w14:paraId="5EAAB9DE" w14:textId="56A9701C" w:rsidR="00F179FC" w:rsidRPr="001067F3" w:rsidRDefault="00F179FC" w:rsidP="009F47C1">
      <w:pPr>
        <w:spacing w:after="0" w:line="240" w:lineRule="auto"/>
        <w:rPr>
          <w:rFonts w:cstheme="minorHAnsi"/>
          <w:sz w:val="20"/>
          <w:szCs w:val="20"/>
        </w:rPr>
      </w:pPr>
      <w:r w:rsidRPr="001067F3">
        <w:rPr>
          <w:rFonts w:cstheme="minorHAnsi"/>
          <w:sz w:val="20"/>
          <w:szCs w:val="20"/>
        </w:rPr>
        <w:br w:type="page"/>
      </w:r>
    </w:p>
    <w:p w14:paraId="3D3EC2AE" w14:textId="77777777" w:rsidR="00F179FC" w:rsidRPr="001067F3" w:rsidRDefault="00F179FC"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45F66F26" w14:textId="77777777" w:rsidTr="00524050">
        <w:tc>
          <w:tcPr>
            <w:tcW w:w="299" w:type="pct"/>
            <w:shd w:val="solid" w:color="EDE5F2" w:fill="auto"/>
            <w:tcMar>
              <w:top w:w="80" w:type="dxa"/>
              <w:left w:w="120" w:type="dxa"/>
              <w:bottom w:w="80" w:type="dxa"/>
              <w:right w:w="80" w:type="dxa"/>
            </w:tcMar>
          </w:tcPr>
          <w:p w14:paraId="252A27F1"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C04</w:t>
            </w:r>
          </w:p>
        </w:tc>
        <w:tc>
          <w:tcPr>
            <w:tcW w:w="4701" w:type="pct"/>
            <w:shd w:val="solid" w:color="F9F5FC" w:fill="auto"/>
            <w:tcMar>
              <w:top w:w="80" w:type="dxa"/>
              <w:left w:w="120" w:type="dxa"/>
              <w:bottom w:w="80" w:type="dxa"/>
              <w:right w:w="80" w:type="dxa"/>
            </w:tcMar>
          </w:tcPr>
          <w:p w14:paraId="5D4B01B8"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One source per reference dataset</w:t>
            </w:r>
          </w:p>
          <w:p w14:paraId="218DE06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Unit-of-measure conversions, exchange rates, financial ratios, plant locations, and calendars each come from exactly one master table or function. No procedure bypasses the master to read from a different source.</w:t>
            </w:r>
          </w:p>
          <w:p w14:paraId="5AE6090F"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Lineage confirms a single source per reference type across all procedures.</w:t>
            </w:r>
          </w:p>
        </w:tc>
      </w:tr>
    </w:tbl>
    <w:p w14:paraId="1A12D175"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4F2D4039" w14:textId="77777777" w:rsidTr="00524050">
        <w:tc>
          <w:tcPr>
            <w:tcW w:w="299" w:type="pct"/>
            <w:shd w:val="solid" w:color="EDE5F2" w:fill="auto"/>
            <w:tcMar>
              <w:top w:w="80" w:type="dxa"/>
              <w:left w:w="120" w:type="dxa"/>
              <w:bottom w:w="80" w:type="dxa"/>
              <w:right w:w="80" w:type="dxa"/>
            </w:tcMar>
          </w:tcPr>
          <w:p w14:paraId="5EFA485F"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C05</w:t>
            </w:r>
          </w:p>
        </w:tc>
        <w:tc>
          <w:tcPr>
            <w:tcW w:w="4701" w:type="pct"/>
            <w:shd w:val="solid" w:color="F9F5FC" w:fill="auto"/>
            <w:tcMar>
              <w:top w:w="80" w:type="dxa"/>
              <w:left w:w="120" w:type="dxa"/>
              <w:bottom w:w="80" w:type="dxa"/>
              <w:right w:w="80" w:type="dxa"/>
            </w:tcMar>
          </w:tcPr>
          <w:p w14:paraId="42B760AB"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Configuration changes are governed</w:t>
            </w:r>
          </w:p>
          <w:p w14:paraId="10045924"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Every change to a configuration table is versioned, peer-reviewed, and accompanied by a test case. Configuration is treated with the same rigour as code.</w:t>
            </w:r>
          </w:p>
          <w:p w14:paraId="11DC6577"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Pull request trail for every configuration change. Test case confirming the rule change produces the expected output.</w:t>
            </w:r>
          </w:p>
        </w:tc>
      </w:tr>
    </w:tbl>
    <w:p w14:paraId="1605BB2D" w14:textId="77777777" w:rsidR="001F2F75" w:rsidRPr="001067F3" w:rsidRDefault="001F2F75" w:rsidP="009F47C1">
      <w:pPr>
        <w:spacing w:after="0" w:line="240" w:lineRule="auto"/>
        <w:rPr>
          <w:rFonts w:cstheme="minorHAnsi"/>
          <w:sz w:val="20"/>
          <w:szCs w:val="20"/>
        </w:rPr>
      </w:pPr>
    </w:p>
    <w:p w14:paraId="689C327F" w14:textId="77777777" w:rsidR="00F179FC" w:rsidRPr="001067F3" w:rsidRDefault="00F179FC" w:rsidP="009F47C1">
      <w:pPr>
        <w:spacing w:after="0" w:line="240" w:lineRule="auto"/>
        <w:rPr>
          <w:rFonts w:cstheme="minorHAnsi"/>
          <w:sz w:val="20"/>
          <w:szCs w:val="20"/>
        </w:rPr>
      </w:pPr>
    </w:p>
    <w:p w14:paraId="74EA797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t>Section D — Code Structure &amp; Readability</w:t>
      </w:r>
    </w:p>
    <w:p w14:paraId="624305C6"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Every stored procedure follows the same predictable 8-block structure in the same order. Code is readable, clearly named, and handles edge cases explicitly.</w:t>
      </w:r>
    </w:p>
    <w:p w14:paraId="40416FA5"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Benefit: Predictable structure means faster onboarding, easier debugging, and more reliable reviews. When every procedure looks the same, the CDRB reviews efficiently because reviewers know exactly where to look.</w:t>
      </w:r>
    </w:p>
    <w:p w14:paraId="2964EA4E"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37F6C4C4" w14:textId="77777777" w:rsidTr="00524050">
        <w:tc>
          <w:tcPr>
            <w:tcW w:w="299" w:type="pct"/>
            <w:shd w:val="solid" w:color="EDE5F2" w:fill="auto"/>
            <w:tcMar>
              <w:top w:w="80" w:type="dxa"/>
              <w:left w:w="120" w:type="dxa"/>
              <w:bottom w:w="80" w:type="dxa"/>
              <w:right w:w="80" w:type="dxa"/>
            </w:tcMar>
          </w:tcPr>
          <w:p w14:paraId="1F7D7241"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D01</w:t>
            </w:r>
          </w:p>
        </w:tc>
        <w:tc>
          <w:tcPr>
            <w:tcW w:w="4701" w:type="pct"/>
            <w:shd w:val="solid" w:color="F9F5FC" w:fill="auto"/>
            <w:tcMar>
              <w:top w:w="80" w:type="dxa"/>
              <w:left w:w="120" w:type="dxa"/>
              <w:bottom w:w="80" w:type="dxa"/>
              <w:right w:w="80" w:type="dxa"/>
            </w:tcMar>
          </w:tcPr>
          <w:p w14:paraId="2A94D8C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Every procedure follows the 8-block template</w:t>
            </w:r>
          </w:p>
          <w:p w14:paraId="2B4CB70A"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Every procedure contains the same 8 sections in order: Contract (what it does and what it produces), Context (market and run date), Config (read business rules), Extract (get changed data), Transform (apply logic), Quality Gate (validate before saving), Load (persist safely), Log (record result). This makes every procedure predictable.</w:t>
            </w:r>
          </w:p>
          <w:p w14:paraId="3916BA53"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Template compliance confirmed. Header complete with purpose, grain, business key, owner, and version on every procedure.</w:t>
            </w:r>
          </w:p>
        </w:tc>
      </w:tr>
    </w:tbl>
    <w:p w14:paraId="10E7590A"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5D82342B" w14:textId="77777777" w:rsidTr="00524050">
        <w:tc>
          <w:tcPr>
            <w:tcW w:w="299" w:type="pct"/>
            <w:shd w:val="solid" w:color="EDE5F2" w:fill="auto"/>
            <w:tcMar>
              <w:top w:w="80" w:type="dxa"/>
              <w:left w:w="120" w:type="dxa"/>
              <w:bottom w:w="80" w:type="dxa"/>
              <w:right w:w="80" w:type="dxa"/>
            </w:tcMar>
          </w:tcPr>
          <w:p w14:paraId="164F9333"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D02</w:t>
            </w:r>
          </w:p>
        </w:tc>
        <w:tc>
          <w:tcPr>
            <w:tcW w:w="4701" w:type="pct"/>
            <w:shd w:val="solid" w:color="F9F5FC" w:fill="auto"/>
            <w:tcMar>
              <w:top w:w="80" w:type="dxa"/>
              <w:left w:w="120" w:type="dxa"/>
              <w:bottom w:w="80" w:type="dxa"/>
              <w:right w:w="80" w:type="dxa"/>
            </w:tcMar>
          </w:tcPr>
          <w:p w14:paraId="05CED8B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One logging method throughout</w:t>
            </w:r>
          </w:p>
          <w:p w14:paraId="6B5C4EAD"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All status logging goes through a single shared utility. Errors are caught, logged with context, and re-raised — never silently ignored. Today three different logging utilities are used across the pipeline.</w:t>
            </w:r>
          </w:p>
          <w:p w14:paraId="4F432228"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Single logging utility confirmed across all procedures. No direct status writes or silent error handling.</w:t>
            </w:r>
          </w:p>
        </w:tc>
      </w:tr>
    </w:tbl>
    <w:p w14:paraId="67183514"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FC4273A" w14:textId="77777777" w:rsidTr="00524050">
        <w:tc>
          <w:tcPr>
            <w:tcW w:w="299" w:type="pct"/>
            <w:shd w:val="solid" w:color="EDE5F2" w:fill="auto"/>
            <w:tcMar>
              <w:top w:w="80" w:type="dxa"/>
              <w:left w:w="120" w:type="dxa"/>
              <w:bottom w:w="80" w:type="dxa"/>
              <w:right w:w="80" w:type="dxa"/>
            </w:tcMar>
          </w:tcPr>
          <w:p w14:paraId="26B929D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D03</w:t>
            </w:r>
          </w:p>
        </w:tc>
        <w:tc>
          <w:tcPr>
            <w:tcW w:w="4701" w:type="pct"/>
            <w:shd w:val="solid" w:color="F9F5FC" w:fill="auto"/>
            <w:tcMar>
              <w:top w:w="80" w:type="dxa"/>
              <w:left w:w="120" w:type="dxa"/>
              <w:bottom w:w="80" w:type="dxa"/>
              <w:right w:w="80" w:type="dxa"/>
            </w:tcMar>
          </w:tcPr>
          <w:p w14:paraId="2886F453"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Readable, focused transforms</w:t>
            </w:r>
          </w:p>
          <w:p w14:paraId="5C57D81C"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Each step in the transformation is named after the business concept it represents — for example, "invoice roles" or "open order buckets" — not generic labels like "base 1" or "step 3". No single procedure exceeds 400 lines; no single step exceeds 80 lines.</w:t>
            </w:r>
          </w:p>
          <w:p w14:paraId="310AA0B6"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Named business-concept transformation steps. Procedure and step size limits enforced and verified.</w:t>
            </w:r>
          </w:p>
        </w:tc>
      </w:tr>
    </w:tbl>
    <w:p w14:paraId="2321D65B"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677DA433" w14:textId="77777777" w:rsidTr="00524050">
        <w:tc>
          <w:tcPr>
            <w:tcW w:w="299" w:type="pct"/>
            <w:shd w:val="solid" w:color="EDE5F2" w:fill="auto"/>
            <w:tcMar>
              <w:top w:w="80" w:type="dxa"/>
              <w:left w:w="120" w:type="dxa"/>
              <w:bottom w:w="80" w:type="dxa"/>
              <w:right w:w="80" w:type="dxa"/>
            </w:tcMar>
          </w:tcPr>
          <w:p w14:paraId="64292551"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D04</w:t>
            </w:r>
          </w:p>
        </w:tc>
        <w:tc>
          <w:tcPr>
            <w:tcW w:w="4701" w:type="pct"/>
            <w:shd w:val="solid" w:color="F9F5FC" w:fill="auto"/>
            <w:tcMar>
              <w:top w:w="80" w:type="dxa"/>
              <w:left w:w="120" w:type="dxa"/>
              <w:bottom w:w="80" w:type="dxa"/>
              <w:right w:w="80" w:type="dxa"/>
            </w:tcMar>
          </w:tcPr>
          <w:p w14:paraId="1989807A"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Explicit handling of missing data</w:t>
            </w:r>
          </w:p>
          <w:p w14:paraId="4B1278F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When a value is missing, the code explicitly decides what to do: use a default for measures, use the "unknown" placeholder for dimensions. Every conditional branch has a default path. No reliance on arithmetic involving NULL values that silently erases results.</w:t>
            </w:r>
          </w:p>
          <w:p w14:paraId="1EB6D7B3"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Unknown-member function for dimensions, safe default for measures, every conditional branch with an explicit default path.</w:t>
            </w:r>
          </w:p>
        </w:tc>
      </w:tr>
    </w:tbl>
    <w:p w14:paraId="5A111EE1" w14:textId="77777777" w:rsidR="001F2F75" w:rsidRPr="001067F3" w:rsidRDefault="001F2F75" w:rsidP="009F47C1">
      <w:pPr>
        <w:spacing w:after="0" w:line="240" w:lineRule="auto"/>
        <w:rPr>
          <w:rFonts w:cstheme="minorHAnsi"/>
          <w:sz w:val="20"/>
          <w:szCs w:val="20"/>
        </w:rPr>
      </w:pPr>
    </w:p>
    <w:p w14:paraId="5DDA7C39" w14:textId="77777777" w:rsidR="001F2F75" w:rsidRPr="001067F3" w:rsidRDefault="001F2F75" w:rsidP="009F47C1">
      <w:pPr>
        <w:spacing w:after="0" w:line="240" w:lineRule="auto"/>
        <w:rPr>
          <w:rFonts w:cstheme="minorHAnsi"/>
          <w:sz w:val="20"/>
          <w:szCs w:val="20"/>
        </w:rPr>
      </w:pPr>
      <w:r w:rsidRPr="001067F3">
        <w:rPr>
          <w:rFonts w:cstheme="minorHAnsi"/>
          <w:sz w:val="20"/>
          <w:szCs w:val="20"/>
        </w:rPr>
        <w:br w:type="page"/>
      </w:r>
    </w:p>
    <w:p w14:paraId="211E594D"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38E89C8" w14:textId="77777777" w:rsidTr="00524050">
        <w:tc>
          <w:tcPr>
            <w:tcW w:w="299" w:type="pct"/>
            <w:shd w:val="solid" w:color="EDE5F2" w:fill="auto"/>
            <w:tcMar>
              <w:top w:w="80" w:type="dxa"/>
              <w:left w:w="120" w:type="dxa"/>
              <w:bottom w:w="80" w:type="dxa"/>
              <w:right w:w="80" w:type="dxa"/>
            </w:tcMar>
          </w:tcPr>
          <w:p w14:paraId="24549E1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D05</w:t>
            </w:r>
          </w:p>
        </w:tc>
        <w:tc>
          <w:tcPr>
            <w:tcW w:w="4701" w:type="pct"/>
            <w:shd w:val="solid" w:color="F9F5FC" w:fill="auto"/>
            <w:tcMar>
              <w:top w:w="80" w:type="dxa"/>
              <w:left w:w="120" w:type="dxa"/>
              <w:bottom w:w="80" w:type="dxa"/>
              <w:right w:w="80" w:type="dxa"/>
            </w:tcMar>
          </w:tcPr>
          <w:p w14:paraId="5D40A36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Safe calculations</w:t>
            </w:r>
          </w:p>
          <w:p w14:paraId="13C98D39"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Division by zero is handled safely. Rounding only happens at the final output, never in intermediate steps. When a conversion factor is missing, the result is flagged with a warning — not set to zero silently.</w:t>
            </w:r>
          </w:p>
          <w:p w14:paraId="363B7F47"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Safe division used throughout. Rounding at final output only. Missing conversion factors produce a NULL with a logged warning.</w:t>
            </w:r>
          </w:p>
        </w:tc>
      </w:tr>
    </w:tbl>
    <w:p w14:paraId="2E487FF8"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6FB568F4" w14:textId="77777777" w:rsidTr="00524050">
        <w:tc>
          <w:tcPr>
            <w:tcW w:w="299" w:type="pct"/>
            <w:shd w:val="solid" w:color="EDE5F2" w:fill="auto"/>
            <w:tcMar>
              <w:top w:w="80" w:type="dxa"/>
              <w:left w:w="120" w:type="dxa"/>
              <w:bottom w:w="80" w:type="dxa"/>
              <w:right w:w="80" w:type="dxa"/>
            </w:tcMar>
          </w:tcPr>
          <w:p w14:paraId="2E621D6B"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D06</w:t>
            </w:r>
          </w:p>
        </w:tc>
        <w:tc>
          <w:tcPr>
            <w:tcW w:w="4701" w:type="pct"/>
            <w:shd w:val="solid" w:color="F9F5FC" w:fill="auto"/>
            <w:tcMar>
              <w:top w:w="80" w:type="dxa"/>
              <w:left w:w="120" w:type="dxa"/>
              <w:bottom w:w="80" w:type="dxa"/>
              <w:right w:w="80" w:type="dxa"/>
            </w:tcMar>
          </w:tcPr>
          <w:p w14:paraId="050F60ED"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Consistent naming</w:t>
            </w:r>
          </w:p>
          <w:p w14:paraId="3A06096A"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KPI codes follow a standard pattern. The unit of measure and currency are stored as separate columns, not embedded in the KPI name. Legacy names are mapped as aliases in the registry for backward compatibility.</w:t>
            </w:r>
          </w:p>
          <w:p w14:paraId="14A3EC85"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Naming convention applied consistently. Legacy alias mapping documented in the registry.</w:t>
            </w:r>
          </w:p>
        </w:tc>
      </w:tr>
    </w:tbl>
    <w:p w14:paraId="1D885327"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18ECAF54" w14:textId="77777777" w:rsidTr="00524050">
        <w:tc>
          <w:tcPr>
            <w:tcW w:w="299" w:type="pct"/>
            <w:shd w:val="solid" w:color="EDE5F2" w:fill="auto"/>
            <w:tcMar>
              <w:top w:w="80" w:type="dxa"/>
              <w:left w:w="120" w:type="dxa"/>
              <w:bottom w:w="80" w:type="dxa"/>
              <w:right w:w="80" w:type="dxa"/>
            </w:tcMar>
          </w:tcPr>
          <w:p w14:paraId="11EAB20C"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D07</w:t>
            </w:r>
          </w:p>
        </w:tc>
        <w:tc>
          <w:tcPr>
            <w:tcW w:w="4701" w:type="pct"/>
            <w:shd w:val="solid" w:color="F9F5FC" w:fill="auto"/>
            <w:tcMar>
              <w:top w:w="80" w:type="dxa"/>
              <w:left w:w="120" w:type="dxa"/>
              <w:bottom w:w="80" w:type="dxa"/>
              <w:right w:w="80" w:type="dxa"/>
            </w:tcMar>
          </w:tcPr>
          <w:p w14:paraId="73BD36A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Strict type checking</w:t>
            </w:r>
          </w:p>
          <w:p w14:paraId="3CE6524D"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The database engine validates data types. A text value being compared to a number is caught before the code runs, not silently producing wrong results at runtime. Code passes automated quality checks.</w:t>
            </w:r>
          </w:p>
          <w:p w14:paraId="6AF01F46"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Strict mode enabled. Automated linting clean on all procedures.</w:t>
            </w:r>
          </w:p>
        </w:tc>
      </w:tr>
    </w:tbl>
    <w:p w14:paraId="4B0ED666"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13E61464" w14:textId="77777777" w:rsidTr="00524050">
        <w:tc>
          <w:tcPr>
            <w:tcW w:w="299" w:type="pct"/>
            <w:shd w:val="solid" w:color="EDE5F2" w:fill="auto"/>
            <w:tcMar>
              <w:top w:w="80" w:type="dxa"/>
              <w:left w:w="120" w:type="dxa"/>
              <w:bottom w:w="80" w:type="dxa"/>
              <w:right w:w="80" w:type="dxa"/>
            </w:tcMar>
          </w:tcPr>
          <w:p w14:paraId="1343D954"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D08</w:t>
            </w:r>
          </w:p>
        </w:tc>
        <w:tc>
          <w:tcPr>
            <w:tcW w:w="4701" w:type="pct"/>
            <w:shd w:val="solid" w:color="F9F5FC" w:fill="auto"/>
            <w:tcMar>
              <w:top w:w="80" w:type="dxa"/>
              <w:left w:w="120" w:type="dxa"/>
              <w:bottom w:w="80" w:type="dxa"/>
              <w:right w:w="80" w:type="dxa"/>
            </w:tcMar>
          </w:tcPr>
          <w:p w14:paraId="2CF52FED"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No ambiguous column selections</w:t>
            </w:r>
          </w:p>
          <w:p w14:paraId="553C6AB7"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Production code explicitly lists every column it needs. No "select everything" shortcuts that break when upstream tables change structure.</w:t>
            </w:r>
          </w:p>
          <w:p w14:paraId="09D6E399"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Explicit column lists confirmed in all production transformation steps.</w:t>
            </w:r>
          </w:p>
        </w:tc>
      </w:tr>
    </w:tbl>
    <w:p w14:paraId="7CA8EF74" w14:textId="77777777" w:rsidR="001F2F75" w:rsidRPr="001067F3" w:rsidRDefault="001F2F75" w:rsidP="009F47C1">
      <w:pPr>
        <w:spacing w:after="0" w:line="240" w:lineRule="auto"/>
        <w:rPr>
          <w:rFonts w:cstheme="minorHAnsi"/>
          <w:sz w:val="20"/>
          <w:szCs w:val="20"/>
        </w:rPr>
      </w:pPr>
    </w:p>
    <w:p w14:paraId="7B7BA25B" w14:textId="77777777" w:rsidR="00F179FC" w:rsidRPr="001067F3" w:rsidRDefault="00F179FC" w:rsidP="009F47C1">
      <w:pPr>
        <w:spacing w:after="0" w:line="240" w:lineRule="auto"/>
        <w:rPr>
          <w:rFonts w:cstheme="minorHAnsi"/>
          <w:sz w:val="20"/>
          <w:szCs w:val="20"/>
        </w:rPr>
      </w:pPr>
    </w:p>
    <w:p w14:paraId="77F73F01"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t>Section E — Data Loading &amp; Quality Assurance</w:t>
      </w:r>
    </w:p>
    <w:p w14:paraId="633911F5"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Every data load is safe to re-run, validates quality before persisting results, and uses incremental processing to manage costs.</w:t>
      </w:r>
    </w:p>
    <w:p w14:paraId="1F72C2F1"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Benefit: Safe, repeatable loads mean no more situations where a failed job leaves a report table empty until the next run. Quality gates catch data issues before they reach dashboards — not after the business has already made decisions on incorrect numbers.</w:t>
      </w:r>
    </w:p>
    <w:p w14:paraId="10AD505A"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6B021CD7" w14:textId="77777777" w:rsidTr="00524050">
        <w:tc>
          <w:tcPr>
            <w:tcW w:w="299" w:type="pct"/>
            <w:shd w:val="solid" w:color="EDE5F2" w:fill="auto"/>
            <w:tcMar>
              <w:top w:w="80" w:type="dxa"/>
              <w:left w:w="120" w:type="dxa"/>
              <w:bottom w:w="80" w:type="dxa"/>
              <w:right w:w="80" w:type="dxa"/>
            </w:tcMar>
          </w:tcPr>
          <w:p w14:paraId="63F03408"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E01</w:t>
            </w:r>
          </w:p>
        </w:tc>
        <w:tc>
          <w:tcPr>
            <w:tcW w:w="4701" w:type="pct"/>
            <w:shd w:val="solid" w:color="F9F5FC" w:fill="auto"/>
            <w:tcMar>
              <w:top w:w="80" w:type="dxa"/>
              <w:left w:w="120" w:type="dxa"/>
              <w:bottom w:w="80" w:type="dxa"/>
              <w:right w:w="80" w:type="dxa"/>
            </w:tcMar>
          </w:tcPr>
          <w:p w14:paraId="1108FE9C"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Incremental by default</w:t>
            </w:r>
          </w:p>
          <w:p w14:paraId="211C692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The pipeline processes only what changed since the last successful run, using a shared watermark mechanism. Full reloads are supported but require explicit justification and are documented.</w:t>
            </w:r>
          </w:p>
          <w:p w14:paraId="59FA1B9C"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Shared watermark utility used. Incremental processing confirmed for all procedures, with full-load reasons documented where applicable.</w:t>
            </w:r>
          </w:p>
        </w:tc>
      </w:tr>
    </w:tbl>
    <w:p w14:paraId="4B1956E5"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6B90DE4" w14:textId="77777777" w:rsidTr="00524050">
        <w:tc>
          <w:tcPr>
            <w:tcW w:w="299" w:type="pct"/>
            <w:shd w:val="solid" w:color="EDE5F2" w:fill="auto"/>
            <w:tcMar>
              <w:top w:w="80" w:type="dxa"/>
              <w:left w:w="120" w:type="dxa"/>
              <w:bottom w:w="80" w:type="dxa"/>
              <w:right w:w="80" w:type="dxa"/>
            </w:tcMar>
          </w:tcPr>
          <w:p w14:paraId="26277386"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E02</w:t>
            </w:r>
          </w:p>
        </w:tc>
        <w:tc>
          <w:tcPr>
            <w:tcW w:w="4701" w:type="pct"/>
            <w:shd w:val="solid" w:color="F9F5FC" w:fill="auto"/>
            <w:tcMar>
              <w:top w:w="80" w:type="dxa"/>
              <w:left w:w="120" w:type="dxa"/>
              <w:bottom w:w="80" w:type="dxa"/>
              <w:right w:w="80" w:type="dxa"/>
            </w:tcMar>
          </w:tcPr>
          <w:p w14:paraId="5287977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Loads are all-or-nothing</w:t>
            </w:r>
          </w:p>
          <w:p w14:paraId="36CAD4D9"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Data is persisted using merge operations that either complete fully or leave the table unchanged. No more delete-then-insert patterns that leave tables empty when the insert step fails.</w:t>
            </w:r>
          </w:p>
          <w:p w14:paraId="1E546525"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All procedures use merge operations or atomic replacement. Zero delete-then-insert or truncate-then-insert patterns.</w:t>
            </w:r>
          </w:p>
        </w:tc>
      </w:tr>
    </w:tbl>
    <w:p w14:paraId="2456A851"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05783EC" w14:textId="77777777" w:rsidTr="00524050">
        <w:tc>
          <w:tcPr>
            <w:tcW w:w="299" w:type="pct"/>
            <w:shd w:val="solid" w:color="EDE5F2" w:fill="auto"/>
            <w:tcMar>
              <w:top w:w="80" w:type="dxa"/>
              <w:left w:w="120" w:type="dxa"/>
              <w:bottom w:w="80" w:type="dxa"/>
              <w:right w:w="80" w:type="dxa"/>
            </w:tcMar>
          </w:tcPr>
          <w:p w14:paraId="2B83DFA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E03</w:t>
            </w:r>
          </w:p>
        </w:tc>
        <w:tc>
          <w:tcPr>
            <w:tcW w:w="4701" w:type="pct"/>
            <w:shd w:val="solid" w:color="F9F5FC" w:fill="auto"/>
            <w:tcMar>
              <w:top w:w="80" w:type="dxa"/>
              <w:left w:w="120" w:type="dxa"/>
              <w:bottom w:w="80" w:type="dxa"/>
              <w:right w:w="80" w:type="dxa"/>
            </w:tcMar>
          </w:tcPr>
          <w:p w14:paraId="7D27D44B"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Quality check before every load</w:t>
            </w:r>
          </w:p>
          <w:p w14:paraId="7C083E26"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Before data is persisted, the system validates: Are record identifiers unique? Are any required identifiers missing? Do referenced records exist in master data? Does the total reconcile against the source? These thresholds are configurable per market.</w:t>
            </w:r>
          </w:p>
          <w:p w14:paraId="63453036"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Quality check report for every procedure run, with pass, warn, or fail status. Thresholds defined per market in configuration.</w:t>
            </w:r>
          </w:p>
        </w:tc>
      </w:tr>
    </w:tbl>
    <w:p w14:paraId="686CDBAF"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37DE9276" w14:textId="77777777" w:rsidTr="00524050">
        <w:tc>
          <w:tcPr>
            <w:tcW w:w="299" w:type="pct"/>
            <w:shd w:val="solid" w:color="EDE5F2" w:fill="auto"/>
            <w:tcMar>
              <w:top w:w="80" w:type="dxa"/>
              <w:left w:w="120" w:type="dxa"/>
              <w:bottom w:w="80" w:type="dxa"/>
              <w:right w:w="80" w:type="dxa"/>
            </w:tcMar>
          </w:tcPr>
          <w:p w14:paraId="3334B898"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E04</w:t>
            </w:r>
          </w:p>
        </w:tc>
        <w:tc>
          <w:tcPr>
            <w:tcW w:w="4701" w:type="pct"/>
            <w:shd w:val="solid" w:color="F9F5FC" w:fill="auto"/>
            <w:tcMar>
              <w:top w:w="80" w:type="dxa"/>
              <w:left w:w="120" w:type="dxa"/>
              <w:bottom w:w="80" w:type="dxa"/>
              <w:right w:w="80" w:type="dxa"/>
            </w:tcMar>
          </w:tcPr>
          <w:p w14:paraId="089A67E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Deterministic de-duplication</w:t>
            </w:r>
          </w:p>
          <w:p w14:paraId="2690C3BD"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When duplicates exist in source data, the rule for which record wins is explicit, documented, and produces the same result every time regardless of processing order.</w:t>
            </w:r>
          </w:p>
          <w:p w14:paraId="1AB1F3B1"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De-duplication with business-priority ordering and a unique tie-breaker. Results verified to be identical across repeated runs.</w:t>
            </w:r>
          </w:p>
        </w:tc>
      </w:tr>
    </w:tbl>
    <w:p w14:paraId="70A58571"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5EFFC055" w14:textId="77777777" w:rsidTr="00524050">
        <w:tc>
          <w:tcPr>
            <w:tcW w:w="299" w:type="pct"/>
            <w:shd w:val="solid" w:color="EDE5F2" w:fill="auto"/>
            <w:tcMar>
              <w:top w:w="80" w:type="dxa"/>
              <w:left w:w="120" w:type="dxa"/>
              <w:bottom w:w="80" w:type="dxa"/>
              <w:right w:w="80" w:type="dxa"/>
            </w:tcMar>
          </w:tcPr>
          <w:p w14:paraId="18FD3252"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E05</w:t>
            </w:r>
          </w:p>
        </w:tc>
        <w:tc>
          <w:tcPr>
            <w:tcW w:w="4701" w:type="pct"/>
            <w:shd w:val="solid" w:color="F9F5FC" w:fill="auto"/>
            <w:tcMar>
              <w:top w:w="80" w:type="dxa"/>
              <w:left w:w="120" w:type="dxa"/>
              <w:bottom w:w="80" w:type="dxa"/>
              <w:right w:w="80" w:type="dxa"/>
            </w:tcMar>
          </w:tcPr>
          <w:p w14:paraId="4480276A"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Re-run safety</w:t>
            </w:r>
          </w:p>
          <w:p w14:paraId="0374ED1F"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Running the same pipeline twice on the same data produces identical results. This is tested automatically as part of the build process.</w:t>
            </w:r>
          </w:p>
          <w:p w14:paraId="37B9690C"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Automated re-run test passing in the continuous integration pipeline.</w:t>
            </w:r>
          </w:p>
        </w:tc>
      </w:tr>
    </w:tbl>
    <w:p w14:paraId="148267F4" w14:textId="77777777" w:rsidR="001F2F75" w:rsidRPr="001067F3" w:rsidRDefault="001F2F75" w:rsidP="009F47C1">
      <w:pPr>
        <w:spacing w:after="0" w:line="240" w:lineRule="auto"/>
        <w:rPr>
          <w:rFonts w:cstheme="minorHAnsi"/>
          <w:sz w:val="20"/>
          <w:szCs w:val="20"/>
        </w:rPr>
      </w:pPr>
    </w:p>
    <w:p w14:paraId="686CB40E" w14:textId="77777777" w:rsidR="00087C16" w:rsidRPr="001067F3" w:rsidRDefault="00087C16" w:rsidP="009F47C1">
      <w:pPr>
        <w:spacing w:after="0" w:line="240" w:lineRule="auto"/>
        <w:rPr>
          <w:rFonts w:cstheme="minorHAnsi"/>
          <w:sz w:val="20"/>
          <w:szCs w:val="20"/>
        </w:rPr>
      </w:pPr>
    </w:p>
    <w:p w14:paraId="69DAC4C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t>Section F — KPI Calculation, Rules &amp; Accuracy</w:t>
      </w:r>
    </w:p>
    <w:p w14:paraId="08BB9E3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KPIs are calculated once in base units (kilograms and local currency), then expanded to other units, currencies, and calendar periods by a generic publish layer. Every KPI is registered in a single registry that is the source of truth.</w:t>
      </w:r>
    </w:p>
    <w:p w14:paraId="20B0BBD5"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Benefit: "Calculate once, expand many". Adding a new unit or currency becomes a configuration change, not a code change. This section incorporates SISO rules, calendar aggregation, and currency conversion — all treated as configuration-driven extensions of the KPI calculation framework.</w:t>
      </w:r>
    </w:p>
    <w:p w14:paraId="3722A1C9"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08A1A1DE" w14:textId="77777777" w:rsidTr="00524050">
        <w:tc>
          <w:tcPr>
            <w:tcW w:w="299" w:type="pct"/>
            <w:shd w:val="solid" w:color="EDE5F2" w:fill="auto"/>
            <w:tcMar>
              <w:top w:w="80" w:type="dxa"/>
              <w:left w:w="120" w:type="dxa"/>
              <w:bottom w:w="80" w:type="dxa"/>
              <w:right w:w="80" w:type="dxa"/>
            </w:tcMar>
          </w:tcPr>
          <w:p w14:paraId="46A579D4"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F01</w:t>
            </w:r>
          </w:p>
        </w:tc>
        <w:tc>
          <w:tcPr>
            <w:tcW w:w="4701" w:type="pct"/>
            <w:shd w:val="solid" w:color="F9F5FC" w:fill="auto"/>
            <w:tcMar>
              <w:top w:w="80" w:type="dxa"/>
              <w:left w:w="120" w:type="dxa"/>
              <w:bottom w:w="80" w:type="dxa"/>
              <w:right w:w="80" w:type="dxa"/>
            </w:tcMar>
          </w:tcPr>
          <w:p w14:paraId="553FA3BD"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Calculate in base units only</w:t>
            </w:r>
          </w:p>
          <w:p w14:paraId="05796ED1"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The KPI engine produces results in kilograms and local currency only. Conversion to cases, pieces, USD, and other calendar periods happens in the publish layer using generic, configuration-driven logic. This eliminates the current pattern of manually writing the same KPI calculation dozens of times for different units.</w:t>
            </w:r>
          </w:p>
          <w:p w14:paraId="1E9D03A5"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KPI calculation layer outputs in kilograms and local currency only. Publish layer handles all unit, currency, and calendar expansions.</w:t>
            </w:r>
          </w:p>
        </w:tc>
      </w:tr>
    </w:tbl>
    <w:p w14:paraId="20431712"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BE16BC2" w14:textId="77777777" w:rsidTr="00524050">
        <w:tc>
          <w:tcPr>
            <w:tcW w:w="299" w:type="pct"/>
            <w:shd w:val="solid" w:color="EDE5F2" w:fill="auto"/>
            <w:tcMar>
              <w:top w:w="80" w:type="dxa"/>
              <w:left w:w="120" w:type="dxa"/>
              <w:bottom w:w="80" w:type="dxa"/>
              <w:right w:w="80" w:type="dxa"/>
            </w:tcMar>
          </w:tcPr>
          <w:p w14:paraId="48D8D64B"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F02</w:t>
            </w:r>
          </w:p>
        </w:tc>
        <w:tc>
          <w:tcPr>
            <w:tcW w:w="4701" w:type="pct"/>
            <w:shd w:val="solid" w:color="F9F5FC" w:fill="auto"/>
            <w:tcMar>
              <w:top w:w="80" w:type="dxa"/>
              <w:left w:w="120" w:type="dxa"/>
              <w:bottom w:w="80" w:type="dxa"/>
              <w:right w:w="80" w:type="dxa"/>
            </w:tcMar>
          </w:tcPr>
          <w:p w14:paraId="41A1E366"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Mutually exclusive population splits</w:t>
            </w:r>
          </w:p>
          <w:p w14:paraId="7A9D85F6"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When records are classified into groups — for example, orders classified as in-process, on credit hold, or post-dated — every record lands in exactly one group, and the sum of all groups equals the total. Today an order at the period boundary falls into no group and disappears from reports.</w:t>
            </w:r>
          </w:p>
          <w:p w14:paraId="08291A45"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One exclusive classification per split with a completeness check confirming the sum of parts equals the total.</w:t>
            </w:r>
          </w:p>
        </w:tc>
      </w:tr>
    </w:tbl>
    <w:p w14:paraId="01EFCF24"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E88FBA8" w14:textId="77777777" w:rsidTr="00524050">
        <w:tc>
          <w:tcPr>
            <w:tcW w:w="299" w:type="pct"/>
            <w:shd w:val="solid" w:color="EDE5F2" w:fill="auto"/>
            <w:tcMar>
              <w:top w:w="80" w:type="dxa"/>
              <w:left w:w="120" w:type="dxa"/>
              <w:bottom w:w="80" w:type="dxa"/>
              <w:right w:w="80" w:type="dxa"/>
            </w:tcMar>
          </w:tcPr>
          <w:p w14:paraId="67EA4D8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F03</w:t>
            </w:r>
          </w:p>
        </w:tc>
        <w:tc>
          <w:tcPr>
            <w:tcW w:w="4701" w:type="pct"/>
            <w:shd w:val="solid" w:color="F9F5FC" w:fill="auto"/>
            <w:tcMar>
              <w:top w:w="80" w:type="dxa"/>
              <w:left w:w="120" w:type="dxa"/>
              <w:bottom w:w="80" w:type="dxa"/>
              <w:right w:w="80" w:type="dxa"/>
            </w:tcMar>
          </w:tcPr>
          <w:p w14:paraId="22AC14E6"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Composite KPIs from the registry</w:t>
            </w:r>
          </w:p>
          <w:p w14:paraId="3EAA8D87"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When a KPI is a combination of others — for example, net revenue = billing minus returns minus refusals — that formula is defined in the KPI registry and evaluated by a generic engine. The formula is not written as a SQL expression inside a procedure, where it might disagree with the dictionary.</w:t>
            </w:r>
          </w:p>
          <w:p w14:paraId="300442F2"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Registry component definitions for all composite KPIs. Generic composite evaluation engine confirmed.</w:t>
            </w:r>
          </w:p>
        </w:tc>
      </w:tr>
    </w:tbl>
    <w:p w14:paraId="582B2948"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262B02C" w14:textId="77777777" w:rsidTr="00524050">
        <w:tc>
          <w:tcPr>
            <w:tcW w:w="299" w:type="pct"/>
            <w:shd w:val="solid" w:color="EDE5F2" w:fill="auto"/>
            <w:tcMar>
              <w:top w:w="80" w:type="dxa"/>
              <w:left w:w="120" w:type="dxa"/>
              <w:bottom w:w="80" w:type="dxa"/>
              <w:right w:w="80" w:type="dxa"/>
            </w:tcMar>
          </w:tcPr>
          <w:p w14:paraId="0ADB936A"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F04</w:t>
            </w:r>
          </w:p>
        </w:tc>
        <w:tc>
          <w:tcPr>
            <w:tcW w:w="4701" w:type="pct"/>
            <w:shd w:val="solid" w:color="F9F5FC" w:fill="auto"/>
            <w:tcMar>
              <w:top w:w="80" w:type="dxa"/>
              <w:left w:w="120" w:type="dxa"/>
              <w:bottom w:w="80" w:type="dxa"/>
              <w:right w:w="80" w:type="dxa"/>
            </w:tcMar>
          </w:tcPr>
          <w:p w14:paraId="24B2FE56"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Adjustments and FX policies declared, not hidden</w:t>
            </w:r>
          </w:p>
          <w:p w14:paraId="01D3DEE5" w14:textId="77777777" w:rsidR="001F2F75" w:rsidRPr="001067F3" w:rsidRDefault="001F2F75" w:rsidP="009F47C1">
            <w:pPr>
              <w:spacing w:after="0" w:line="240" w:lineRule="auto"/>
              <w:rPr>
                <w:rFonts w:eastAsia="Calibri" w:cstheme="minorHAnsi"/>
                <w:color w:val="3D3D3D"/>
                <w:sz w:val="20"/>
                <w:szCs w:val="20"/>
              </w:rPr>
            </w:pPr>
            <w:r w:rsidRPr="001067F3">
              <w:rPr>
                <w:rFonts w:eastAsia="Calibri" w:cstheme="minorHAnsi"/>
                <w:color w:val="3D3D3D"/>
                <w:sz w:val="20"/>
                <w:szCs w:val="20"/>
              </w:rPr>
              <w:t xml:space="preserve">Which KPIs receive a net-revenue adjustment, which receive a manual correction, and which use which currency conversion rule are all declared per KPI in the registry and applied by a shared block. Currency policies — which period's exchange rate to use, actual versus budget rate </w:t>
            </w:r>
          </w:p>
          <w:p w14:paraId="381AACC4"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Registry declarations for all adjustment types and FX policies. Single application block confirmed.</w:t>
            </w:r>
          </w:p>
        </w:tc>
      </w:tr>
    </w:tbl>
    <w:p w14:paraId="4F0D7814" w14:textId="77777777" w:rsidR="001F2F75" w:rsidRPr="001067F3" w:rsidRDefault="001F2F75" w:rsidP="009F47C1">
      <w:pPr>
        <w:spacing w:after="0" w:line="240" w:lineRule="auto"/>
        <w:rPr>
          <w:rFonts w:cstheme="minorHAnsi"/>
          <w:sz w:val="20"/>
          <w:szCs w:val="20"/>
        </w:rPr>
      </w:pPr>
    </w:p>
    <w:p w14:paraId="62C378FE" w14:textId="00059C0B" w:rsidR="001E5AF7" w:rsidRPr="001067F3" w:rsidRDefault="001E5AF7" w:rsidP="009F47C1">
      <w:pPr>
        <w:spacing w:after="0" w:line="240" w:lineRule="auto"/>
        <w:rPr>
          <w:rFonts w:cstheme="minorHAnsi"/>
          <w:sz w:val="20"/>
          <w:szCs w:val="20"/>
        </w:rPr>
      </w:pPr>
      <w:r w:rsidRPr="001067F3">
        <w:rPr>
          <w:rFonts w:cstheme="minorHAnsi"/>
          <w:sz w:val="20"/>
          <w:szCs w:val="20"/>
        </w:rPr>
        <w:br w:type="page"/>
      </w:r>
    </w:p>
    <w:p w14:paraId="723FF775" w14:textId="77777777" w:rsidR="001E5AF7" w:rsidRPr="001067F3" w:rsidRDefault="001E5AF7"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6FA4188E" w14:textId="77777777" w:rsidTr="00524050">
        <w:tc>
          <w:tcPr>
            <w:tcW w:w="299" w:type="pct"/>
            <w:shd w:val="solid" w:color="EDE5F2" w:fill="auto"/>
            <w:tcMar>
              <w:top w:w="80" w:type="dxa"/>
              <w:left w:w="120" w:type="dxa"/>
              <w:bottom w:w="80" w:type="dxa"/>
              <w:right w:w="80" w:type="dxa"/>
            </w:tcMar>
          </w:tcPr>
          <w:p w14:paraId="52C466EA"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F05</w:t>
            </w:r>
          </w:p>
        </w:tc>
        <w:tc>
          <w:tcPr>
            <w:tcW w:w="4701" w:type="pct"/>
            <w:shd w:val="solid" w:color="F9F5FC" w:fill="auto"/>
            <w:tcMar>
              <w:top w:w="80" w:type="dxa"/>
              <w:left w:w="120" w:type="dxa"/>
              <w:bottom w:w="80" w:type="dxa"/>
              <w:right w:w="80" w:type="dxa"/>
            </w:tcMar>
          </w:tcPr>
          <w:p w14:paraId="53ACFC11"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Additivity is declared</w:t>
            </w:r>
          </w:p>
          <w:p w14:paraId="2E4F08F2"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Each KPI declares whether it can be summed (additive), must be counted distinctly, must be recomputed as a ratio from components, or represents a snapshot (last value only, not sum). A surrogate key is stored as a "count" measure and inventory stock can be accidentally summed across time periods.</w:t>
            </w:r>
          </w:p>
          <w:p w14:paraId="2916ED8E"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Additivity flag per KPI in the registry. Aggregation logic honours the declared additivity type.</w:t>
            </w:r>
          </w:p>
        </w:tc>
      </w:tr>
    </w:tbl>
    <w:p w14:paraId="054EF3BB"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594B5CF" w14:textId="77777777" w:rsidTr="00524050">
        <w:tc>
          <w:tcPr>
            <w:tcW w:w="299" w:type="pct"/>
            <w:shd w:val="solid" w:color="EDE5F2" w:fill="auto"/>
            <w:tcMar>
              <w:top w:w="80" w:type="dxa"/>
              <w:left w:w="120" w:type="dxa"/>
              <w:bottom w:w="80" w:type="dxa"/>
              <w:right w:w="80" w:type="dxa"/>
            </w:tcMar>
          </w:tcPr>
          <w:p w14:paraId="40E8EF0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F06</w:t>
            </w:r>
          </w:p>
        </w:tc>
        <w:tc>
          <w:tcPr>
            <w:tcW w:w="4701" w:type="pct"/>
            <w:shd w:val="solid" w:color="F9F5FC" w:fill="auto"/>
            <w:tcMar>
              <w:top w:w="80" w:type="dxa"/>
              <w:left w:w="120" w:type="dxa"/>
              <w:bottom w:w="80" w:type="dxa"/>
              <w:right w:w="80" w:type="dxa"/>
            </w:tcMar>
          </w:tcPr>
          <w:p w14:paraId="4326ABD2"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Long (narrow) KPI model throughout the pipeline</w:t>
            </w:r>
          </w:p>
          <w:p w14:paraId="3D9A6DAF"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KPIs are stored as rows — one row per KPI code, unit of measure, and grain level — not as columns. Adding a new KPI or a new unit means adding rows to the registry, not altering table structures. Any wide-format view for consumption purposes is created at the semantic layer, not in the pipeline itself.</w:t>
            </w:r>
          </w:p>
          <w:p w14:paraId="686E969B"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Long model confirmed in KPI calculation and publish layers. Wide-format pivot only at the metric view layer.</w:t>
            </w:r>
          </w:p>
        </w:tc>
      </w:tr>
    </w:tbl>
    <w:p w14:paraId="650FCFEA"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BA92636" w14:textId="77777777" w:rsidTr="00524050">
        <w:tc>
          <w:tcPr>
            <w:tcW w:w="299" w:type="pct"/>
            <w:shd w:val="solid" w:color="EDE5F2" w:fill="auto"/>
            <w:tcMar>
              <w:top w:w="80" w:type="dxa"/>
              <w:left w:w="120" w:type="dxa"/>
              <w:bottom w:w="80" w:type="dxa"/>
              <w:right w:w="80" w:type="dxa"/>
            </w:tcMar>
          </w:tcPr>
          <w:p w14:paraId="2AA83ED1"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F07</w:t>
            </w:r>
          </w:p>
        </w:tc>
        <w:tc>
          <w:tcPr>
            <w:tcW w:w="4701" w:type="pct"/>
            <w:shd w:val="solid" w:color="F9F5FC" w:fill="auto"/>
            <w:tcMar>
              <w:top w:w="80" w:type="dxa"/>
              <w:left w:w="120" w:type="dxa"/>
              <w:bottom w:w="80" w:type="dxa"/>
              <w:right w:w="80" w:type="dxa"/>
            </w:tcMar>
          </w:tcPr>
          <w:p w14:paraId="137EA69B"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Every KPI has a registered owner</w:t>
            </w:r>
          </w:p>
          <w:p w14:paraId="7CCA3124"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 xml:space="preserve">Each KPI has a registry entry with a named data steward and a link to the global canonical KPI definition. </w:t>
            </w:r>
          </w:p>
          <w:p w14:paraId="73CC320E"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Registry entry with named owner for every KPI. Global definition link populated.</w:t>
            </w:r>
          </w:p>
        </w:tc>
      </w:tr>
    </w:tbl>
    <w:p w14:paraId="232BF1CF"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70C98D1" w14:textId="77777777" w:rsidTr="00524050">
        <w:tc>
          <w:tcPr>
            <w:tcW w:w="299" w:type="pct"/>
            <w:shd w:val="solid" w:color="EDE5F2" w:fill="auto"/>
            <w:tcMar>
              <w:top w:w="80" w:type="dxa"/>
              <w:left w:w="120" w:type="dxa"/>
              <w:bottom w:w="80" w:type="dxa"/>
              <w:right w:w="80" w:type="dxa"/>
            </w:tcMar>
          </w:tcPr>
          <w:p w14:paraId="67E8665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F08</w:t>
            </w:r>
          </w:p>
        </w:tc>
        <w:tc>
          <w:tcPr>
            <w:tcW w:w="4701" w:type="pct"/>
            <w:shd w:val="solid" w:color="F9F5FC" w:fill="auto"/>
            <w:tcMar>
              <w:top w:w="80" w:type="dxa"/>
              <w:left w:w="120" w:type="dxa"/>
              <w:bottom w:w="80" w:type="dxa"/>
              <w:right w:w="80" w:type="dxa"/>
            </w:tcMar>
          </w:tcPr>
          <w:p w14:paraId="59AB1722"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Dictionary generated from code, not maintained separately</w:t>
            </w:r>
          </w:p>
          <w:p w14:paraId="13A3530A"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 xml:space="preserve">The KPI dictionary is an export from the registry — it cannot drift from the code. </w:t>
            </w:r>
          </w:p>
          <w:p w14:paraId="7BB55862"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Automated dictionary export from the registry. Drift detection in the continuous integration pipeline flags any discrepancy.</w:t>
            </w:r>
          </w:p>
        </w:tc>
      </w:tr>
    </w:tbl>
    <w:p w14:paraId="394F7573"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113DC6C0" w14:textId="77777777" w:rsidTr="00524050">
        <w:tc>
          <w:tcPr>
            <w:tcW w:w="299" w:type="pct"/>
            <w:shd w:val="solid" w:color="EDE5F2" w:fill="auto"/>
            <w:tcMar>
              <w:top w:w="80" w:type="dxa"/>
              <w:left w:w="120" w:type="dxa"/>
              <w:bottom w:w="80" w:type="dxa"/>
              <w:right w:w="80" w:type="dxa"/>
            </w:tcMar>
          </w:tcPr>
          <w:p w14:paraId="3859896E"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F09</w:t>
            </w:r>
          </w:p>
        </w:tc>
        <w:tc>
          <w:tcPr>
            <w:tcW w:w="4701" w:type="pct"/>
            <w:shd w:val="solid" w:color="F9F5FC" w:fill="auto"/>
            <w:tcMar>
              <w:top w:w="80" w:type="dxa"/>
              <w:left w:w="120" w:type="dxa"/>
              <w:bottom w:w="80" w:type="dxa"/>
              <w:right w:w="80" w:type="dxa"/>
            </w:tcMar>
          </w:tcPr>
          <w:p w14:paraId="5DFA13D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SISO rules are data-driven</w:t>
            </w:r>
          </w:p>
          <w:p w14:paraId="5DD7A82C"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SISO customer chain assignments and formula types (for example, use real sell-out data, use sell-in as a proxy, roll forward the previous stock value) are read from a configuration table with priority-based matching. No customer names exist in the code. Changing a SISO rule for a chain means updating one configuration row. The SISO calculation happens at daily grain only — weekly and monthly figures are derived by the calendar service, eliminating the current duplicated monthly and weekly procedures that have already drifted apart.</w:t>
            </w:r>
          </w:p>
          <w:p w14:paraId="355B7900"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SISO configuration table populated. Daily-grain SISO calculation confirmed. Calendar-driven aggregation for weekly and monthly periods. No customer names in any procedure.</w:t>
            </w:r>
          </w:p>
        </w:tc>
      </w:tr>
    </w:tbl>
    <w:p w14:paraId="09FE6DC0"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19616B5" w14:textId="77777777" w:rsidTr="00524050">
        <w:tc>
          <w:tcPr>
            <w:tcW w:w="299" w:type="pct"/>
            <w:shd w:val="solid" w:color="EDE5F2" w:fill="auto"/>
            <w:tcMar>
              <w:top w:w="80" w:type="dxa"/>
              <w:left w:w="120" w:type="dxa"/>
              <w:bottom w:w="80" w:type="dxa"/>
              <w:right w:w="80" w:type="dxa"/>
            </w:tcMar>
          </w:tcPr>
          <w:p w14:paraId="00C5027F"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F10</w:t>
            </w:r>
          </w:p>
        </w:tc>
        <w:tc>
          <w:tcPr>
            <w:tcW w:w="4701" w:type="pct"/>
            <w:shd w:val="solid" w:color="F9F5FC" w:fill="auto"/>
            <w:tcMar>
              <w:top w:w="80" w:type="dxa"/>
              <w:left w:w="120" w:type="dxa"/>
              <w:bottom w:w="80" w:type="dxa"/>
              <w:right w:w="80" w:type="dxa"/>
            </w:tcMar>
          </w:tcPr>
          <w:p w14:paraId="20FD67E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Calendar aggregation from daily base</w:t>
            </w:r>
          </w:p>
          <w:p w14:paraId="3487D160"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 xml:space="preserve">All KPIs are computed at the lowest grain (daily) exactly once. Weekly, monthly, and custom period aggregations are derived by a calendar service using the additivity rules from the registry. </w:t>
            </w:r>
          </w:p>
          <w:p w14:paraId="597827A7"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Single daily-grain calculation. Calendar periods produced by the shared calendar function. No duplicated weekly or monthly calculation procedures.</w:t>
            </w:r>
          </w:p>
        </w:tc>
      </w:tr>
    </w:tbl>
    <w:p w14:paraId="25F2089B" w14:textId="77777777" w:rsidR="001F2F75" w:rsidRPr="001067F3" w:rsidRDefault="001F2F75" w:rsidP="009F47C1">
      <w:pPr>
        <w:spacing w:after="0" w:line="240" w:lineRule="auto"/>
        <w:rPr>
          <w:rFonts w:cstheme="minorHAnsi"/>
          <w:sz w:val="20"/>
          <w:szCs w:val="20"/>
        </w:rPr>
      </w:pPr>
    </w:p>
    <w:p w14:paraId="5140D6AF" w14:textId="77777777" w:rsidR="001F2F75" w:rsidRPr="001067F3" w:rsidRDefault="001F2F75" w:rsidP="009F47C1">
      <w:pPr>
        <w:spacing w:after="0" w:line="240" w:lineRule="auto"/>
        <w:rPr>
          <w:rFonts w:cstheme="minorHAnsi"/>
          <w:sz w:val="20"/>
          <w:szCs w:val="20"/>
        </w:rPr>
      </w:pPr>
    </w:p>
    <w:p w14:paraId="32FAE230" w14:textId="77777777" w:rsidR="001E5AF7" w:rsidRPr="001067F3" w:rsidRDefault="001E5AF7" w:rsidP="009F47C1">
      <w:pPr>
        <w:spacing w:after="0" w:line="240" w:lineRule="auto"/>
        <w:rPr>
          <w:rFonts w:eastAsia="Arial" w:cstheme="minorHAnsi"/>
          <w:b/>
          <w:bCs/>
          <w:color w:val="E18719"/>
          <w:sz w:val="20"/>
          <w:szCs w:val="20"/>
        </w:rPr>
      </w:pPr>
      <w:r w:rsidRPr="001067F3">
        <w:rPr>
          <w:rFonts w:eastAsia="Arial" w:cstheme="minorHAnsi"/>
          <w:b/>
          <w:bCs/>
          <w:color w:val="E18719"/>
          <w:sz w:val="20"/>
          <w:szCs w:val="20"/>
        </w:rPr>
        <w:br w:type="page"/>
      </w:r>
    </w:p>
    <w:p w14:paraId="3F78D024"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t>Section G — Performance &amp; Cost Efficiency</w:t>
      </w:r>
    </w:p>
    <w:p w14:paraId="18D5C362"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The pipeline runs within defined time and cost budgets. Processing is proportional to data changes. Daily runs do not re-scan full history.</w:t>
      </w:r>
    </w:p>
    <w:p w14:paraId="5BB532F5"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Benefit: Predictable runtimes mean the business gets fresh data on time. Cost efficiency means we can afford hourly refreshes for operational decisions without exceeding the compute budget.</w:t>
      </w:r>
    </w:p>
    <w:p w14:paraId="5170CF39"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3DAD0F6B" w14:textId="77777777" w:rsidTr="00524050">
        <w:tc>
          <w:tcPr>
            <w:tcW w:w="299" w:type="pct"/>
            <w:shd w:val="solid" w:color="EDE5F2" w:fill="auto"/>
            <w:tcMar>
              <w:top w:w="80" w:type="dxa"/>
              <w:left w:w="120" w:type="dxa"/>
              <w:bottom w:w="80" w:type="dxa"/>
              <w:right w:w="80" w:type="dxa"/>
            </w:tcMar>
          </w:tcPr>
          <w:p w14:paraId="6FCA9EF6"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G01</w:t>
            </w:r>
          </w:p>
        </w:tc>
        <w:tc>
          <w:tcPr>
            <w:tcW w:w="4701" w:type="pct"/>
            <w:shd w:val="solid" w:color="F9F5FC" w:fill="auto"/>
            <w:tcMar>
              <w:top w:w="80" w:type="dxa"/>
              <w:left w:w="120" w:type="dxa"/>
              <w:bottom w:w="80" w:type="dxa"/>
              <w:right w:w="80" w:type="dxa"/>
            </w:tcMar>
          </w:tcPr>
          <w:p w14:paraId="4B413ABA"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Runtime budgets defined and tested</w:t>
            </w:r>
          </w:p>
          <w:p w14:paraId="2076D90C"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Each procedure completes within 15 minutes. The full daily pipeline chain completes within 2 hours. The publish layer completes within 20 minutes. These are verified against reference data volumes before production deployment.</w:t>
            </w:r>
          </w:p>
          <w:p w14:paraId="0A717548"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Benchmark results per procedure and per full chain on reference volumes.</w:t>
            </w:r>
          </w:p>
        </w:tc>
      </w:tr>
    </w:tbl>
    <w:p w14:paraId="244AAB06"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4580E0D" w14:textId="77777777" w:rsidTr="00524050">
        <w:tc>
          <w:tcPr>
            <w:tcW w:w="299" w:type="pct"/>
            <w:shd w:val="solid" w:color="EDE5F2" w:fill="auto"/>
            <w:tcMar>
              <w:top w:w="80" w:type="dxa"/>
              <w:left w:w="120" w:type="dxa"/>
              <w:bottom w:w="80" w:type="dxa"/>
              <w:right w:w="80" w:type="dxa"/>
            </w:tcMar>
          </w:tcPr>
          <w:p w14:paraId="5F8FC44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G02</w:t>
            </w:r>
          </w:p>
        </w:tc>
        <w:tc>
          <w:tcPr>
            <w:tcW w:w="4701" w:type="pct"/>
            <w:shd w:val="solid" w:color="F9F5FC" w:fill="auto"/>
            <w:tcMar>
              <w:top w:w="80" w:type="dxa"/>
              <w:left w:w="120" w:type="dxa"/>
              <w:bottom w:w="80" w:type="dxa"/>
              <w:right w:w="80" w:type="dxa"/>
            </w:tcMar>
          </w:tcPr>
          <w:p w14:paraId="296962A9" w14:textId="3835268E"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 xml:space="preserve">Data physically </w:t>
            </w:r>
            <w:r w:rsidR="00813BAE" w:rsidRPr="001067F3">
              <w:rPr>
                <w:rFonts w:eastAsia="Arial" w:cstheme="minorHAnsi"/>
                <w:b/>
                <w:bCs/>
                <w:color w:val="4F2170"/>
                <w:sz w:val="20"/>
                <w:szCs w:val="20"/>
              </w:rPr>
              <w:t>organized</w:t>
            </w:r>
            <w:r w:rsidRPr="001067F3">
              <w:rPr>
                <w:rFonts w:eastAsia="Arial" w:cstheme="minorHAnsi"/>
                <w:b/>
                <w:bCs/>
                <w:color w:val="4F2170"/>
                <w:sz w:val="20"/>
                <w:szCs w:val="20"/>
              </w:rPr>
              <w:t xml:space="preserve"> for fast querying</w:t>
            </w:r>
          </w:p>
          <w:p w14:paraId="4AFAADD5"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Tables are partitioned by market and date so queries only read relevant data. Efficient file scanning is confirmed in query execution plans.</w:t>
            </w:r>
          </w:p>
          <w:p w14:paraId="0DEBA650"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Partition and clustering strategy documented. Query execution plan evidence showing effective data pruning.</w:t>
            </w:r>
          </w:p>
        </w:tc>
      </w:tr>
    </w:tbl>
    <w:p w14:paraId="611FCB08"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2B463B1" w14:textId="77777777" w:rsidTr="00524050">
        <w:tc>
          <w:tcPr>
            <w:tcW w:w="299" w:type="pct"/>
            <w:shd w:val="solid" w:color="EDE5F2" w:fill="auto"/>
            <w:tcMar>
              <w:top w:w="80" w:type="dxa"/>
              <w:left w:w="120" w:type="dxa"/>
              <w:bottom w:w="80" w:type="dxa"/>
              <w:right w:w="80" w:type="dxa"/>
            </w:tcMar>
          </w:tcPr>
          <w:p w14:paraId="1BBCE898"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G03</w:t>
            </w:r>
          </w:p>
        </w:tc>
        <w:tc>
          <w:tcPr>
            <w:tcW w:w="4701" w:type="pct"/>
            <w:shd w:val="solid" w:color="F9F5FC" w:fill="auto"/>
            <w:tcMar>
              <w:top w:w="80" w:type="dxa"/>
              <w:left w:w="120" w:type="dxa"/>
              <w:bottom w:w="80" w:type="dxa"/>
              <w:right w:w="80" w:type="dxa"/>
            </w:tcMar>
          </w:tcPr>
          <w:p w14:paraId="3933DE4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Processing proportional to change</w:t>
            </w:r>
          </w:p>
          <w:p w14:paraId="15E2C8BF"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Daily runs process only data that changed since the last run — not the full history. Full-history scans are reserved for weekend backfill runs only.</w:t>
            </w:r>
          </w:p>
          <w:p w14:paraId="383C0C65"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Bytes read versus bytes changed analysis confirming incremental efficiency.</w:t>
            </w:r>
          </w:p>
        </w:tc>
      </w:tr>
    </w:tbl>
    <w:p w14:paraId="0D6177D0"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4C47AFB1" w14:textId="77777777" w:rsidTr="00524050">
        <w:tc>
          <w:tcPr>
            <w:tcW w:w="299" w:type="pct"/>
            <w:shd w:val="solid" w:color="EDE5F2" w:fill="auto"/>
            <w:tcMar>
              <w:top w:w="80" w:type="dxa"/>
              <w:left w:w="120" w:type="dxa"/>
              <w:bottom w:w="80" w:type="dxa"/>
              <w:right w:w="80" w:type="dxa"/>
            </w:tcMar>
          </w:tcPr>
          <w:p w14:paraId="6F3E197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G04</w:t>
            </w:r>
          </w:p>
        </w:tc>
        <w:tc>
          <w:tcPr>
            <w:tcW w:w="4701" w:type="pct"/>
            <w:shd w:val="solid" w:color="F9F5FC" w:fill="auto"/>
            <w:tcMar>
              <w:top w:w="80" w:type="dxa"/>
              <w:left w:w="120" w:type="dxa"/>
              <w:bottom w:w="80" w:type="dxa"/>
              <w:right w:w="80" w:type="dxa"/>
            </w:tcMar>
          </w:tcPr>
          <w:p w14:paraId="3C62C45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Safe joins that do not multiply data</w:t>
            </w:r>
          </w:p>
          <w:p w14:paraId="341311C0"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Small reference tables are handled efficiently to avoid unnecessary data movement. Join safety checks catch unexpected data multiplication before it affects results.</w:t>
            </w:r>
          </w:p>
          <w:p w14:paraId="5A9CCBEA"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Row-ratio checks on all joins. No accidental record multiplication confirmed.</w:t>
            </w:r>
          </w:p>
        </w:tc>
      </w:tr>
    </w:tbl>
    <w:p w14:paraId="752BF16A"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06348A6F" w14:textId="77777777" w:rsidTr="00524050">
        <w:tc>
          <w:tcPr>
            <w:tcW w:w="299" w:type="pct"/>
            <w:shd w:val="solid" w:color="EDE5F2" w:fill="auto"/>
            <w:tcMar>
              <w:top w:w="80" w:type="dxa"/>
              <w:left w:w="120" w:type="dxa"/>
              <w:bottom w:w="80" w:type="dxa"/>
              <w:right w:w="80" w:type="dxa"/>
            </w:tcMar>
          </w:tcPr>
          <w:p w14:paraId="31D960BA"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G05</w:t>
            </w:r>
          </w:p>
        </w:tc>
        <w:tc>
          <w:tcPr>
            <w:tcW w:w="4701" w:type="pct"/>
            <w:shd w:val="solid" w:color="F9F5FC" w:fill="auto"/>
            <w:tcMar>
              <w:top w:w="80" w:type="dxa"/>
              <w:left w:w="120" w:type="dxa"/>
              <w:bottom w:w="80" w:type="dxa"/>
              <w:right w:w="80" w:type="dxa"/>
            </w:tcMar>
          </w:tcPr>
          <w:p w14:paraId="7B6084BA"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No slow patterns in critical paths</w:t>
            </w:r>
          </w:p>
          <w:p w14:paraId="40D0C68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No row-by-row processing or computationally expensive patterns in high-volume procedures. All critical operations use native, optimised capabilities.</w:t>
            </w:r>
          </w:p>
          <w:p w14:paraId="245C5BA5"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Review confirms no slow processing patterns in any critical-path procedure.</w:t>
            </w:r>
          </w:p>
        </w:tc>
      </w:tr>
    </w:tbl>
    <w:p w14:paraId="28AF6E5C"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A12C56B" w14:textId="77777777" w:rsidTr="00524050">
        <w:tc>
          <w:tcPr>
            <w:tcW w:w="299" w:type="pct"/>
            <w:shd w:val="solid" w:color="EDE5F2" w:fill="auto"/>
            <w:tcMar>
              <w:top w:w="80" w:type="dxa"/>
              <w:left w:w="120" w:type="dxa"/>
              <w:bottom w:w="80" w:type="dxa"/>
              <w:right w:w="80" w:type="dxa"/>
            </w:tcMar>
          </w:tcPr>
          <w:p w14:paraId="6D29957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G06</w:t>
            </w:r>
          </w:p>
        </w:tc>
        <w:tc>
          <w:tcPr>
            <w:tcW w:w="4701" w:type="pct"/>
            <w:shd w:val="solid" w:color="F9F5FC" w:fill="auto"/>
            <w:tcMar>
              <w:top w:w="80" w:type="dxa"/>
              <w:left w:w="120" w:type="dxa"/>
              <w:bottom w:w="80" w:type="dxa"/>
              <w:right w:w="80" w:type="dxa"/>
            </w:tcMar>
          </w:tcPr>
          <w:p w14:paraId="6F56D79B"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Storage maintenance automated</w:t>
            </w:r>
          </w:p>
          <w:p w14:paraId="719A4121"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Data compaction, file cleanup, and statistics refresh happen on a defined schedule — not manually or ad hoc.</w:t>
            </w:r>
          </w:p>
          <w:p w14:paraId="45C17783"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Table maintenance policies defined and scheduled.</w:t>
            </w:r>
          </w:p>
        </w:tc>
      </w:tr>
    </w:tbl>
    <w:p w14:paraId="2D2C51C5"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133C57E2" w14:textId="77777777" w:rsidTr="00524050">
        <w:tc>
          <w:tcPr>
            <w:tcW w:w="299" w:type="pct"/>
            <w:shd w:val="solid" w:color="EDE5F2" w:fill="auto"/>
            <w:tcMar>
              <w:top w:w="80" w:type="dxa"/>
              <w:left w:w="120" w:type="dxa"/>
              <w:bottom w:w="80" w:type="dxa"/>
              <w:right w:w="80" w:type="dxa"/>
            </w:tcMar>
          </w:tcPr>
          <w:p w14:paraId="1849B96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G07</w:t>
            </w:r>
          </w:p>
        </w:tc>
        <w:tc>
          <w:tcPr>
            <w:tcW w:w="4701" w:type="pct"/>
            <w:shd w:val="solid" w:color="F9F5FC" w:fill="auto"/>
            <w:tcMar>
              <w:top w:w="80" w:type="dxa"/>
              <w:left w:w="120" w:type="dxa"/>
              <w:bottom w:w="80" w:type="dxa"/>
              <w:right w:w="80" w:type="dxa"/>
            </w:tcMar>
          </w:tcPr>
          <w:p w14:paraId="5F59644D"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Cost tracked per layer and market</w:t>
            </w:r>
          </w:p>
          <w:p w14:paraId="0369C24E"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 xml:space="preserve">Compute costs are tagged by layer, market, and procedure so expensive operations can be identified and addressed, including monitoring dashboards + Genie. </w:t>
            </w:r>
          </w:p>
          <w:p w14:paraId="0B4FE622"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Cost tags applied. Budget tracking confirmed for all layers and markets.</w:t>
            </w:r>
          </w:p>
        </w:tc>
      </w:tr>
    </w:tbl>
    <w:p w14:paraId="0D042F0E" w14:textId="77777777" w:rsidR="001F2F75" w:rsidRPr="001067F3" w:rsidRDefault="001F2F75" w:rsidP="009F47C1">
      <w:pPr>
        <w:spacing w:after="0" w:line="240" w:lineRule="auto"/>
        <w:rPr>
          <w:rFonts w:cstheme="minorHAnsi"/>
          <w:sz w:val="20"/>
          <w:szCs w:val="20"/>
        </w:rPr>
      </w:pPr>
    </w:p>
    <w:p w14:paraId="748DD72B" w14:textId="77777777" w:rsidR="001F2F75" w:rsidRPr="001067F3" w:rsidRDefault="001F2F75" w:rsidP="009F47C1">
      <w:pPr>
        <w:spacing w:after="0" w:line="240" w:lineRule="auto"/>
        <w:rPr>
          <w:rFonts w:eastAsia="Arial" w:cstheme="minorHAnsi"/>
          <w:b/>
          <w:bCs/>
          <w:color w:val="E18719"/>
          <w:sz w:val="20"/>
          <w:szCs w:val="20"/>
        </w:rPr>
      </w:pPr>
    </w:p>
    <w:p w14:paraId="4ECF9689" w14:textId="77777777" w:rsidR="001E5AF7" w:rsidRPr="001067F3" w:rsidRDefault="001E5AF7" w:rsidP="009F47C1">
      <w:pPr>
        <w:spacing w:after="0" w:line="240" w:lineRule="auto"/>
        <w:rPr>
          <w:rFonts w:eastAsia="Arial" w:cstheme="minorHAnsi"/>
          <w:b/>
          <w:bCs/>
          <w:color w:val="E18719"/>
          <w:sz w:val="20"/>
          <w:szCs w:val="20"/>
        </w:rPr>
      </w:pPr>
      <w:r w:rsidRPr="001067F3">
        <w:rPr>
          <w:rFonts w:eastAsia="Arial" w:cstheme="minorHAnsi"/>
          <w:b/>
          <w:bCs/>
          <w:color w:val="E18719"/>
          <w:sz w:val="20"/>
          <w:szCs w:val="20"/>
        </w:rPr>
        <w:br w:type="page"/>
      </w:r>
    </w:p>
    <w:p w14:paraId="0084777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t>Section H — Scalability &amp; Multi-Market Readiness</w:t>
      </w:r>
    </w:p>
    <w:p w14:paraId="74E81154"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The pipeline works for any market without code changes. Adding a new market means adding configuration rows only.</w:t>
      </w:r>
    </w:p>
    <w:p w14:paraId="05EDC27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Benefit: This is the ultimate proof of the architecture. If Brazil and Southern Cone can onboard through configuration alone, the design is truly scalable — and ready for global rollout beyond Latin America.</w:t>
      </w:r>
    </w:p>
    <w:p w14:paraId="0D496942"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1ECC222F" w14:textId="77777777" w:rsidTr="00524050">
        <w:tc>
          <w:tcPr>
            <w:tcW w:w="299" w:type="pct"/>
            <w:shd w:val="solid" w:color="EDE5F2" w:fill="auto"/>
            <w:tcMar>
              <w:top w:w="80" w:type="dxa"/>
              <w:left w:w="120" w:type="dxa"/>
              <w:bottom w:w="80" w:type="dxa"/>
              <w:right w:w="80" w:type="dxa"/>
            </w:tcMar>
          </w:tcPr>
          <w:p w14:paraId="5457B44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H01</w:t>
            </w:r>
          </w:p>
        </w:tc>
        <w:tc>
          <w:tcPr>
            <w:tcW w:w="4701" w:type="pct"/>
            <w:shd w:val="solid" w:color="F9F5FC" w:fill="auto"/>
            <w:tcMar>
              <w:top w:w="80" w:type="dxa"/>
              <w:left w:w="120" w:type="dxa"/>
              <w:bottom w:w="80" w:type="dxa"/>
              <w:right w:w="80" w:type="dxa"/>
            </w:tcMar>
          </w:tcPr>
          <w:p w14:paraId="43AC2DE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Synthetic market test</w:t>
            </w:r>
          </w:p>
          <w:p w14:paraId="3F6A11DF"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A fictional market ("ZZ") is added with configuration rows only — zero code changes. The pipeline runs correctly end-to-end for this fictional market. This is the blocker test for scalability. If this test fails, the architecture is not ready.</w:t>
            </w:r>
          </w:p>
          <w:p w14:paraId="633C63C3"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Automated synthetic market test passing end-to-end in the continuous integration pipeline.</w:t>
            </w:r>
          </w:p>
        </w:tc>
      </w:tr>
    </w:tbl>
    <w:p w14:paraId="18481F99"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5C84CCBE" w14:textId="77777777" w:rsidTr="00524050">
        <w:tc>
          <w:tcPr>
            <w:tcW w:w="299" w:type="pct"/>
            <w:shd w:val="solid" w:color="EDE5F2" w:fill="auto"/>
            <w:tcMar>
              <w:top w:w="80" w:type="dxa"/>
              <w:left w:w="120" w:type="dxa"/>
              <w:bottom w:w="80" w:type="dxa"/>
              <w:right w:w="80" w:type="dxa"/>
            </w:tcMar>
          </w:tcPr>
          <w:p w14:paraId="21F0DEBD"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H02</w:t>
            </w:r>
          </w:p>
        </w:tc>
        <w:tc>
          <w:tcPr>
            <w:tcW w:w="4701" w:type="pct"/>
            <w:shd w:val="solid" w:color="F9F5FC" w:fill="auto"/>
            <w:tcMar>
              <w:top w:w="80" w:type="dxa"/>
              <w:left w:w="120" w:type="dxa"/>
              <w:bottom w:w="80" w:type="dxa"/>
              <w:right w:w="80" w:type="dxa"/>
            </w:tcMar>
          </w:tcPr>
          <w:p w14:paraId="309DCE4E"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Volume scalability</w:t>
            </w:r>
          </w:p>
          <w:p w14:paraId="3100516A"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 xml:space="preserve">Processing three times the current data volume stays within one-and-a-half times the normal runtime budget. Stress Test required. </w:t>
            </w:r>
          </w:p>
          <w:p w14:paraId="7440297E"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Load test results on 3× data volume.</w:t>
            </w:r>
          </w:p>
        </w:tc>
      </w:tr>
    </w:tbl>
    <w:p w14:paraId="6DAF8C88"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3DA07B41" w14:textId="77777777" w:rsidTr="00524050">
        <w:tc>
          <w:tcPr>
            <w:tcW w:w="299" w:type="pct"/>
            <w:shd w:val="solid" w:color="EDE5F2" w:fill="auto"/>
            <w:tcMar>
              <w:top w:w="80" w:type="dxa"/>
              <w:left w:w="120" w:type="dxa"/>
              <w:bottom w:w="80" w:type="dxa"/>
              <w:right w:w="80" w:type="dxa"/>
            </w:tcMar>
          </w:tcPr>
          <w:p w14:paraId="02AF32BF"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H03</w:t>
            </w:r>
          </w:p>
        </w:tc>
        <w:tc>
          <w:tcPr>
            <w:tcW w:w="4701" w:type="pct"/>
            <w:shd w:val="solid" w:color="F9F5FC" w:fill="auto"/>
            <w:tcMar>
              <w:top w:w="80" w:type="dxa"/>
              <w:left w:w="120" w:type="dxa"/>
              <w:bottom w:w="80" w:type="dxa"/>
              <w:right w:w="80" w:type="dxa"/>
            </w:tcMar>
          </w:tcPr>
          <w:p w14:paraId="163A8E4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Market isolation / Multiple time zones … multiple small refreshes during day</w:t>
            </w:r>
          </w:p>
          <w:p w14:paraId="5F6FDDF4"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 xml:space="preserve">Multiple markets can run concurrently without interfering with each other. No shared temporary objects between market runs. Need to have a clear plan and refreshes to deal with markets in different time zones with sharing same pipines. </w:t>
            </w:r>
          </w:p>
          <w:p w14:paraId="61A2CD07"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Concurrent multi-market run test passing.</w:t>
            </w:r>
          </w:p>
        </w:tc>
      </w:tr>
    </w:tbl>
    <w:p w14:paraId="50A5542A"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E0D3245" w14:textId="77777777" w:rsidTr="00524050">
        <w:tc>
          <w:tcPr>
            <w:tcW w:w="299" w:type="pct"/>
            <w:shd w:val="solid" w:color="EDE5F2" w:fill="auto"/>
            <w:tcMar>
              <w:top w:w="80" w:type="dxa"/>
              <w:left w:w="120" w:type="dxa"/>
              <w:bottom w:w="80" w:type="dxa"/>
              <w:right w:w="80" w:type="dxa"/>
            </w:tcMar>
          </w:tcPr>
          <w:p w14:paraId="719AAA2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H04</w:t>
            </w:r>
          </w:p>
        </w:tc>
        <w:tc>
          <w:tcPr>
            <w:tcW w:w="4701" w:type="pct"/>
            <w:shd w:val="solid" w:color="F9F5FC" w:fill="auto"/>
            <w:tcMar>
              <w:top w:w="80" w:type="dxa"/>
              <w:left w:w="120" w:type="dxa"/>
              <w:bottom w:w="80" w:type="dxa"/>
              <w:right w:w="80" w:type="dxa"/>
            </w:tcMar>
          </w:tcPr>
          <w:p w14:paraId="557E33F1"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Flexible reprocessing for full or market level scope</w:t>
            </w:r>
          </w:p>
          <w:p w14:paraId="659B90F8"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The pipeline supports reprocessing any date range via parameters — no manual intervention or custom scripts needed for backfills or corrections.</w:t>
            </w:r>
          </w:p>
          <w:p w14:paraId="1C1573EE"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Backfill runbook with parameter-driven reprocessing confirmed.</w:t>
            </w:r>
          </w:p>
        </w:tc>
      </w:tr>
    </w:tbl>
    <w:p w14:paraId="5B4E85D7" w14:textId="77777777" w:rsidR="001F2F75" w:rsidRPr="001067F3" w:rsidRDefault="001F2F75" w:rsidP="009F47C1">
      <w:pPr>
        <w:spacing w:after="0" w:line="240" w:lineRule="auto"/>
        <w:rPr>
          <w:rFonts w:cstheme="minorHAnsi"/>
          <w:sz w:val="20"/>
          <w:szCs w:val="20"/>
        </w:rPr>
      </w:pPr>
    </w:p>
    <w:p w14:paraId="6E715DD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t>Section I — Security &amp; Compliance</w:t>
      </w:r>
    </w:p>
    <w:p w14:paraId="0E2A3862"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The pipeline follows least-privilege access, protects sensitive data, and maintains a clear audit trail.</w:t>
      </w:r>
    </w:p>
    <w:p w14:paraId="04C1C678"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Benefit: Proper security means the pipeline passes audits without scrambling, and sensitive data — pricing, customer-level sales — is protected by design, not as an afterthought.</w:t>
      </w:r>
    </w:p>
    <w:p w14:paraId="18E7AC48"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4074A4AD" w14:textId="77777777" w:rsidTr="00524050">
        <w:tc>
          <w:tcPr>
            <w:tcW w:w="299" w:type="pct"/>
            <w:shd w:val="solid" w:color="EDE5F2" w:fill="auto"/>
            <w:tcMar>
              <w:top w:w="80" w:type="dxa"/>
              <w:left w:w="120" w:type="dxa"/>
              <w:bottom w:w="80" w:type="dxa"/>
              <w:right w:w="80" w:type="dxa"/>
            </w:tcMar>
          </w:tcPr>
          <w:p w14:paraId="0AC912F6"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I01</w:t>
            </w:r>
          </w:p>
        </w:tc>
        <w:tc>
          <w:tcPr>
            <w:tcW w:w="4701" w:type="pct"/>
            <w:shd w:val="solid" w:color="F9F5FC" w:fill="auto"/>
            <w:tcMar>
              <w:top w:w="80" w:type="dxa"/>
              <w:left w:w="120" w:type="dxa"/>
              <w:bottom w:w="80" w:type="dxa"/>
              <w:right w:w="80" w:type="dxa"/>
            </w:tcMar>
          </w:tcPr>
          <w:p w14:paraId="5EE921CF"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Least-privilege access</w:t>
            </w:r>
          </w:p>
          <w:p w14:paraId="30C2F61D"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Pipeline jobs run with minimal permissions through service accounts. No personal credentials exist in code, configuration files, or comments.</w:t>
            </w:r>
          </w:p>
          <w:p w14:paraId="4268904D"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Access grants reviewed and documented. No personal credentials in any pipeline artefact.</w:t>
            </w:r>
          </w:p>
        </w:tc>
      </w:tr>
    </w:tbl>
    <w:p w14:paraId="24A1AB01"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876CF55" w14:textId="77777777" w:rsidTr="00524050">
        <w:tc>
          <w:tcPr>
            <w:tcW w:w="299" w:type="pct"/>
            <w:shd w:val="solid" w:color="EDE5F2" w:fill="auto"/>
            <w:tcMar>
              <w:top w:w="80" w:type="dxa"/>
              <w:left w:w="120" w:type="dxa"/>
              <w:bottom w:w="80" w:type="dxa"/>
              <w:right w:w="80" w:type="dxa"/>
            </w:tcMar>
          </w:tcPr>
          <w:p w14:paraId="692A0713"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I02</w:t>
            </w:r>
          </w:p>
        </w:tc>
        <w:tc>
          <w:tcPr>
            <w:tcW w:w="4701" w:type="pct"/>
            <w:shd w:val="solid" w:color="F9F5FC" w:fill="auto"/>
            <w:tcMar>
              <w:top w:w="80" w:type="dxa"/>
              <w:left w:w="120" w:type="dxa"/>
              <w:bottom w:w="80" w:type="dxa"/>
              <w:right w:w="80" w:type="dxa"/>
            </w:tcMar>
          </w:tcPr>
          <w:p w14:paraId="0C5E493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No sensitive data in code</w:t>
            </w:r>
          </w:p>
          <w:p w14:paraId="182B3FE9"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No passwords, tokens, email addresses, or personal identifiers exist in source code, comments, or configuration files.</w:t>
            </w:r>
          </w:p>
          <w:p w14:paraId="4E3F9653"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Automated scan confirms no sensitive data in code.</w:t>
            </w:r>
          </w:p>
        </w:tc>
      </w:tr>
    </w:tbl>
    <w:p w14:paraId="00FCE047"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B073020" w14:textId="77777777" w:rsidTr="00524050">
        <w:tc>
          <w:tcPr>
            <w:tcW w:w="299" w:type="pct"/>
            <w:shd w:val="solid" w:color="EDE5F2" w:fill="auto"/>
            <w:tcMar>
              <w:top w:w="80" w:type="dxa"/>
              <w:left w:w="120" w:type="dxa"/>
              <w:bottom w:w="80" w:type="dxa"/>
              <w:right w:w="80" w:type="dxa"/>
            </w:tcMar>
          </w:tcPr>
          <w:p w14:paraId="0034A298"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I03</w:t>
            </w:r>
          </w:p>
        </w:tc>
        <w:tc>
          <w:tcPr>
            <w:tcW w:w="4701" w:type="pct"/>
            <w:shd w:val="solid" w:color="F9F5FC" w:fill="auto"/>
            <w:tcMar>
              <w:top w:w="80" w:type="dxa"/>
              <w:left w:w="120" w:type="dxa"/>
              <w:bottom w:w="80" w:type="dxa"/>
              <w:right w:w="80" w:type="dxa"/>
            </w:tcMar>
          </w:tcPr>
          <w:p w14:paraId="7E4E476E"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Sensitive data classified and protected</w:t>
            </w:r>
          </w:p>
          <w:p w14:paraId="3952EBB5" w14:textId="77777777" w:rsidR="008D40A3" w:rsidRPr="001067F3" w:rsidRDefault="008D40A3" w:rsidP="009F47C1">
            <w:pPr>
              <w:spacing w:after="0" w:line="240" w:lineRule="auto"/>
              <w:rPr>
                <w:rFonts w:eastAsia="Calibri" w:cstheme="minorHAnsi"/>
                <w:color w:val="3D3D3D"/>
                <w:sz w:val="20"/>
                <w:szCs w:val="20"/>
              </w:rPr>
            </w:pPr>
            <w:r w:rsidRPr="001067F3">
              <w:rPr>
                <w:rFonts w:eastAsia="Calibri" w:cstheme="minorHAnsi"/>
                <w:color w:val="3D3D3D"/>
                <w:sz w:val="20"/>
                <w:szCs w:val="20"/>
              </w:rPr>
              <w:t xml:space="preserve">Columns containing sensitive information are tagged in Unity Catalog and the classification information is provided to the Data Governance team for registration in Ataccama. </w:t>
            </w:r>
          </w:p>
          <w:p w14:paraId="43B46804" w14:textId="6C48A0EF"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Classification tags applied. Row-level security confirmed for all sensitive columns.</w:t>
            </w:r>
          </w:p>
        </w:tc>
      </w:tr>
    </w:tbl>
    <w:p w14:paraId="5DCE3130" w14:textId="77777777" w:rsidR="001F2F75" w:rsidRPr="001067F3" w:rsidRDefault="001F2F75" w:rsidP="009F47C1">
      <w:pPr>
        <w:spacing w:after="0" w:line="240" w:lineRule="auto"/>
        <w:rPr>
          <w:rFonts w:cstheme="minorHAnsi"/>
          <w:sz w:val="20"/>
          <w:szCs w:val="20"/>
        </w:rPr>
      </w:pPr>
    </w:p>
    <w:p w14:paraId="4D96DC96" w14:textId="2F994640" w:rsidR="001E5AF7" w:rsidRPr="001067F3" w:rsidRDefault="001E5AF7" w:rsidP="009F47C1">
      <w:pPr>
        <w:spacing w:after="0" w:line="240" w:lineRule="auto"/>
        <w:rPr>
          <w:rFonts w:cstheme="minorHAnsi"/>
          <w:sz w:val="20"/>
          <w:szCs w:val="20"/>
        </w:rPr>
      </w:pPr>
      <w:r w:rsidRPr="001067F3">
        <w:rPr>
          <w:rFonts w:cstheme="minorHAnsi"/>
          <w:sz w:val="20"/>
          <w:szCs w:val="20"/>
        </w:rPr>
        <w:br w:type="page"/>
      </w:r>
    </w:p>
    <w:p w14:paraId="2628E456" w14:textId="77777777" w:rsidR="001E5AF7" w:rsidRPr="001067F3" w:rsidRDefault="001E5AF7"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0538C2EE" w14:textId="77777777" w:rsidTr="00524050">
        <w:tc>
          <w:tcPr>
            <w:tcW w:w="299" w:type="pct"/>
            <w:shd w:val="solid" w:color="EDE5F2" w:fill="auto"/>
            <w:tcMar>
              <w:top w:w="80" w:type="dxa"/>
              <w:left w:w="120" w:type="dxa"/>
              <w:bottom w:w="80" w:type="dxa"/>
              <w:right w:w="80" w:type="dxa"/>
            </w:tcMar>
          </w:tcPr>
          <w:p w14:paraId="4A41D82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I04</w:t>
            </w:r>
          </w:p>
        </w:tc>
        <w:tc>
          <w:tcPr>
            <w:tcW w:w="4701" w:type="pct"/>
            <w:shd w:val="solid" w:color="F9F5FC" w:fill="auto"/>
            <w:tcMar>
              <w:top w:w="80" w:type="dxa"/>
              <w:left w:w="120" w:type="dxa"/>
              <w:bottom w:w="80" w:type="dxa"/>
              <w:right w:w="80" w:type="dxa"/>
            </w:tcMar>
          </w:tcPr>
          <w:p w14:paraId="5B0D2DB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Full audit trail</w:t>
            </w:r>
          </w:p>
          <w:p w14:paraId="239FF3D7" w14:textId="428C1E72" w:rsidR="001F2F75" w:rsidRPr="001067F3" w:rsidRDefault="003133C0" w:rsidP="009F47C1">
            <w:pPr>
              <w:spacing w:after="0" w:line="240" w:lineRule="auto"/>
              <w:rPr>
                <w:rFonts w:cstheme="minorHAnsi"/>
                <w:sz w:val="20"/>
                <w:szCs w:val="20"/>
              </w:rPr>
            </w:pPr>
            <w:r w:rsidRPr="001067F3">
              <w:rPr>
                <w:rFonts w:eastAsia="Calibri" w:cstheme="minorHAnsi"/>
                <w:color w:val="3D3D3D"/>
                <w:sz w:val="20"/>
                <w:szCs w:val="20"/>
              </w:rPr>
              <w:t>Every table carries audit columns: when it was loaded, by which job run, for which market, and as part of which pipeline execution</w:t>
            </w:r>
            <w:r w:rsidR="001F2F75" w:rsidRPr="001067F3">
              <w:rPr>
                <w:rFonts w:eastAsia="Calibri" w:cstheme="minorHAnsi"/>
                <w:color w:val="3D3D3D"/>
                <w:sz w:val="20"/>
                <w:szCs w:val="20"/>
              </w:rPr>
              <w:t>.</w:t>
            </w:r>
          </w:p>
          <w:p w14:paraId="4A5A4C95" w14:textId="485E7631"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003133C0" w:rsidRPr="001067F3">
              <w:rPr>
                <w:rFonts w:eastAsia="Calibri" w:cstheme="minorHAnsi"/>
                <w:i/>
                <w:iCs/>
                <w:color w:val="3D3D3D"/>
                <w:sz w:val="20"/>
                <w:szCs w:val="20"/>
              </w:rPr>
              <w:t>Audit columns on all tables. Audit trail queryable in Unity Catalog and audit metadata provided to the Data Governance team for Ataccama registration</w:t>
            </w:r>
            <w:r w:rsidRPr="001067F3">
              <w:rPr>
                <w:rFonts w:eastAsia="Calibri" w:cstheme="minorHAnsi"/>
                <w:i/>
                <w:iCs/>
                <w:color w:val="3D3D3D"/>
                <w:sz w:val="20"/>
                <w:szCs w:val="20"/>
              </w:rPr>
              <w:t>.</w:t>
            </w:r>
          </w:p>
        </w:tc>
      </w:tr>
    </w:tbl>
    <w:p w14:paraId="6D9ACCEB" w14:textId="77777777" w:rsidR="001F2F75" w:rsidRPr="001067F3" w:rsidRDefault="001F2F75" w:rsidP="009F47C1">
      <w:pPr>
        <w:spacing w:after="0" w:line="240" w:lineRule="auto"/>
        <w:rPr>
          <w:rFonts w:cstheme="minorHAnsi"/>
          <w:sz w:val="20"/>
          <w:szCs w:val="20"/>
        </w:rPr>
      </w:pPr>
    </w:p>
    <w:p w14:paraId="6FD3DC73" w14:textId="77777777" w:rsidR="00933181" w:rsidRPr="001067F3" w:rsidRDefault="00933181" w:rsidP="009F47C1">
      <w:pPr>
        <w:spacing w:after="0" w:line="240" w:lineRule="auto"/>
        <w:rPr>
          <w:rFonts w:cstheme="minorHAnsi"/>
          <w:sz w:val="20"/>
          <w:szCs w:val="20"/>
        </w:rPr>
      </w:pPr>
    </w:p>
    <w:p w14:paraId="66B456DE"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t>Section J — Testing &amp; Reconciliation</w:t>
      </w:r>
    </w:p>
    <w:p w14:paraId="2F757A76"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The pipeline is tested like software — with unit tests, integration tests, and parallel-run reconciliation against the legacy system. All known defects are explicitly addressed.</w:t>
      </w:r>
    </w:p>
    <w:p w14:paraId="48E7C55A"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Benefit: Automated testing is the safety net that catches regressions before they reach production. Parallel-run reconciliation proves the new pipeline produces correct numbers before the team cuts over and decommissions legacy procedures.</w:t>
      </w:r>
    </w:p>
    <w:p w14:paraId="7E8AE848"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021F47A6" w14:textId="77777777" w:rsidTr="00524050">
        <w:tc>
          <w:tcPr>
            <w:tcW w:w="299" w:type="pct"/>
            <w:shd w:val="solid" w:color="EDE5F2" w:fill="auto"/>
            <w:tcMar>
              <w:top w:w="80" w:type="dxa"/>
              <w:left w:w="120" w:type="dxa"/>
              <w:bottom w:w="80" w:type="dxa"/>
              <w:right w:w="80" w:type="dxa"/>
            </w:tcMar>
          </w:tcPr>
          <w:p w14:paraId="31FE0326"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J01</w:t>
            </w:r>
          </w:p>
        </w:tc>
        <w:tc>
          <w:tcPr>
            <w:tcW w:w="4701" w:type="pct"/>
            <w:shd w:val="solid" w:color="F9F5FC" w:fill="auto"/>
            <w:tcMar>
              <w:top w:w="80" w:type="dxa"/>
              <w:left w:w="120" w:type="dxa"/>
              <w:bottom w:w="80" w:type="dxa"/>
              <w:right w:w="80" w:type="dxa"/>
            </w:tcMar>
          </w:tcPr>
          <w:p w14:paraId="78CB9F58"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Unit tests for shared functions, including automate testing in a periodical way to anticipate potential data issues</w:t>
            </w:r>
          </w:p>
          <w:p w14:paraId="36ACEB4E"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Every shared function — weight conversion, currency lookup, unknown member handling — has automated unit tests with known inputs and expected outputs. For example: convert 1 pound → expect 0.4536 kg.</w:t>
            </w:r>
          </w:p>
          <w:p w14:paraId="22CBDE63"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Test suite with pass/fail results for every shared function.</w:t>
            </w:r>
          </w:p>
        </w:tc>
      </w:tr>
    </w:tbl>
    <w:p w14:paraId="050C49F4"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F0E28B0" w14:textId="77777777" w:rsidTr="00524050">
        <w:tc>
          <w:tcPr>
            <w:tcW w:w="299" w:type="pct"/>
            <w:shd w:val="solid" w:color="EDE5F2" w:fill="auto"/>
            <w:tcMar>
              <w:top w:w="80" w:type="dxa"/>
              <w:left w:w="120" w:type="dxa"/>
              <w:bottom w:w="80" w:type="dxa"/>
              <w:right w:w="80" w:type="dxa"/>
            </w:tcMar>
          </w:tcPr>
          <w:p w14:paraId="437DD448"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J02</w:t>
            </w:r>
          </w:p>
        </w:tc>
        <w:tc>
          <w:tcPr>
            <w:tcW w:w="4701" w:type="pct"/>
            <w:shd w:val="solid" w:color="F9F5FC" w:fill="auto"/>
            <w:tcMar>
              <w:top w:w="80" w:type="dxa"/>
              <w:left w:w="120" w:type="dxa"/>
              <w:bottom w:w="80" w:type="dxa"/>
              <w:right w:w="80" w:type="dxa"/>
            </w:tcMar>
          </w:tcPr>
          <w:p w14:paraId="4D45B94B"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Golden-data tests per procedure</w:t>
            </w:r>
          </w:p>
          <w:p w14:paraId="06E2596D"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Each procedure has a fixed test dataset with expected outputs. The test runs automatically and catches any unintended change in behaviour.</w:t>
            </w:r>
          </w:p>
          <w:p w14:paraId="348D62A5"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Golden-data test suite integrated into the continuous integration pipeline.</w:t>
            </w:r>
          </w:p>
        </w:tc>
      </w:tr>
    </w:tbl>
    <w:p w14:paraId="4D3BAC1F"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40CCF646" w14:textId="77777777" w:rsidTr="00524050">
        <w:tc>
          <w:tcPr>
            <w:tcW w:w="299" w:type="pct"/>
            <w:shd w:val="solid" w:color="EDE5F2" w:fill="auto"/>
            <w:tcMar>
              <w:top w:w="80" w:type="dxa"/>
              <w:left w:w="120" w:type="dxa"/>
              <w:bottom w:w="80" w:type="dxa"/>
              <w:right w:w="80" w:type="dxa"/>
            </w:tcMar>
          </w:tcPr>
          <w:p w14:paraId="05470658"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J03</w:t>
            </w:r>
          </w:p>
        </w:tc>
        <w:tc>
          <w:tcPr>
            <w:tcW w:w="4701" w:type="pct"/>
            <w:shd w:val="solid" w:color="F9F5FC" w:fill="auto"/>
            <w:tcMar>
              <w:top w:w="80" w:type="dxa"/>
              <w:left w:w="120" w:type="dxa"/>
              <w:bottom w:w="80" w:type="dxa"/>
              <w:right w:w="80" w:type="dxa"/>
            </w:tcMar>
          </w:tcPr>
          <w:p w14:paraId="10CB12B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Parallel-run reconciliation</w:t>
            </w:r>
          </w:p>
          <w:p w14:paraId="5999F1E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The new pipeline runs alongside the legacy pipeline. KPI values are compared per KPI, per month, and per unit of measure. Differences beyond defined tolerances trigger investigation and resolution before cutover.</w:t>
            </w:r>
          </w:p>
          <w:p w14:paraId="01E17187"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Reconciliation report within agreed tolerance for all KPIs. All material differences investigated and documented.</w:t>
            </w:r>
          </w:p>
        </w:tc>
      </w:tr>
    </w:tbl>
    <w:p w14:paraId="1210B80C"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F8263B3" w14:textId="77777777" w:rsidTr="00524050">
        <w:tc>
          <w:tcPr>
            <w:tcW w:w="299" w:type="pct"/>
            <w:shd w:val="solid" w:color="EDE5F2" w:fill="auto"/>
            <w:tcMar>
              <w:top w:w="80" w:type="dxa"/>
              <w:left w:w="120" w:type="dxa"/>
              <w:bottom w:w="80" w:type="dxa"/>
              <w:right w:w="80" w:type="dxa"/>
            </w:tcMar>
          </w:tcPr>
          <w:p w14:paraId="26715BF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J04</w:t>
            </w:r>
          </w:p>
        </w:tc>
        <w:tc>
          <w:tcPr>
            <w:tcW w:w="4701" w:type="pct"/>
            <w:shd w:val="solid" w:color="F9F5FC" w:fill="auto"/>
            <w:tcMar>
              <w:top w:w="80" w:type="dxa"/>
              <w:left w:w="120" w:type="dxa"/>
              <w:bottom w:w="80" w:type="dxa"/>
              <w:right w:w="80" w:type="dxa"/>
            </w:tcMar>
          </w:tcPr>
          <w:p w14:paraId="65E1974D"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Legacy defects tracked</w:t>
            </w:r>
          </w:p>
          <w:p w14:paraId="1A7641E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 xml:space="preserve">Each of the known production defects is either confirmed as resolved in the new pipeline or explicitly documented as a known, accepted difference. Should also keep a register to track repetitiveness. </w:t>
            </w:r>
          </w:p>
          <w:p w14:paraId="45CA5DEF"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Defect register with resolution status for all confirmed defects.</w:t>
            </w:r>
          </w:p>
        </w:tc>
      </w:tr>
    </w:tbl>
    <w:p w14:paraId="4837CDFA" w14:textId="77777777" w:rsidR="001F2F75" w:rsidRPr="001067F3" w:rsidRDefault="001F2F75" w:rsidP="009F47C1">
      <w:pPr>
        <w:spacing w:after="0" w:line="240" w:lineRule="auto"/>
        <w:rPr>
          <w:rFonts w:cstheme="minorHAnsi"/>
          <w:sz w:val="20"/>
          <w:szCs w:val="20"/>
        </w:rPr>
      </w:pPr>
    </w:p>
    <w:p w14:paraId="1FE5C4B7" w14:textId="77777777" w:rsidR="001F2F75" w:rsidRPr="001067F3" w:rsidRDefault="001F2F75" w:rsidP="009F47C1">
      <w:pPr>
        <w:spacing w:after="0" w:line="240" w:lineRule="auto"/>
        <w:rPr>
          <w:rFonts w:eastAsia="Arial" w:cstheme="minorHAnsi"/>
          <w:b/>
          <w:bCs/>
          <w:color w:val="E18719"/>
          <w:sz w:val="20"/>
          <w:szCs w:val="20"/>
        </w:rPr>
      </w:pPr>
    </w:p>
    <w:p w14:paraId="4CB8729A"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t>Section K — Observability &amp; Operations</w:t>
      </w:r>
    </w:p>
    <w:p w14:paraId="5B115AC8"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The pipeline is transparent — you can see what ran, when, how long it took, what data quality issues were found, and what failed. Failures trigger alerts to the right team.</w:t>
      </w:r>
    </w:p>
    <w:p w14:paraId="43D48685"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Benefit: When something goes wrong, the team finds and fixes it in minutes rather than discovering it from a wrong report days later.</w:t>
      </w:r>
    </w:p>
    <w:p w14:paraId="4B396A51"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6AACD6DB" w14:textId="77777777" w:rsidTr="00524050">
        <w:tc>
          <w:tcPr>
            <w:tcW w:w="299" w:type="pct"/>
            <w:shd w:val="solid" w:color="EDE5F2" w:fill="auto"/>
            <w:tcMar>
              <w:top w:w="80" w:type="dxa"/>
              <w:left w:w="120" w:type="dxa"/>
              <w:bottom w:w="80" w:type="dxa"/>
              <w:right w:w="80" w:type="dxa"/>
            </w:tcMar>
          </w:tcPr>
          <w:p w14:paraId="74B082A2"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K01</w:t>
            </w:r>
          </w:p>
        </w:tc>
        <w:tc>
          <w:tcPr>
            <w:tcW w:w="4701" w:type="pct"/>
            <w:shd w:val="solid" w:color="F9F5FC" w:fill="auto"/>
            <w:tcMar>
              <w:top w:w="80" w:type="dxa"/>
              <w:left w:w="120" w:type="dxa"/>
              <w:bottom w:w="80" w:type="dxa"/>
              <w:right w:w="80" w:type="dxa"/>
            </w:tcMar>
          </w:tcPr>
          <w:p w14:paraId="32907F8E"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Complete run logs</w:t>
            </w:r>
          </w:p>
          <w:p w14:paraId="6C7A4A6B"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Every run records status, rows read and written, watermark position, duration, and quality gate results. This information is accessible to any team member.</w:t>
            </w:r>
          </w:p>
          <w:p w14:paraId="2A85D0ED"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Log sample per procedure showing all required fields.</w:t>
            </w:r>
          </w:p>
        </w:tc>
      </w:tr>
    </w:tbl>
    <w:p w14:paraId="03BB89B2" w14:textId="77777777" w:rsidR="001F2F75" w:rsidRPr="001067F3" w:rsidRDefault="001F2F75" w:rsidP="009F47C1">
      <w:pPr>
        <w:spacing w:after="0" w:line="240" w:lineRule="auto"/>
        <w:rPr>
          <w:rFonts w:cstheme="minorHAnsi"/>
          <w:sz w:val="20"/>
          <w:szCs w:val="20"/>
        </w:rPr>
      </w:pPr>
    </w:p>
    <w:p w14:paraId="0509A548" w14:textId="5E167D3E" w:rsidR="001E5AF7" w:rsidRPr="001067F3" w:rsidRDefault="001E5AF7" w:rsidP="009F47C1">
      <w:pPr>
        <w:spacing w:after="0" w:line="240" w:lineRule="auto"/>
        <w:rPr>
          <w:rFonts w:cstheme="minorHAnsi"/>
          <w:sz w:val="20"/>
          <w:szCs w:val="20"/>
        </w:rPr>
      </w:pPr>
      <w:r w:rsidRPr="001067F3">
        <w:rPr>
          <w:rFonts w:cstheme="minorHAnsi"/>
          <w:sz w:val="20"/>
          <w:szCs w:val="20"/>
        </w:rPr>
        <w:br w:type="page"/>
      </w:r>
    </w:p>
    <w:p w14:paraId="1FCF954F" w14:textId="77777777" w:rsidR="001E5AF7" w:rsidRPr="001067F3" w:rsidRDefault="001E5AF7"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60C2151C" w14:textId="77777777" w:rsidTr="00524050">
        <w:tc>
          <w:tcPr>
            <w:tcW w:w="299" w:type="pct"/>
            <w:shd w:val="solid" w:color="EDE5F2" w:fill="auto"/>
            <w:tcMar>
              <w:top w:w="80" w:type="dxa"/>
              <w:left w:w="120" w:type="dxa"/>
              <w:bottom w:w="80" w:type="dxa"/>
              <w:right w:w="80" w:type="dxa"/>
            </w:tcMar>
          </w:tcPr>
          <w:p w14:paraId="4C9E27FD"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K02</w:t>
            </w:r>
          </w:p>
        </w:tc>
        <w:tc>
          <w:tcPr>
            <w:tcW w:w="4701" w:type="pct"/>
            <w:shd w:val="solid" w:color="F9F5FC" w:fill="auto"/>
            <w:tcMar>
              <w:top w:w="80" w:type="dxa"/>
              <w:left w:w="120" w:type="dxa"/>
              <w:bottom w:w="80" w:type="dxa"/>
              <w:right w:w="80" w:type="dxa"/>
            </w:tcMar>
          </w:tcPr>
          <w:p w14:paraId="6A70E2D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Alerts for failures and quality issues</w:t>
            </w:r>
          </w:p>
          <w:p w14:paraId="07BB01FD"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When a job fails or a quality gate produces a warning, an alert goes automatically to the owning team. No failures are discovered through user complaints.</w:t>
            </w:r>
          </w:p>
          <w:p w14:paraId="2C47FD03"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Alert routing configuration confirmed for all failure and warning conditions.</w:t>
            </w:r>
          </w:p>
        </w:tc>
      </w:tr>
    </w:tbl>
    <w:p w14:paraId="10B0B5C8"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01C0E8D7" w14:textId="77777777" w:rsidTr="00524050">
        <w:tc>
          <w:tcPr>
            <w:tcW w:w="299" w:type="pct"/>
            <w:shd w:val="solid" w:color="EDE5F2" w:fill="auto"/>
            <w:tcMar>
              <w:top w:w="80" w:type="dxa"/>
              <w:left w:w="120" w:type="dxa"/>
              <w:bottom w:w="80" w:type="dxa"/>
              <w:right w:w="80" w:type="dxa"/>
            </w:tcMar>
          </w:tcPr>
          <w:p w14:paraId="663A6EA1"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K03</w:t>
            </w:r>
          </w:p>
        </w:tc>
        <w:tc>
          <w:tcPr>
            <w:tcW w:w="4701" w:type="pct"/>
            <w:shd w:val="solid" w:color="F9F5FC" w:fill="auto"/>
            <w:tcMar>
              <w:top w:w="80" w:type="dxa"/>
              <w:left w:w="120" w:type="dxa"/>
              <w:bottom w:w="80" w:type="dxa"/>
              <w:right w:w="80" w:type="dxa"/>
            </w:tcMar>
          </w:tcPr>
          <w:p w14:paraId="6AB3006F"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Operational runbook for each job or scenario</w:t>
            </w:r>
          </w:p>
          <w:p w14:paraId="70249C61"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How to re-run a failed job, execute a backfill, roll back a load, and handle known issues is documented and accessible to the operational team.</w:t>
            </w:r>
          </w:p>
          <w:p w14:paraId="47903152"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Runbook published and reviewed by at least one team member not involved in writing it.</w:t>
            </w:r>
          </w:p>
        </w:tc>
      </w:tr>
    </w:tbl>
    <w:p w14:paraId="60B12F9C"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5EE8763A" w14:textId="77777777" w:rsidTr="00524050">
        <w:tc>
          <w:tcPr>
            <w:tcW w:w="299" w:type="pct"/>
            <w:shd w:val="solid" w:color="EDE5F2" w:fill="auto"/>
            <w:tcMar>
              <w:top w:w="80" w:type="dxa"/>
              <w:left w:w="120" w:type="dxa"/>
              <w:bottom w:w="80" w:type="dxa"/>
              <w:right w:w="80" w:type="dxa"/>
            </w:tcMar>
          </w:tcPr>
          <w:p w14:paraId="087C53A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K04</w:t>
            </w:r>
          </w:p>
        </w:tc>
        <w:tc>
          <w:tcPr>
            <w:tcW w:w="4701" w:type="pct"/>
            <w:shd w:val="solid" w:color="F9F5FC" w:fill="auto"/>
            <w:tcMar>
              <w:top w:w="80" w:type="dxa"/>
              <w:left w:w="120" w:type="dxa"/>
              <w:bottom w:w="80" w:type="dxa"/>
              <w:right w:w="80" w:type="dxa"/>
            </w:tcMar>
          </w:tcPr>
          <w:p w14:paraId="24A238A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Visible data lineage</w:t>
            </w:r>
          </w:p>
          <w:p w14:paraId="1A346147" w14:textId="77777777" w:rsidR="007176C8" w:rsidRPr="001067F3" w:rsidRDefault="007176C8" w:rsidP="009F47C1">
            <w:pPr>
              <w:spacing w:after="0" w:line="240" w:lineRule="auto"/>
              <w:rPr>
                <w:rFonts w:eastAsia="Calibri" w:cstheme="minorHAnsi"/>
                <w:color w:val="3D3D3D"/>
                <w:sz w:val="20"/>
                <w:szCs w:val="20"/>
              </w:rPr>
            </w:pPr>
            <w:r w:rsidRPr="001067F3">
              <w:rPr>
                <w:rFonts w:eastAsia="Calibri" w:cstheme="minorHAnsi"/>
                <w:color w:val="3D3D3D"/>
                <w:sz w:val="20"/>
                <w:szCs w:val="20"/>
              </w:rPr>
              <w:t xml:space="preserve">Any KPI value can be traced back through the pipeline layers to its source record. Lineage is visible in Unity Catalog within the Databricks environment and the Supplier shall provide complete lineage documentation to the Data Governance team for registration in Ataccama as the enterprise data catalogue. → Expected output: End-to-end lineage visible in Unity Catalog for all KPI output tables. Lineage documentation provided to the Data Governance team in the agreed format for Ataccama registration. </w:t>
            </w:r>
          </w:p>
          <w:p w14:paraId="7104C437" w14:textId="4D719A2C"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End-to-end lineage visible in the data catalogue for all KPI output tables.</w:t>
            </w:r>
          </w:p>
        </w:tc>
      </w:tr>
    </w:tbl>
    <w:p w14:paraId="3B08835C" w14:textId="77777777" w:rsidR="001F2F75" w:rsidRPr="001067F3" w:rsidRDefault="001F2F75" w:rsidP="009F47C1">
      <w:pPr>
        <w:spacing w:after="0" w:line="240" w:lineRule="auto"/>
        <w:rPr>
          <w:rFonts w:cstheme="minorHAnsi"/>
          <w:sz w:val="20"/>
          <w:szCs w:val="20"/>
        </w:rPr>
      </w:pPr>
    </w:p>
    <w:p w14:paraId="5F6EB0F1" w14:textId="77777777" w:rsidR="001E5AF7" w:rsidRPr="001067F3" w:rsidRDefault="001E5AF7" w:rsidP="009F47C1">
      <w:pPr>
        <w:spacing w:after="0" w:line="240" w:lineRule="auto"/>
        <w:rPr>
          <w:rFonts w:cstheme="minorHAnsi"/>
          <w:sz w:val="20"/>
          <w:szCs w:val="20"/>
        </w:rPr>
      </w:pPr>
    </w:p>
    <w:p w14:paraId="50A42E32"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t>Section L — Documentation &amp; Governance</w:t>
      </w:r>
    </w:p>
    <w:p w14:paraId="458D22D5"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Every design decision is documented. Every deviation from the CDRB standard has an approved waiver. The KPI registry and dictionary are always in sync. Legacy procedures are mapped to their replacements.</w:t>
      </w:r>
    </w:p>
    <w:p w14:paraId="68C7FDEB" w14:textId="77777777" w:rsidR="00741177" w:rsidRPr="001067F3" w:rsidRDefault="001F2F75" w:rsidP="009F47C1">
      <w:pPr>
        <w:spacing w:after="0" w:line="240" w:lineRule="auto"/>
        <w:rPr>
          <w:rFonts w:eastAsia="Calibri" w:cstheme="minorHAnsi"/>
          <w:color w:val="3D3D3D"/>
          <w:sz w:val="20"/>
          <w:szCs w:val="20"/>
        </w:rPr>
      </w:pPr>
      <w:r w:rsidRPr="001067F3">
        <w:rPr>
          <w:rFonts w:eastAsia="Calibri" w:cstheme="minorHAnsi"/>
          <w:color w:val="3D3D3D"/>
          <w:sz w:val="20"/>
          <w:szCs w:val="20"/>
        </w:rPr>
        <w:t>Benefit: Documentation is what makes the architecture maintainable beyond the initial build team. When a new team member joins, they can understand every design choice and why it was made.</w:t>
      </w:r>
    </w:p>
    <w:p w14:paraId="4D214643"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425A6B1C" w14:textId="77777777" w:rsidTr="00524050">
        <w:tc>
          <w:tcPr>
            <w:tcW w:w="299" w:type="pct"/>
            <w:shd w:val="solid" w:color="EDE5F2" w:fill="auto"/>
            <w:tcMar>
              <w:top w:w="80" w:type="dxa"/>
              <w:left w:w="120" w:type="dxa"/>
              <w:bottom w:w="80" w:type="dxa"/>
              <w:right w:w="80" w:type="dxa"/>
            </w:tcMar>
          </w:tcPr>
          <w:p w14:paraId="109161FE"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L01</w:t>
            </w:r>
          </w:p>
        </w:tc>
        <w:tc>
          <w:tcPr>
            <w:tcW w:w="4701" w:type="pct"/>
            <w:shd w:val="solid" w:color="F9F5FC" w:fill="auto"/>
            <w:tcMar>
              <w:top w:w="80" w:type="dxa"/>
              <w:left w:w="120" w:type="dxa"/>
              <w:bottom w:w="80" w:type="dxa"/>
              <w:right w:w="80" w:type="dxa"/>
            </w:tcMar>
          </w:tcPr>
          <w:p w14:paraId="3469051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Design note before build</w:t>
            </w:r>
          </w:p>
          <w:p w14:paraId="3BF54FEC"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Every Tier 1 component — core domains, KPI engine procedures, publish layer — has an approved design note before development begins. Build does not start without it.</w:t>
            </w:r>
          </w:p>
          <w:p w14:paraId="4D07E148"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Design note at gate G0 for all Tier 1 components.</w:t>
            </w:r>
          </w:p>
        </w:tc>
      </w:tr>
    </w:tbl>
    <w:p w14:paraId="21CBF6DA"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15E20601" w14:textId="77777777" w:rsidTr="00524050">
        <w:tc>
          <w:tcPr>
            <w:tcW w:w="299" w:type="pct"/>
            <w:shd w:val="solid" w:color="EDE5F2" w:fill="auto"/>
            <w:tcMar>
              <w:top w:w="80" w:type="dxa"/>
              <w:left w:w="120" w:type="dxa"/>
              <w:bottom w:w="80" w:type="dxa"/>
              <w:right w:w="80" w:type="dxa"/>
            </w:tcMar>
          </w:tcPr>
          <w:p w14:paraId="28C9CF54"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L02</w:t>
            </w:r>
          </w:p>
        </w:tc>
        <w:tc>
          <w:tcPr>
            <w:tcW w:w="4701" w:type="pct"/>
            <w:shd w:val="solid" w:color="F9F5FC" w:fill="auto"/>
            <w:tcMar>
              <w:top w:w="80" w:type="dxa"/>
              <w:left w:w="120" w:type="dxa"/>
              <w:bottom w:w="80" w:type="dxa"/>
              <w:right w:w="80" w:type="dxa"/>
            </w:tcMar>
          </w:tcPr>
          <w:p w14:paraId="6123A3F4"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Waivers are explicit and time-bound</w:t>
            </w:r>
          </w:p>
          <w:p w14:paraId="2F55AAB2"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Any deviation from the CDRB standard has a documented waiver with a named owner and an expiry date. No permanent exceptions.</w:t>
            </w:r>
          </w:p>
          <w:p w14:paraId="04824D74"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Waiver log maintained. All waivers with owner and expiry confirmed.</w:t>
            </w:r>
          </w:p>
        </w:tc>
      </w:tr>
    </w:tbl>
    <w:p w14:paraId="1B0D03F2"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308A83EA" w14:textId="77777777" w:rsidTr="00524050">
        <w:tc>
          <w:tcPr>
            <w:tcW w:w="299" w:type="pct"/>
            <w:shd w:val="solid" w:color="EDE5F2" w:fill="auto"/>
            <w:tcMar>
              <w:top w:w="80" w:type="dxa"/>
              <w:left w:w="120" w:type="dxa"/>
              <w:bottom w:w="80" w:type="dxa"/>
              <w:right w:w="80" w:type="dxa"/>
            </w:tcMar>
          </w:tcPr>
          <w:p w14:paraId="5D5D1B8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L03</w:t>
            </w:r>
          </w:p>
        </w:tc>
        <w:tc>
          <w:tcPr>
            <w:tcW w:w="4701" w:type="pct"/>
            <w:shd w:val="solid" w:color="F9F5FC" w:fill="auto"/>
            <w:tcMar>
              <w:top w:w="80" w:type="dxa"/>
              <w:left w:w="120" w:type="dxa"/>
              <w:bottom w:w="80" w:type="dxa"/>
              <w:right w:w="80" w:type="dxa"/>
            </w:tcMar>
          </w:tcPr>
          <w:p w14:paraId="57F4ED5E"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Registry and dictionary always in sync</w:t>
            </w:r>
          </w:p>
          <w:p w14:paraId="6A431041"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Every code change that affects KPIs must update the registry in the same pull request. The KPI dictionary is generated from the registry — never maintained separately.</w:t>
            </w:r>
          </w:p>
          <w:p w14:paraId="29D3770A"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Automated sync check in continuous integration confirms no drift between registry and dictionary.</w:t>
            </w:r>
          </w:p>
        </w:tc>
      </w:tr>
    </w:tbl>
    <w:p w14:paraId="4CF37436"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4FF0F600" w14:textId="77777777" w:rsidTr="00524050">
        <w:tc>
          <w:tcPr>
            <w:tcW w:w="299" w:type="pct"/>
            <w:shd w:val="solid" w:color="EDE5F2" w:fill="auto"/>
            <w:tcMar>
              <w:top w:w="80" w:type="dxa"/>
              <w:left w:w="120" w:type="dxa"/>
              <w:bottom w:w="80" w:type="dxa"/>
              <w:right w:w="80" w:type="dxa"/>
            </w:tcMar>
          </w:tcPr>
          <w:p w14:paraId="32BE0B0B"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L04</w:t>
            </w:r>
          </w:p>
        </w:tc>
        <w:tc>
          <w:tcPr>
            <w:tcW w:w="4701" w:type="pct"/>
            <w:shd w:val="solid" w:color="F9F5FC" w:fill="auto"/>
            <w:tcMar>
              <w:top w:w="80" w:type="dxa"/>
              <w:left w:w="120" w:type="dxa"/>
              <w:bottom w:w="80" w:type="dxa"/>
              <w:right w:w="80" w:type="dxa"/>
            </w:tcMar>
          </w:tcPr>
          <w:p w14:paraId="3FBA6D2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Legacy mapping maintained</w:t>
            </w:r>
          </w:p>
          <w:p w14:paraId="6DFA47EF"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Every one of the current procedures is mapped to its replacement in the new architecture — retired, absorbed, or replaced by a specific new procedure.</w:t>
            </w:r>
          </w:p>
          <w:p w14:paraId="35A682B4"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Decommission mapping table maintained and published.</w:t>
            </w:r>
          </w:p>
        </w:tc>
      </w:tr>
    </w:tbl>
    <w:p w14:paraId="6A1A4A32" w14:textId="77777777" w:rsidR="001F2F75" w:rsidRPr="001067F3" w:rsidRDefault="001F2F75" w:rsidP="009F47C1">
      <w:pPr>
        <w:spacing w:after="0" w:line="240" w:lineRule="auto"/>
        <w:rPr>
          <w:rFonts w:cstheme="minorHAnsi"/>
          <w:sz w:val="20"/>
          <w:szCs w:val="20"/>
        </w:rPr>
      </w:pPr>
    </w:p>
    <w:p w14:paraId="652186E2" w14:textId="77777777" w:rsidR="00AE5FAF" w:rsidRPr="001067F3" w:rsidRDefault="00AE5FAF" w:rsidP="009F47C1">
      <w:pPr>
        <w:spacing w:after="0" w:line="240" w:lineRule="auto"/>
        <w:rPr>
          <w:rFonts w:cstheme="minorHAnsi"/>
          <w:sz w:val="20"/>
          <w:szCs w:val="20"/>
        </w:rPr>
      </w:pPr>
    </w:p>
    <w:p w14:paraId="0D654B46" w14:textId="02058663" w:rsidR="00AE5FAF" w:rsidRPr="001067F3" w:rsidRDefault="00AE5FAF" w:rsidP="009F47C1">
      <w:pPr>
        <w:spacing w:after="0" w:line="240" w:lineRule="auto"/>
        <w:rPr>
          <w:rFonts w:cstheme="minorHAnsi"/>
          <w:sz w:val="20"/>
          <w:szCs w:val="20"/>
        </w:rPr>
      </w:pPr>
      <w:r w:rsidRPr="001067F3">
        <w:rPr>
          <w:rFonts w:cstheme="minorHAnsi"/>
          <w:sz w:val="20"/>
          <w:szCs w:val="20"/>
        </w:rPr>
        <w:br w:type="page"/>
      </w:r>
    </w:p>
    <w:p w14:paraId="1DFFE044" w14:textId="34911AEC" w:rsidR="00933181" w:rsidRPr="001067F3" w:rsidRDefault="00933181" w:rsidP="009F47C1">
      <w:pPr>
        <w:spacing w:after="0" w:line="240" w:lineRule="auto"/>
        <w:rPr>
          <w:rFonts w:cstheme="minorHAnsi"/>
          <w:b/>
          <w:color w:val="4F2170"/>
          <w:sz w:val="20"/>
          <w:szCs w:val="20"/>
        </w:rPr>
      </w:pPr>
      <w:r w:rsidRPr="001067F3">
        <w:rPr>
          <w:rFonts w:cstheme="minorHAnsi"/>
          <w:b/>
          <w:color w:val="4F2170"/>
          <w:sz w:val="20"/>
          <w:szCs w:val="20"/>
        </w:rPr>
        <w:t xml:space="preserve">Appendix B: </w:t>
      </w:r>
      <w:r w:rsidR="00B75F8E">
        <w:rPr>
          <w:rFonts w:cstheme="minorHAnsi"/>
          <w:b/>
          <w:color w:val="4F2170"/>
          <w:sz w:val="20"/>
          <w:szCs w:val="20"/>
        </w:rPr>
        <w:t xml:space="preserve">Project Timeline details </w:t>
      </w:r>
    </w:p>
    <w:sdt>
      <w:sdtPr>
        <w:rPr>
          <w:color w:val="3D3D3D"/>
          <w:sz w:val="20"/>
          <w:szCs w:val="20"/>
        </w:rPr>
        <w:alias w:val="quick-assistant-appb-title-fix"/>
        <w:tag w:val="quick-assistant-appb-title-fix"/>
        <w:id w:val="1126896911"/>
        <w:placeholder>
          <w:docPart w:val="879AEBA8428A4344ABE658B5001035AA"/>
        </w:placeholder>
        <w15:appearance w15:val="hidden"/>
      </w:sdtPr>
      <w:sdtEndPr/>
      <w:sdtContent>
        <w:p w14:paraId="0BC87B88" w14:textId="02A726E6" w:rsidR="00E629D8" w:rsidRPr="001067F3" w:rsidRDefault="00E629D8" w:rsidP="009F47C1">
          <w:pPr>
            <w:spacing w:after="0" w:line="240" w:lineRule="auto"/>
            <w:rPr>
              <w:rFonts w:cstheme="minorHAnsi"/>
              <w:color w:val="3D3D3D"/>
              <w:sz w:val="20"/>
              <w:szCs w:val="20"/>
            </w:rPr>
          </w:pPr>
        </w:p>
        <w:p w14:paraId="4EFD9AB0" w14:textId="79D39491" w:rsidR="00B75F8E" w:rsidRDefault="002A69D8" w:rsidP="009F47C1">
          <w:pPr>
            <w:spacing w:after="0" w:line="240" w:lineRule="auto"/>
            <w:rPr>
              <w:rFonts w:cstheme="minorHAnsi"/>
              <w:color w:val="3D3D3D"/>
              <w:sz w:val="20"/>
              <w:szCs w:val="20"/>
            </w:rPr>
          </w:pPr>
          <w:r>
            <w:rPr>
              <w:noProof/>
            </w:rPr>
            <w:drawing>
              <wp:inline distT="0" distB="0" distL="0" distR="0" wp14:anchorId="44F7658D" wp14:editId="0A439A63">
                <wp:extent cx="6660515" cy="3746500"/>
                <wp:effectExtent l="0" t="0" r="6985" b="6350"/>
                <wp:docPr id="196942685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26855"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6660515" cy="3746500"/>
                        </a:xfrm>
                        <a:prstGeom prst="rect">
                          <a:avLst/>
                        </a:prstGeom>
                      </pic:spPr>
                    </pic:pic>
                  </a:graphicData>
                </a:graphic>
              </wp:inline>
            </w:drawing>
          </w:r>
        </w:p>
        <w:p w14:paraId="7C3C7704" w14:textId="40E3450E" w:rsidR="005A30AA" w:rsidRDefault="005A30AA" w:rsidP="009F47C1">
          <w:pPr>
            <w:spacing w:after="0" w:line="240" w:lineRule="auto"/>
            <w:rPr>
              <w:rFonts w:cstheme="minorHAnsi"/>
              <w:color w:val="3D3D3D"/>
              <w:sz w:val="20"/>
              <w:szCs w:val="20"/>
            </w:rPr>
          </w:pPr>
          <w:r>
            <w:rPr>
              <w:noProof/>
            </w:rPr>
            <w:drawing>
              <wp:inline distT="0" distB="0" distL="0" distR="0" wp14:anchorId="69DD03EC" wp14:editId="31E1357B">
                <wp:extent cx="6660515" cy="3746500"/>
                <wp:effectExtent l="0" t="0" r="6985" b="6350"/>
                <wp:docPr id="22940862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08623"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6660515" cy="3746500"/>
                        </a:xfrm>
                        <a:prstGeom prst="rect">
                          <a:avLst/>
                        </a:prstGeom>
                      </pic:spPr>
                    </pic:pic>
                  </a:graphicData>
                </a:graphic>
              </wp:inline>
            </w:drawing>
          </w:r>
        </w:p>
        <w:p w14:paraId="104A6C13" w14:textId="738AA61D" w:rsidR="005A30AA" w:rsidRDefault="003112A2" w:rsidP="009F47C1">
          <w:pPr>
            <w:spacing w:after="0" w:line="240" w:lineRule="auto"/>
            <w:rPr>
              <w:rFonts w:cstheme="minorHAnsi"/>
              <w:color w:val="3D3D3D"/>
              <w:sz w:val="20"/>
              <w:szCs w:val="20"/>
            </w:rPr>
          </w:pPr>
          <w:r>
            <w:rPr>
              <w:noProof/>
            </w:rPr>
            <w:drawing>
              <wp:inline distT="0" distB="0" distL="0" distR="0" wp14:anchorId="2913AC0F" wp14:editId="2B722D7B">
                <wp:extent cx="6660515" cy="3746500"/>
                <wp:effectExtent l="0" t="0" r="6985" b="6350"/>
                <wp:docPr id="1865432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3202"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6660515" cy="3746500"/>
                        </a:xfrm>
                        <a:prstGeom prst="rect">
                          <a:avLst/>
                        </a:prstGeom>
                      </pic:spPr>
                    </pic:pic>
                  </a:graphicData>
                </a:graphic>
              </wp:inline>
            </w:drawing>
          </w:r>
        </w:p>
        <w:p w14:paraId="148B092D" w14:textId="0BE01786" w:rsidR="003112A2" w:rsidRDefault="003112A2" w:rsidP="009F47C1">
          <w:pPr>
            <w:spacing w:after="0" w:line="240" w:lineRule="auto"/>
            <w:rPr>
              <w:rFonts w:cstheme="minorHAnsi"/>
              <w:color w:val="3D3D3D"/>
              <w:sz w:val="20"/>
              <w:szCs w:val="20"/>
            </w:rPr>
          </w:pPr>
          <w:r>
            <w:rPr>
              <w:noProof/>
            </w:rPr>
            <w:drawing>
              <wp:inline distT="0" distB="0" distL="0" distR="0" wp14:anchorId="2EF33271" wp14:editId="0DEAC5BE">
                <wp:extent cx="6660515" cy="3746500"/>
                <wp:effectExtent l="0" t="0" r="6985" b="6350"/>
                <wp:docPr id="5852013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01307"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6660515" cy="3746500"/>
                        </a:xfrm>
                        <a:prstGeom prst="rect">
                          <a:avLst/>
                        </a:prstGeom>
                      </pic:spPr>
                    </pic:pic>
                  </a:graphicData>
                </a:graphic>
              </wp:inline>
            </w:drawing>
          </w:r>
        </w:p>
        <w:p w14:paraId="511DAC46" w14:textId="11124BBD" w:rsidR="003112A2" w:rsidRDefault="003112A2" w:rsidP="009F47C1">
          <w:pPr>
            <w:spacing w:after="0" w:line="240" w:lineRule="auto"/>
            <w:rPr>
              <w:rFonts w:cstheme="minorHAnsi"/>
              <w:color w:val="3D3D3D"/>
              <w:sz w:val="20"/>
              <w:szCs w:val="20"/>
            </w:rPr>
          </w:pPr>
          <w:r>
            <w:rPr>
              <w:noProof/>
            </w:rPr>
            <w:drawing>
              <wp:inline distT="0" distB="0" distL="0" distR="0" wp14:anchorId="05F05819" wp14:editId="61466A51">
                <wp:extent cx="6660515" cy="3746500"/>
                <wp:effectExtent l="0" t="0" r="6985" b="6350"/>
                <wp:docPr id="214103697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36974"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6660515" cy="3746500"/>
                        </a:xfrm>
                        <a:prstGeom prst="rect">
                          <a:avLst/>
                        </a:prstGeom>
                      </pic:spPr>
                    </pic:pic>
                  </a:graphicData>
                </a:graphic>
              </wp:inline>
            </w:drawing>
          </w:r>
        </w:p>
        <w:p w14:paraId="1F157968" w14:textId="554B1FAF" w:rsidR="003112A2" w:rsidRDefault="003112A2" w:rsidP="009F47C1">
          <w:pPr>
            <w:spacing w:after="0" w:line="240" w:lineRule="auto"/>
            <w:rPr>
              <w:rFonts w:cstheme="minorHAnsi"/>
              <w:color w:val="3D3D3D"/>
              <w:sz w:val="20"/>
              <w:szCs w:val="20"/>
            </w:rPr>
          </w:pPr>
          <w:r>
            <w:rPr>
              <w:noProof/>
            </w:rPr>
            <w:drawing>
              <wp:inline distT="0" distB="0" distL="0" distR="0" wp14:anchorId="3E0B6DF1" wp14:editId="5BE954BE">
                <wp:extent cx="6660515" cy="3746500"/>
                <wp:effectExtent l="0" t="0" r="6985" b="6350"/>
                <wp:docPr id="151581489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14898"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6660515" cy="3746500"/>
                        </a:xfrm>
                        <a:prstGeom prst="rect">
                          <a:avLst/>
                        </a:prstGeom>
                      </pic:spPr>
                    </pic:pic>
                  </a:graphicData>
                </a:graphic>
              </wp:inline>
            </w:drawing>
          </w:r>
        </w:p>
        <w:p w14:paraId="7F07FE59" w14:textId="3CFA4C6B" w:rsidR="00C06C52" w:rsidRDefault="00C06C52" w:rsidP="009F47C1">
          <w:pPr>
            <w:spacing w:after="0" w:line="240" w:lineRule="auto"/>
            <w:rPr>
              <w:rFonts w:cstheme="minorHAnsi"/>
              <w:color w:val="3D3D3D"/>
              <w:sz w:val="20"/>
              <w:szCs w:val="20"/>
            </w:rPr>
          </w:pPr>
          <w:r>
            <w:rPr>
              <w:noProof/>
            </w:rPr>
            <w:drawing>
              <wp:inline distT="0" distB="0" distL="0" distR="0" wp14:anchorId="69527C89" wp14:editId="356BEE42">
                <wp:extent cx="6660515" cy="3746500"/>
                <wp:effectExtent l="0" t="0" r="6985" b="6350"/>
                <wp:docPr id="190059535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95350"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6660515" cy="3746500"/>
                        </a:xfrm>
                        <a:prstGeom prst="rect">
                          <a:avLst/>
                        </a:prstGeom>
                      </pic:spPr>
                    </pic:pic>
                  </a:graphicData>
                </a:graphic>
              </wp:inline>
            </w:drawing>
          </w:r>
        </w:p>
        <w:p w14:paraId="751775F9" w14:textId="77777777" w:rsidR="00C06C52" w:rsidRDefault="00C06C52" w:rsidP="009F47C1">
          <w:pPr>
            <w:spacing w:after="0" w:line="240" w:lineRule="auto"/>
            <w:rPr>
              <w:rFonts w:cstheme="minorHAnsi"/>
              <w:color w:val="3D3D3D"/>
              <w:sz w:val="20"/>
              <w:szCs w:val="20"/>
            </w:rPr>
          </w:pPr>
        </w:p>
        <w:p w14:paraId="41F0E5D9" w14:textId="77777777" w:rsidR="002D3D79" w:rsidRDefault="002D3D79" w:rsidP="009F47C1">
          <w:pPr>
            <w:spacing w:after="0" w:line="240" w:lineRule="auto"/>
            <w:rPr>
              <w:rFonts w:cstheme="minorHAnsi"/>
              <w:color w:val="3D3D3D"/>
              <w:sz w:val="20"/>
              <w:szCs w:val="20"/>
            </w:rPr>
          </w:pPr>
        </w:p>
        <w:p w14:paraId="2F8EAA84" w14:textId="77777777" w:rsidR="003D0191" w:rsidRDefault="003D0191" w:rsidP="009F47C1">
          <w:pPr>
            <w:spacing w:after="0" w:line="240" w:lineRule="auto"/>
            <w:rPr>
              <w:rFonts w:cstheme="minorHAnsi"/>
              <w:color w:val="3D3D3D"/>
              <w:sz w:val="20"/>
              <w:szCs w:val="20"/>
            </w:rPr>
          </w:pPr>
        </w:p>
        <w:p w14:paraId="7F04F9A6" w14:textId="77777777" w:rsidR="00573BC2" w:rsidRDefault="00573BC2" w:rsidP="00406E58">
          <w:pPr>
            <w:spacing w:after="0" w:line="240" w:lineRule="auto"/>
            <w:rPr>
              <w:rFonts w:cstheme="minorHAnsi"/>
              <w:color w:val="3D3D3D"/>
              <w:sz w:val="20"/>
              <w:szCs w:val="20"/>
            </w:rPr>
          </w:pPr>
        </w:p>
        <w:p w14:paraId="45B10475" w14:textId="77777777" w:rsidR="00573BC2" w:rsidRDefault="00573BC2" w:rsidP="00406E58">
          <w:pPr>
            <w:spacing w:after="0" w:line="240" w:lineRule="auto"/>
            <w:rPr>
              <w:rFonts w:cstheme="minorHAnsi"/>
              <w:color w:val="3D3D3D"/>
              <w:sz w:val="20"/>
              <w:szCs w:val="20"/>
            </w:rPr>
          </w:pPr>
        </w:p>
        <w:p w14:paraId="5C7A35CF" w14:textId="77777777" w:rsidR="00573BC2" w:rsidRDefault="00573BC2" w:rsidP="00406E58">
          <w:pPr>
            <w:spacing w:after="0" w:line="240" w:lineRule="auto"/>
            <w:rPr>
              <w:rFonts w:cstheme="minorHAnsi"/>
              <w:color w:val="3D3D3D"/>
              <w:sz w:val="20"/>
              <w:szCs w:val="20"/>
            </w:rPr>
          </w:pPr>
        </w:p>
        <w:p w14:paraId="61E9FABA" w14:textId="77777777" w:rsidR="00573BC2" w:rsidRDefault="00573BC2" w:rsidP="00406E58">
          <w:pPr>
            <w:spacing w:after="0" w:line="240" w:lineRule="auto"/>
            <w:rPr>
              <w:rFonts w:cstheme="minorHAnsi"/>
              <w:color w:val="3D3D3D"/>
              <w:sz w:val="20"/>
              <w:szCs w:val="20"/>
            </w:rPr>
          </w:pPr>
        </w:p>
        <w:p w14:paraId="555341ED" w14:textId="77777777" w:rsidR="00C0786E" w:rsidRDefault="00C0786E" w:rsidP="00406E58">
          <w:pPr>
            <w:spacing w:after="0" w:line="240" w:lineRule="auto"/>
            <w:rPr>
              <w:rFonts w:cstheme="minorHAnsi"/>
              <w:color w:val="3D3D3D"/>
              <w:sz w:val="20"/>
              <w:szCs w:val="20"/>
            </w:rPr>
          </w:pPr>
        </w:p>
        <w:p w14:paraId="0BFB030C" w14:textId="77777777" w:rsidR="002D3D79" w:rsidRDefault="002D3D79" w:rsidP="009F47C1">
          <w:pPr>
            <w:spacing w:after="0" w:line="240" w:lineRule="auto"/>
            <w:rPr>
              <w:rFonts w:cstheme="minorHAnsi"/>
              <w:color w:val="3D3D3D"/>
              <w:sz w:val="20"/>
              <w:szCs w:val="20"/>
            </w:rPr>
          </w:pPr>
        </w:p>
        <w:p w14:paraId="0BD3EA36" w14:textId="77777777" w:rsidR="002D3D79" w:rsidRDefault="002D3D79" w:rsidP="009F47C1">
          <w:pPr>
            <w:spacing w:after="0" w:line="240" w:lineRule="auto"/>
            <w:rPr>
              <w:rFonts w:cstheme="minorHAnsi"/>
              <w:color w:val="3D3D3D"/>
              <w:sz w:val="20"/>
              <w:szCs w:val="20"/>
            </w:rPr>
          </w:pPr>
        </w:p>
        <w:p w14:paraId="5C940FFE" w14:textId="77777777" w:rsidR="002D3D79" w:rsidRDefault="002D3D79" w:rsidP="009F47C1">
          <w:pPr>
            <w:spacing w:after="0" w:line="240" w:lineRule="auto"/>
            <w:rPr>
              <w:rFonts w:cstheme="minorHAnsi"/>
              <w:color w:val="3D3D3D"/>
              <w:sz w:val="20"/>
              <w:szCs w:val="20"/>
            </w:rPr>
          </w:pPr>
        </w:p>
        <w:p w14:paraId="3AE6FB7C" w14:textId="73E74A74" w:rsidR="002D3D79" w:rsidRDefault="0089444B" w:rsidP="009F47C1">
          <w:pPr>
            <w:spacing w:after="0" w:line="240" w:lineRule="auto"/>
            <w:rPr>
              <w:rFonts w:cstheme="minorHAnsi"/>
              <w:color w:val="3D3D3D"/>
              <w:sz w:val="20"/>
              <w:szCs w:val="20"/>
            </w:rPr>
          </w:pPr>
        </w:p>
      </w:sdtContent>
    </w:sdt>
    <w:p w14:paraId="0303CC8E" w14:textId="77777777" w:rsidR="00683D2C" w:rsidRPr="001067F3" w:rsidRDefault="00683D2C" w:rsidP="009F47C1">
      <w:pPr>
        <w:spacing w:after="0" w:line="240" w:lineRule="auto"/>
        <w:rPr>
          <w:rFonts w:cstheme="minorHAnsi"/>
          <w:sz w:val="20"/>
          <w:szCs w:val="20"/>
        </w:rPr>
      </w:pPr>
    </w:p>
    <w:p w14:paraId="3B8BE1FE" w14:textId="77777777" w:rsidR="00406E58" w:rsidRDefault="00406E58">
      <w:pPr>
        <w:rPr>
          <w:rFonts w:cstheme="minorHAnsi"/>
          <w:b/>
          <w:color w:val="4F2170"/>
          <w:sz w:val="20"/>
          <w:szCs w:val="20"/>
        </w:rPr>
      </w:pPr>
      <w:r>
        <w:rPr>
          <w:rFonts w:cstheme="minorHAnsi"/>
          <w:b/>
          <w:color w:val="4F2170"/>
          <w:sz w:val="20"/>
          <w:szCs w:val="20"/>
        </w:rPr>
        <w:br w:type="page"/>
      </w:r>
    </w:p>
    <w:p w14:paraId="7254AEC1" w14:textId="3A1E6816" w:rsidR="001525FC" w:rsidRPr="001067F3" w:rsidRDefault="00F367C3" w:rsidP="009F47C1">
      <w:pPr>
        <w:spacing w:after="0" w:line="240" w:lineRule="auto"/>
        <w:rPr>
          <w:rFonts w:cstheme="minorHAnsi"/>
          <w:b/>
          <w:color w:val="4F2170"/>
          <w:sz w:val="20"/>
          <w:szCs w:val="20"/>
        </w:rPr>
      </w:pPr>
      <w:r w:rsidRPr="001067F3">
        <w:rPr>
          <w:rFonts w:cstheme="minorHAnsi"/>
          <w:b/>
          <w:color w:val="4F2170"/>
          <w:sz w:val="20"/>
          <w:szCs w:val="20"/>
        </w:rPr>
        <w:t xml:space="preserve">Appendix C: Automated Full Project Quality </w:t>
      </w:r>
      <w:r w:rsidR="00FE6B6B" w:rsidRPr="001067F3">
        <w:rPr>
          <w:rFonts w:cstheme="minorHAnsi"/>
          <w:b/>
          <w:color w:val="4F2170"/>
          <w:sz w:val="20"/>
          <w:szCs w:val="20"/>
        </w:rPr>
        <w:t xml:space="preserve">Review and </w:t>
      </w:r>
      <w:r w:rsidR="003C22AE" w:rsidRPr="001067F3">
        <w:rPr>
          <w:rFonts w:cstheme="minorHAnsi"/>
          <w:b/>
          <w:color w:val="4F2170"/>
          <w:sz w:val="20"/>
          <w:szCs w:val="20"/>
        </w:rPr>
        <w:t>Evidence</w:t>
      </w:r>
    </w:p>
    <w:sdt>
      <w:sdtPr>
        <w:rPr>
          <w:color w:val="3D3D3D"/>
          <w:sz w:val="20"/>
          <w:szCs w:val="20"/>
        </w:rPr>
        <w:alias w:val="quick-assistant-appc-b1"/>
        <w:tag w:val="quick-assistant-appc-b1"/>
        <w:id w:val="-1853092983"/>
        <w:placeholder>
          <w:docPart w:val="DefaultPlaceholder_-1854013440"/>
        </w:placeholder>
        <w15:appearance w15:val="hidden"/>
      </w:sdtPr>
      <w:sdtEndPr/>
      <w:sdtContent>
        <w:p w14:paraId="07B1EEFE" w14:textId="77777777" w:rsidR="00C3738C" w:rsidRPr="001067F3" w:rsidRDefault="00C3738C" w:rsidP="009F47C1">
          <w:pPr>
            <w:spacing w:after="0" w:line="240" w:lineRule="auto"/>
            <w:jc w:val="both"/>
            <w:rPr>
              <w:rFonts w:cstheme="minorHAnsi"/>
              <w:color w:val="3D3D3D"/>
              <w:sz w:val="20"/>
            </w:rPr>
          </w:pPr>
          <w:r w:rsidRPr="001067F3">
            <w:rPr>
              <w:rFonts w:cstheme="minorHAnsi"/>
              <w:color w:val="3D3D3D"/>
              <w:sz w:val="20"/>
            </w:rPr>
            <w:t>This appendix defines the automated quality review and evidence framework that the Supplier shall implement to provide continuous, objective, and auditable proof that the MATRIX-AI platform code, architecture, and design conform to the CDRB quality standards and the agreed product vision. The framework leverages industry-standard static analysis tools (SonarQube), AI-powered code review agents, and automated reverse-engineering validation to eliminate subjective assessments and ensure that every deliverable is machine-verified against the contractual design specifications. This framework operates continuously throughout all project phases, not as a one-time audit.</w:t>
          </w:r>
        </w:p>
        <w:p w14:paraId="5E73AC4F" w14:textId="77777777" w:rsidR="00C3738C" w:rsidRPr="001067F3" w:rsidRDefault="00C3738C" w:rsidP="009F47C1">
          <w:pPr>
            <w:spacing w:after="0" w:line="240" w:lineRule="auto"/>
            <w:jc w:val="both"/>
            <w:rPr>
              <w:rFonts w:cstheme="minorHAnsi"/>
              <w:b/>
              <w:color w:val="E18719"/>
              <w:sz w:val="20"/>
            </w:rPr>
          </w:pPr>
          <w:r w:rsidRPr="001067F3">
            <w:rPr>
              <w:rFonts w:cstheme="minorHAnsi"/>
              <w:b/>
              <w:color w:val="E18719"/>
              <w:sz w:val="20"/>
            </w:rPr>
            <w:t>C.1 — Static Code Analysis (SonarQube)</w:t>
          </w:r>
        </w:p>
        <w:p w14:paraId="0C45428B" w14:textId="57ECBE6A" w:rsidR="00C3738C" w:rsidRPr="001067F3" w:rsidRDefault="00C3738C" w:rsidP="009F47C1">
          <w:pPr>
            <w:spacing w:after="0" w:line="240" w:lineRule="auto"/>
            <w:jc w:val="both"/>
            <w:rPr>
              <w:rFonts w:cstheme="minorHAnsi"/>
              <w:color w:val="3D3D3D"/>
              <w:sz w:val="20"/>
            </w:rPr>
          </w:pPr>
          <w:r w:rsidRPr="001067F3">
            <w:rPr>
              <w:rFonts w:cstheme="minorHAnsi"/>
              <w:color w:val="3D3D3D"/>
              <w:sz w:val="20"/>
            </w:rPr>
            <w:t>Actions: Deploy a SonarQube instance (or equivalent MONDELEZ-approved static analysis platform) connected to the project repository from Phase 1 onward. Configure quality gates aligned with CDRB Section D (Code Structure and Readability) criteria. Define custom rules enforcing: (a) the 8-block stored procedure template compliance (Contract, Context, Config, Extract, Transform, Quality Gate, Load, Log) with mandatory block headers detected via pattern matching; (b) naming convention enforcement for KPI codes, table names, column names, configuration keys, and shared functions per the agreed naming standard; (c) no hardcoded market identifiers, environment references, dates, thresholds, or business rules in code (CDRB C01, C02); (d) no duplicate or near-duplicate procedures exceeding 70% similarity (CDRB C03); (e) safe calculation patterns (division-by-zero protection, null handling) enforced on all arithmetic operations (CDRB D05); (f) no sensitive data (passwords, tokens, PII) in code or configuration files (CDRB I02); (g) explicit column selections only, no SELECT * patterns in production code (CDRB D08); and (h) strict type checking with no implicit conversions in critical paths (CDRB D07). Every code commit must pass the SonarQube quality gate before merge. No exceptions without a CDRB-approved waiver.</w:t>
          </w:r>
          <w:r w:rsidR="00042CFD" w:rsidRPr="001067F3">
            <w:rPr>
              <w:rFonts w:cstheme="minorHAnsi"/>
              <w:color w:val="3D3D3D"/>
              <w:sz w:val="20"/>
            </w:rPr>
            <w:t xml:space="preserve"> </w:t>
          </w:r>
          <w:r w:rsidRPr="001067F3">
            <w:rPr>
              <w:rFonts w:cstheme="minorHAnsi"/>
              <w:color w:val="3D3D3D"/>
              <w:sz w:val="20"/>
            </w:rPr>
            <w:t>Expected Outcome: Zero critical or blocker issues in production code. All code conforms to the 8-block template with machine-verified compliance. No hardcoded values, no duplicate logic, no security vulnerabilities detected.</w:t>
          </w:r>
          <w:r w:rsidR="00042CFD" w:rsidRPr="001067F3">
            <w:rPr>
              <w:rFonts w:cstheme="minorHAnsi"/>
              <w:color w:val="3D3D3D"/>
              <w:sz w:val="20"/>
            </w:rPr>
            <w:t xml:space="preserve"> </w:t>
          </w:r>
          <w:r w:rsidRPr="001067F3">
            <w:rPr>
              <w:rFonts w:cstheme="minorHAnsi"/>
              <w:color w:val="3D3D3D"/>
              <w:sz w:val="20"/>
            </w:rPr>
            <w:t>Success Measurement: SonarQube dashboard showing: (i) quality gate pass rate = 100% on all merged code; (ii) zero critical/blocker issues open; (iii) technical debt ratio below agreed threshold; (iv) code coverage on shared functions ≥ 80%; (v) zero security hotspots classified as high or critical. Dashboard accessible to MONDELEZ at all times.</w:t>
          </w:r>
        </w:p>
        <w:p w14:paraId="3FB855E6" w14:textId="77777777" w:rsidR="00C3738C" w:rsidRPr="001067F3" w:rsidRDefault="00C3738C" w:rsidP="009F47C1">
          <w:pPr>
            <w:spacing w:after="0" w:line="240" w:lineRule="auto"/>
            <w:jc w:val="both"/>
            <w:rPr>
              <w:rFonts w:cstheme="minorHAnsi"/>
              <w:b/>
              <w:color w:val="E18719"/>
              <w:sz w:val="20"/>
            </w:rPr>
          </w:pPr>
          <w:r w:rsidRPr="001067F3">
            <w:rPr>
              <w:rFonts w:cstheme="minorHAnsi"/>
              <w:b/>
              <w:color w:val="E18719"/>
              <w:sz w:val="20"/>
            </w:rPr>
            <w:t>C.2 — AI-Powered Code Review &amp; Optimization</w:t>
          </w:r>
        </w:p>
        <w:p w14:paraId="062034C4" w14:textId="2763B580" w:rsidR="006122DF" w:rsidRPr="001067F3" w:rsidRDefault="00C3738C" w:rsidP="009F47C1">
          <w:pPr>
            <w:spacing w:after="0" w:line="240" w:lineRule="auto"/>
            <w:jc w:val="both"/>
            <w:rPr>
              <w:rFonts w:cstheme="minorHAnsi"/>
              <w:color w:val="3D3D3D"/>
              <w:sz w:val="20"/>
            </w:rPr>
          </w:pPr>
          <w:r w:rsidRPr="001067F3">
            <w:rPr>
              <w:rFonts w:cstheme="minorHAnsi"/>
              <w:color w:val="3D3D3D"/>
              <w:sz w:val="20"/>
            </w:rPr>
            <w:t>Actions: Deploy AI code review agents (e.g., GitHub Copilot Code Review, Amazon CodeGuru, or equivalent MONDELEZ-approved AI tools) integrated into the code review workflow. Configure AI agents to perform: (a) semantic analysis of every stored procedure to verify that business logic matches the KPI registry definition (formula, filters, aggregation rules, unit-of-measure handling) ensuring the code implements what the registry declares (CDRB F03, F08); (b) performance optimization recommendations identifying slow patterns, unnecessary full-table scans, inefficient joins, and row-by-row processing in critical paths (CDRB G05); (c) configuration completeness check verifying that every market-specific parameter is sourced from configuration tables and no business rule is embedded in code (CDRB C01); (d) idempotency verification confirming that every procedure produces identical results when re-run on the same data (CDRB E05); (e) documentation quality check ensuring every procedure has a complete contract block (purpose, sources, targets, version history, dependencies) per CDRB D01; and (f) cross-procedure dependency analysis mapping data lineage from source ingestion through core domains, KPI calculation, publication, to metric views, flagging any broken or undeclared dependencies.</w:t>
          </w:r>
          <w:r w:rsidR="0073528D" w:rsidRPr="001067F3">
            <w:rPr>
              <w:rFonts w:cstheme="minorHAnsi"/>
              <w:color w:val="3D3D3D"/>
              <w:sz w:val="20"/>
            </w:rPr>
            <w:t xml:space="preserve"> </w:t>
          </w:r>
          <w:r w:rsidRPr="001067F3">
            <w:rPr>
              <w:rFonts w:cstheme="minorHAnsi"/>
              <w:color w:val="3D3D3D"/>
              <w:sz w:val="20"/>
            </w:rPr>
            <w:t>Expected Outcome: AI-augmented reviews catch logic mismatches, performance anti-patterns, and configuration gaps before human review, reducing review cycle time and increasing defect detection rate. Every procedure is verified against its KPI registry entry programmatically.</w:t>
          </w:r>
          <w:r w:rsidR="0073528D" w:rsidRPr="001067F3">
            <w:rPr>
              <w:rFonts w:cstheme="minorHAnsi"/>
              <w:color w:val="3D3D3D"/>
              <w:sz w:val="20"/>
            </w:rPr>
            <w:t xml:space="preserve"> </w:t>
          </w:r>
          <w:r w:rsidRPr="001067F3">
            <w:rPr>
              <w:rFonts w:cstheme="minorHAnsi"/>
              <w:color w:val="3D3D3D"/>
              <w:sz w:val="20"/>
            </w:rPr>
            <w:t>Success Measurement: (i) AI review coverage = 100% of all procedures before CDRB review; (ii) AI-detected issues resolved before merge; (iii) KPI registry-to-code match rate = 100% (every registered KPI formula verified in code); (iv) zero performance anti-patterns in production code; (v) AI review findings log maintained and accessible to MONDELEZ.</w:t>
          </w:r>
        </w:p>
      </w:sdtContent>
    </w:sdt>
    <w:sdt>
      <w:sdtPr>
        <w:rPr>
          <w:b/>
          <w:bCs/>
          <w:color w:val="E18719"/>
          <w:sz w:val="20"/>
          <w:szCs w:val="20"/>
        </w:rPr>
        <w:alias w:val="quick-assistant-appc-b2"/>
        <w:tag w:val="quick-assistant-appc-b2"/>
        <w:id w:val="-1734618065"/>
        <w:placeholder>
          <w:docPart w:val="DefaultPlaceholder_-1854013440"/>
        </w:placeholder>
        <w15:appearance w15:val="hidden"/>
      </w:sdtPr>
      <w:sdtEndPr>
        <w:rPr>
          <w:b w:val="0"/>
          <w:bCs w:val="0"/>
          <w:color w:val="3D3D3D"/>
        </w:rPr>
      </w:sdtEndPr>
      <w:sdtContent>
        <w:p w14:paraId="2EE18018" w14:textId="77777777" w:rsidR="006122DF" w:rsidRPr="001067F3" w:rsidRDefault="006122DF" w:rsidP="009F47C1">
          <w:pPr>
            <w:spacing w:after="0" w:line="240" w:lineRule="auto"/>
            <w:jc w:val="both"/>
            <w:rPr>
              <w:rFonts w:cstheme="minorHAnsi"/>
              <w:b/>
              <w:color w:val="E18719"/>
              <w:sz w:val="20"/>
            </w:rPr>
          </w:pPr>
          <w:r w:rsidRPr="001067F3">
            <w:rPr>
              <w:rFonts w:cstheme="minorHAnsi"/>
              <w:b/>
              <w:color w:val="E18719"/>
              <w:sz w:val="20"/>
            </w:rPr>
            <w:t>C.3 — Automated Reverse Engineering &amp; Architecture Conformance</w:t>
          </w:r>
        </w:p>
        <w:p w14:paraId="09F18599" w14:textId="01C01EA2" w:rsidR="006122DF" w:rsidRPr="001067F3" w:rsidRDefault="006122DF" w:rsidP="009F47C1">
          <w:pPr>
            <w:spacing w:after="0" w:line="240" w:lineRule="auto"/>
            <w:jc w:val="both"/>
            <w:rPr>
              <w:rFonts w:cstheme="minorHAnsi"/>
              <w:color w:val="3D3D3D"/>
              <w:sz w:val="20"/>
            </w:rPr>
          </w:pPr>
          <w:r w:rsidRPr="001067F3">
            <w:rPr>
              <w:rFonts w:cstheme="minorHAnsi"/>
              <w:color w:val="3D3D3D"/>
              <w:sz w:val="20"/>
            </w:rPr>
            <w:t>Actions: Implement automated reverse-engineering tools that parse the complete production codebase and generate: (a) an actual architecture diagram showing all pipeline components, their layer assignments, data flows, and dependencies, which is then compared against the approved 8-block architecture design (CDRB A01, A02); any deviation is flagged as a conformance violation; (b) a complete data lineage map from every source table through every transformation to every KPI output and metric view, verified against the declared lineage in Unity Catalog (CDRB K04); (c) a configuration dependency matrix showing every procedure's configuration table references, confirming that all market-specific logic is externalized (CDRB A03, C01); (d) a market parameterization audit verifying that every procedure accepts market_id as a parameter and that no market-specific code branches exist anywhere in the codebase (CDRB A03); (e) an environment portability check confirming no hardcoded database names, schema references, or environment-specific paths exist in any procedure (CDRB A04); and (f) a KPI registry reconciliation report matching every registered KPI (code, formula, filters, units, calendars) against the actual implementation in code, flagging any drift between the registry and the built solution.</w:t>
          </w:r>
          <w:r w:rsidR="009224D7" w:rsidRPr="001067F3">
            <w:rPr>
              <w:rFonts w:cstheme="minorHAnsi"/>
              <w:color w:val="3D3D3D"/>
              <w:sz w:val="20"/>
            </w:rPr>
            <w:t xml:space="preserve"> </w:t>
          </w:r>
          <w:r w:rsidRPr="001067F3">
            <w:rPr>
              <w:rFonts w:cstheme="minorHAnsi"/>
              <w:color w:val="3D3D3D"/>
              <w:sz w:val="20"/>
            </w:rPr>
            <w:t>Expected Outcome: Machine-generated proof that the as-built solution matches the as-designed architecture. Any architectural drift, undeclared dependencies, or configuration gaps are detected automatically before phase gate reviews.</w:t>
          </w:r>
          <w:r w:rsidR="009224D7" w:rsidRPr="001067F3">
            <w:rPr>
              <w:rFonts w:cstheme="minorHAnsi"/>
              <w:color w:val="3D3D3D"/>
              <w:sz w:val="20"/>
            </w:rPr>
            <w:t xml:space="preserve"> </w:t>
          </w:r>
          <w:r w:rsidRPr="001067F3">
            <w:rPr>
              <w:rFonts w:cstheme="minorHAnsi"/>
              <w:color w:val="3D3D3D"/>
              <w:sz w:val="20"/>
            </w:rPr>
            <w:t>Success Measurement: (i) architecture conformance score = 100% (zero deviations between design and implementation); (ii) data lineage coverage = 100% (every KPI output traceable to source); (iii) market parameterization audit = 100% pass (zero market-specific code branches); (iv) environment portability = 100% (zero hardcoded references); (v) KPI registry-to-code drift = zero (registry and implementation in perfect sync). Reports generated automatically and available to MONDELEZ before every CDRB review session.</w:t>
          </w:r>
        </w:p>
        <w:p w14:paraId="4D2B861D" w14:textId="77777777" w:rsidR="006122DF" w:rsidRPr="001067F3" w:rsidRDefault="006122DF" w:rsidP="009F47C1">
          <w:pPr>
            <w:spacing w:after="0" w:line="240" w:lineRule="auto"/>
            <w:jc w:val="both"/>
            <w:rPr>
              <w:rFonts w:cstheme="minorHAnsi"/>
              <w:b/>
              <w:color w:val="E18719"/>
              <w:sz w:val="20"/>
            </w:rPr>
          </w:pPr>
          <w:r w:rsidRPr="001067F3">
            <w:rPr>
              <w:rFonts w:cstheme="minorHAnsi"/>
              <w:b/>
              <w:color w:val="E18719"/>
              <w:sz w:val="20"/>
            </w:rPr>
            <w:t>C.4 — Automated Pipeline Testing &amp; Continuous Reconciliation</w:t>
          </w:r>
        </w:p>
        <w:p w14:paraId="2564FF39" w14:textId="7EF906D4" w:rsidR="00B63A1D" w:rsidRPr="001067F3" w:rsidRDefault="006122DF" w:rsidP="009F47C1">
          <w:pPr>
            <w:spacing w:after="0" w:line="240" w:lineRule="auto"/>
            <w:jc w:val="both"/>
            <w:rPr>
              <w:rFonts w:cstheme="minorHAnsi"/>
              <w:color w:val="3D3D3D"/>
              <w:sz w:val="20"/>
            </w:rPr>
          </w:pPr>
          <w:r w:rsidRPr="001067F3">
            <w:rPr>
              <w:rFonts w:cstheme="minorHAnsi"/>
              <w:color w:val="3D3D3D"/>
              <w:sz w:val="20"/>
            </w:rPr>
            <w:t>Actions: Build an automated testing and reconciliation pipeline that runs continuously in the CI/CD environment: (a) unit test suite executing automatically on every code commit for all shared functions, with test results published to a dashboard (CDRB J01); (b) golden-data tests per procedure: known inputs produce known outputs, validated automatically on every build (CDRB J02); (c) automated re-run safety test: run every procedure twice on the same data and verify identical results (CDRB E05); (d) parallel-run reconciliation engine comparing new pipeline KPI outputs against legacy GCP outputs, KPI-by-KPI, market-by-market, month-by-month, with automated tolerance checking and variance flagging (CDRB J03); (e) synthetic market test automation: the fictional market ZZ is tested end-to-end on every major build, with automated verification that zero code changes were required (CDRB H01); and (f) volume scalability test: automated 3x data volume test confirming runtime stays within 1.5x budget (CDRB H02).</w:t>
          </w:r>
          <w:r w:rsidR="009224D7" w:rsidRPr="001067F3">
            <w:rPr>
              <w:rFonts w:cstheme="minorHAnsi"/>
              <w:color w:val="3D3D3D"/>
              <w:sz w:val="20"/>
            </w:rPr>
            <w:t xml:space="preserve"> </w:t>
          </w:r>
          <w:r w:rsidRPr="001067F3">
            <w:rPr>
              <w:rFonts w:cstheme="minorHAnsi"/>
              <w:color w:val="3D3D3D"/>
              <w:sz w:val="20"/>
            </w:rPr>
            <w:t>Expected Outcome: Every build is automatically validated against quality, accuracy, and scalability criteria. Regressions are detected within minutes, not days. The reconciliation engine provides continuous proof that the new pipeline matches legacy outputs.</w:t>
          </w:r>
          <w:r w:rsidR="009224D7" w:rsidRPr="001067F3">
            <w:rPr>
              <w:rFonts w:cstheme="minorHAnsi"/>
              <w:color w:val="3D3D3D"/>
              <w:sz w:val="20"/>
            </w:rPr>
            <w:t xml:space="preserve"> </w:t>
          </w:r>
          <w:r w:rsidRPr="001067F3">
            <w:rPr>
              <w:rFonts w:cstheme="minorHAnsi"/>
              <w:color w:val="3D3D3D"/>
              <w:sz w:val="20"/>
            </w:rPr>
            <w:t>Success Measurement: (i) unit test pass rate = 100% on every build; (ii) golden-data test pass rate = 100%; (iii) re-run safety test = 100% pass; (iv) parallel-run reconciliation within agreed tolerance for all KPIs, all markets, all months; (v) synthetic market ZZ test passing on every major build with zero code changes; (vi) all test results published to a dashboard accessible to MONDELEZ in real time.</w:t>
          </w:r>
        </w:p>
      </w:sdtContent>
    </w:sdt>
    <w:sdt>
      <w:sdtPr>
        <w:rPr>
          <w:b/>
          <w:bCs/>
          <w:color w:val="E18719"/>
          <w:sz w:val="20"/>
          <w:szCs w:val="20"/>
        </w:rPr>
        <w:alias w:val="quick-assistant-appc-b3"/>
        <w:tag w:val="quick-assistant-appc-b3"/>
        <w:id w:val="-25952522"/>
        <w:placeholder>
          <w:docPart w:val="DefaultPlaceholder_-1854013440"/>
        </w:placeholder>
        <w15:appearance w15:val="hidden"/>
      </w:sdtPr>
      <w:sdtEndPr>
        <w:rPr>
          <w:b w:val="0"/>
          <w:bCs w:val="0"/>
          <w:color w:val="3D3D3D"/>
        </w:rPr>
      </w:sdtEndPr>
      <w:sdtContent>
        <w:p w14:paraId="135F7307" w14:textId="77777777" w:rsidR="00B63A1D" w:rsidRPr="001067F3" w:rsidRDefault="00B63A1D" w:rsidP="009F47C1">
          <w:pPr>
            <w:spacing w:after="0" w:line="240" w:lineRule="auto"/>
            <w:jc w:val="both"/>
            <w:rPr>
              <w:rFonts w:cstheme="minorHAnsi"/>
              <w:b/>
              <w:color w:val="E18719"/>
              <w:sz w:val="20"/>
            </w:rPr>
          </w:pPr>
          <w:r w:rsidRPr="001067F3">
            <w:rPr>
              <w:rFonts w:cstheme="minorHAnsi"/>
              <w:b/>
              <w:color w:val="E18719"/>
              <w:sz w:val="20"/>
            </w:rPr>
            <w:t>C.5 — Evidence Package &amp; Continuous Audit Trail</w:t>
          </w:r>
        </w:p>
        <w:p w14:paraId="5EB7AE2D" w14:textId="6C5CB33C" w:rsidR="00B63A1D" w:rsidRPr="001067F3" w:rsidRDefault="00B63A1D" w:rsidP="009F47C1">
          <w:pPr>
            <w:spacing w:after="0" w:line="240" w:lineRule="auto"/>
            <w:jc w:val="both"/>
            <w:rPr>
              <w:rFonts w:cstheme="minorHAnsi"/>
              <w:color w:val="3D3D3D"/>
              <w:sz w:val="20"/>
            </w:rPr>
          </w:pPr>
          <w:r w:rsidRPr="001067F3">
            <w:rPr>
              <w:rFonts w:cstheme="minorHAnsi"/>
              <w:color w:val="3D3D3D"/>
              <w:sz w:val="20"/>
            </w:rPr>
            <w:t>Actions: Maintain a continuously updated evidence package that serves as the auditable proof of quality for every CDRB review, phase gate, and final acceptance: (a) SonarQube quality gate history showing pass/fail status for every code commit with trend analysis; (b) AI review findings log with resolution status for every flagged issue; (c) architecture conformance reports generated before every CDRB session; (d) KPI registry-to-code reconciliation reports generated weekly; (e) parallel-run reconciliation results with variance analysis, updated after every pipeline run; (f) unit test and golden-data test results dashboard updated on every build; (g) synthetic market test evidence (configuration rows, execution logs, code diff, KPI outputs) archived per build; (h) performance benchmark results (runtime, cost, volume scalability) updated monthly; and (i) security scan results (SonarQube security hotspots, sensitive data scan, access audit) updated weekly.</w:t>
          </w:r>
          <w:r w:rsidR="008E21AD" w:rsidRPr="001067F3">
            <w:rPr>
              <w:rFonts w:cstheme="minorHAnsi"/>
              <w:color w:val="3D3D3D"/>
              <w:sz w:val="20"/>
            </w:rPr>
            <w:t xml:space="preserve"> (j) Data Governance metadata package status: confirmation log showing all metadata submissions to the Data Governance team (dataset descriptions, lineage documentation, DQ rule definitions, data classification tags, and KPI registry exports) with Data Governance team receipt acknowledgement and any open items. Updated at each phase gate.</w:t>
          </w:r>
          <w:r w:rsidRPr="001067F3">
            <w:rPr>
              <w:rFonts w:cstheme="minorHAnsi"/>
              <w:color w:val="3D3D3D"/>
              <w:sz w:val="20"/>
            </w:rPr>
            <w:t xml:space="preserve"> All evidence is stored in a shared repository accessible to MONDELEZ at all times and is preserved for a minimum of 24 months after project completion.</w:t>
          </w:r>
          <w:r w:rsidR="0048092F" w:rsidRPr="001067F3">
            <w:rPr>
              <w:rFonts w:cstheme="minorHAnsi"/>
              <w:color w:val="3D3D3D"/>
              <w:sz w:val="20"/>
            </w:rPr>
            <w:t xml:space="preserve"> </w:t>
          </w:r>
          <w:r w:rsidRPr="001067F3">
            <w:rPr>
              <w:rFonts w:cstheme="minorHAnsi"/>
              <w:color w:val="3D3D3D"/>
              <w:sz w:val="20"/>
            </w:rPr>
            <w:t>Expected Outcome: At any point during the project, MONDELEZ can access machine-generated, objective evidence of the solution's quality, accuracy, and conformance to the agreed design. No deliverable acceptance depends solely on subjective human assessment.</w:t>
          </w:r>
          <w:r w:rsidR="0048092F" w:rsidRPr="001067F3">
            <w:rPr>
              <w:rFonts w:cstheme="minorHAnsi"/>
              <w:color w:val="3D3D3D"/>
              <w:sz w:val="20"/>
            </w:rPr>
            <w:t xml:space="preserve"> </w:t>
          </w:r>
          <w:r w:rsidRPr="001067F3">
            <w:rPr>
              <w:rFonts w:cstheme="minorHAnsi"/>
              <w:color w:val="3D3D3D"/>
              <w:sz w:val="20"/>
            </w:rPr>
            <w:t>Success Measurement: (i) evidence package completeness = 100% (all items above available before every phase gate); (ii) evidence freshness: all reports generated within the last 7 days at any review point; (iii) zero phase gate approvals without a complete, current evidence package; (iv) MONDELEZ auditors confirm evidence package is sufficient for independent verification.</w:t>
          </w:r>
        </w:p>
        <w:p w14:paraId="4A222F94" w14:textId="77777777" w:rsidR="00B63A1D" w:rsidRPr="001067F3" w:rsidRDefault="00B63A1D" w:rsidP="009F47C1">
          <w:pPr>
            <w:spacing w:after="0" w:line="240" w:lineRule="auto"/>
            <w:jc w:val="both"/>
            <w:rPr>
              <w:rFonts w:cstheme="minorHAnsi"/>
              <w:b/>
              <w:color w:val="E18719"/>
              <w:sz w:val="20"/>
            </w:rPr>
          </w:pPr>
          <w:r w:rsidRPr="001067F3">
            <w:rPr>
              <w:rFonts w:cstheme="minorHAnsi"/>
              <w:b/>
              <w:color w:val="E18719"/>
              <w:sz w:val="20"/>
            </w:rPr>
            <w:t>C.6 — Governance &amp; Tooling Requirements</w:t>
          </w:r>
        </w:p>
        <w:p w14:paraId="0D80457C" w14:textId="65677021" w:rsidR="00F367C3" w:rsidRPr="001067F3" w:rsidRDefault="00B63A1D" w:rsidP="009F47C1">
          <w:pPr>
            <w:spacing w:after="0" w:line="240" w:lineRule="auto"/>
            <w:jc w:val="both"/>
            <w:rPr>
              <w:rFonts w:cstheme="minorHAnsi"/>
              <w:color w:val="3D3D3D"/>
              <w:sz w:val="20"/>
            </w:rPr>
          </w:pPr>
          <w:r w:rsidRPr="001067F3">
            <w:rPr>
              <w:rFonts w:cstheme="minorHAnsi"/>
              <w:color w:val="3D3D3D"/>
              <w:sz w:val="20"/>
            </w:rPr>
            <w:t>The Supplier shall deploy and maintain all automated quality tools at its own cost as part of the fixed-price engagement. MONDELEZ shall provide: (a) repository access for SonarQube integration; (b) compute resources for CI/CD pipeline execution in the agreed Databricks environments; and (c) read access to legacy GCP pipeline outputs for parallel-run reconciliation. The Supplier shall not disable, bypass, or lower the threshold of any automated quality gate without a CDRB-approved waiver documented in the waiver register (CDRB L02). MONDELEZ retains the right to audit any automated tool configuration, quality gate threshold, or test coverage metric at any time. The Supplier shall provide a monthly Automated Quality Summary report to the Weekly 4-Box governance session, covering: SonarQube quality gate status, AI review coverage, architecture conformance score, reconciliation results, test pass rates, and any open waivers.</w:t>
          </w:r>
        </w:p>
        <w:p w14:paraId="38803EAB" w14:textId="51D48BE2" w:rsidR="003533BC" w:rsidRPr="001067F3" w:rsidRDefault="003533BC" w:rsidP="009F47C1">
          <w:pPr>
            <w:spacing w:after="0" w:line="240" w:lineRule="auto"/>
            <w:jc w:val="both"/>
            <w:rPr>
              <w:rFonts w:cstheme="minorHAnsi"/>
              <w:color w:val="3D3D3D"/>
              <w:sz w:val="20"/>
            </w:rPr>
          </w:pPr>
          <w:r w:rsidRPr="001067F3">
            <w:rPr>
              <w:rFonts w:cstheme="minorHAnsi"/>
              <w:color w:val="3D3D3D"/>
              <w:sz w:val="20"/>
            </w:rPr>
            <w:t>Data quality and lineage tooling will leverage Ataccama (MDLZ enterprise standard) and Databricks Unity Catalog as the primary governance platforms, consistent with the POET-Tooling Approach and mandatory Ataccama integration directive. Where a documented gap exists between pipeline-native DQ execution and Ataccama connectivity during the build phases, the Supplier may deploy the following specific interim accelerators:</w:t>
          </w:r>
        </w:p>
        <w:p w14:paraId="7B44CA47" w14:textId="537C2B7B" w:rsidR="003533BC" w:rsidRPr="001067F3" w:rsidRDefault="003533BC" w:rsidP="009F47C1">
          <w:pPr>
            <w:spacing w:after="0" w:line="240" w:lineRule="auto"/>
            <w:ind w:left="360"/>
            <w:jc w:val="both"/>
            <w:rPr>
              <w:rFonts w:cstheme="minorHAnsi"/>
              <w:color w:val="3D3D3D"/>
              <w:sz w:val="20"/>
            </w:rPr>
          </w:pPr>
          <w:r w:rsidRPr="001067F3">
            <w:rPr>
              <w:rFonts w:cstheme="minorHAnsi"/>
              <w:color w:val="3D3D3D"/>
              <w:sz w:val="20"/>
            </w:rPr>
            <w:t>(i) Databricks-native DQ expectation rules (CDRB E03, K01) — executing inline within stored procedures at the Quality Gate section, with results structured for automated Ataccama sync;</w:t>
          </w:r>
        </w:p>
        <w:p w14:paraId="3A7F37A5" w14:textId="77777777" w:rsidR="003533BC" w:rsidRPr="001067F3" w:rsidRDefault="003533BC" w:rsidP="009F47C1">
          <w:pPr>
            <w:spacing w:after="0" w:line="240" w:lineRule="auto"/>
            <w:ind w:left="360"/>
            <w:jc w:val="both"/>
            <w:rPr>
              <w:rFonts w:cstheme="minorHAnsi"/>
              <w:color w:val="3D3D3D"/>
              <w:sz w:val="20"/>
            </w:rPr>
          </w:pPr>
          <w:r w:rsidRPr="001067F3">
            <w:rPr>
              <w:rFonts w:cstheme="minorHAnsi"/>
              <w:color w:val="3D3D3D"/>
              <w:sz w:val="20"/>
            </w:rPr>
            <w:t>(ii) Unity Catalog metadata registration — automated tagging of dataset descriptions, column lineage, and data classification at procedure deployment, structured for Ataccama catalogue import;</w:t>
          </w:r>
        </w:p>
        <w:p w14:paraId="07C9E1AC" w14:textId="6FE3AC05" w:rsidR="003533BC" w:rsidRPr="001067F3" w:rsidRDefault="003533BC" w:rsidP="009F47C1">
          <w:pPr>
            <w:spacing w:after="0" w:line="240" w:lineRule="auto"/>
            <w:ind w:left="360"/>
            <w:jc w:val="both"/>
            <w:rPr>
              <w:rFonts w:cstheme="minorHAnsi"/>
              <w:color w:val="3D3D3D"/>
              <w:sz w:val="20"/>
            </w:rPr>
          </w:pPr>
          <w:r w:rsidRPr="001067F3">
            <w:rPr>
              <w:rFonts w:cstheme="minorHAnsi"/>
              <w:color w:val="3D3D3D"/>
              <w:sz w:val="20"/>
            </w:rPr>
            <w:t>(iii) KPI registry-to-code reconciliation engine — automated drift detection between the KPI registry and implemented code (CDRB K04), with outputs exportable to Ataccama lineage format.</w:t>
          </w:r>
        </w:p>
        <w:p w14:paraId="35F9A52D" w14:textId="77777777" w:rsidR="00B22E12" w:rsidRPr="001067F3" w:rsidRDefault="00B22E12" w:rsidP="009F47C1">
          <w:pPr>
            <w:spacing w:after="0" w:line="240" w:lineRule="auto"/>
            <w:jc w:val="both"/>
            <w:rPr>
              <w:rFonts w:cstheme="minorHAnsi"/>
              <w:b/>
              <w:color w:val="E18719"/>
              <w:sz w:val="20"/>
            </w:rPr>
          </w:pPr>
          <w:r w:rsidRPr="001067F3">
            <w:rPr>
              <w:rFonts w:cstheme="minorHAnsi"/>
              <w:b/>
              <w:color w:val="E18719"/>
              <w:sz w:val="20"/>
            </w:rPr>
            <w:t>C.7 — Enterprise Data Governance Integration (Ataccama)</w:t>
          </w:r>
        </w:p>
        <w:p w14:paraId="22B2DDD7" w14:textId="77777777" w:rsidR="00B22E12" w:rsidRPr="001067F3" w:rsidRDefault="00B22E12" w:rsidP="009F47C1">
          <w:pPr>
            <w:spacing w:after="0" w:line="240" w:lineRule="auto"/>
            <w:jc w:val="both"/>
            <w:rPr>
              <w:rFonts w:cstheme="minorHAnsi"/>
              <w:color w:val="3D3D3D"/>
              <w:sz w:val="20"/>
            </w:rPr>
          </w:pPr>
          <w:r w:rsidRPr="001067F3">
            <w:rPr>
              <w:rFonts w:cstheme="minorHAnsi"/>
              <w:color w:val="3D3D3D"/>
              <w:sz w:val="20"/>
            </w:rPr>
            <w:t>Ataccama is the MONDELEZ enterprise standard for Data Quality governance, Data Catalog, and Data Lineage. The Supplier shall ensure alignment between the Databricks-native DQ implementation and the Ataccama governance layer as follows:</w:t>
          </w:r>
        </w:p>
        <w:p w14:paraId="5422C779" w14:textId="77777777" w:rsidR="00B22E12" w:rsidRPr="001067F3" w:rsidRDefault="00B22E12" w:rsidP="009F47C1">
          <w:pPr>
            <w:spacing w:after="0" w:line="240" w:lineRule="auto"/>
            <w:ind w:left="360"/>
            <w:jc w:val="both"/>
            <w:rPr>
              <w:rFonts w:cstheme="minorHAnsi"/>
              <w:color w:val="3D3D3D"/>
              <w:sz w:val="20"/>
            </w:rPr>
          </w:pPr>
          <w:r w:rsidRPr="001067F3">
            <w:rPr>
              <w:rFonts w:cstheme="minorHAnsi"/>
              <w:color w:val="3D3D3D"/>
              <w:sz w:val="20"/>
            </w:rPr>
            <w:t>(a) DQ Rule Registration: All data quality rules implemented in the Databricks pipeline (CDRB E03, K01) shall be registered in Ataccama as the authoritative governance record. Databricks runtime DQ checks generate inline quality results that are synced to Ataccama.</w:t>
          </w:r>
        </w:p>
        <w:p w14:paraId="44384E29" w14:textId="77777777" w:rsidR="00B22E12" w:rsidRPr="001067F3" w:rsidRDefault="00B22E12" w:rsidP="009F47C1">
          <w:pPr>
            <w:spacing w:after="0" w:line="240" w:lineRule="auto"/>
            <w:ind w:left="360"/>
            <w:jc w:val="both"/>
            <w:rPr>
              <w:rFonts w:cstheme="minorHAnsi"/>
              <w:color w:val="3D3D3D"/>
              <w:sz w:val="20"/>
            </w:rPr>
          </w:pPr>
          <w:r w:rsidRPr="001067F3">
            <w:rPr>
              <w:rFonts w:cstheme="minorHAnsi"/>
              <w:color w:val="3D3D3D"/>
              <w:sz w:val="20"/>
            </w:rPr>
            <w:t>(b) Metadata Cataloguing: All datasets, tables, and KPI definitions created within the MATRIX AI platform shall be catalogued in Ataccama, complementing the Unity Catalog registration.</w:t>
          </w:r>
        </w:p>
        <w:p w14:paraId="1671C344" w14:textId="77777777" w:rsidR="00B22E12" w:rsidRPr="001067F3" w:rsidRDefault="00B22E12" w:rsidP="009F47C1">
          <w:pPr>
            <w:spacing w:after="0" w:line="240" w:lineRule="auto"/>
            <w:ind w:left="360"/>
            <w:jc w:val="both"/>
            <w:rPr>
              <w:rFonts w:cstheme="minorHAnsi"/>
              <w:color w:val="3D3D3D"/>
              <w:sz w:val="20"/>
            </w:rPr>
          </w:pPr>
          <w:r w:rsidRPr="001067F3">
            <w:rPr>
              <w:rFonts w:cstheme="minorHAnsi"/>
              <w:color w:val="3D3D3D"/>
              <w:sz w:val="20"/>
            </w:rPr>
            <w:t>(c) Data Lineage Alignment: Data lineage generated by Unity Catalog (CDRB K04) shall be visible in Ataccama. The Supplier shall ensure lineage from source ingestion through KPI output is traceable in both Unity Catalog and Ataccama.</w:t>
          </w:r>
        </w:p>
        <w:p w14:paraId="0825A87D" w14:textId="71E1A13E" w:rsidR="00BA7C59" w:rsidRPr="001067F3" w:rsidRDefault="00B22E12" w:rsidP="009F47C1">
          <w:pPr>
            <w:spacing w:after="0" w:line="240" w:lineRule="auto"/>
            <w:ind w:left="360"/>
            <w:jc w:val="both"/>
            <w:rPr>
              <w:rFonts w:cstheme="minorHAnsi"/>
              <w:color w:val="3D3D3D"/>
              <w:sz w:val="20"/>
            </w:rPr>
          </w:pPr>
          <w:r w:rsidRPr="001067F3">
            <w:rPr>
              <w:rFonts w:cstheme="minorHAnsi"/>
              <w:color w:val="3D3D3D"/>
              <w:sz w:val="20"/>
            </w:rPr>
            <w:t>(d) MONDELEZ Dependency: Ataccama integration requires MONDELEZ to provide: (i) Ataccama instance access and API credentials; (ii) enterprise DQ rule templates and cataloguing standards; (iii) technical guidance on Ataccama-Databricks connectivity. If Ataccama access or connectivity is not available during the build phases, the Supplier shall implement DQ rules in Databricks with metadata structured for future Ataccama import, and the Ataccama sync shall be executed during Hypercare or as a post-Go-Live activity.</w:t>
          </w:r>
        </w:p>
        <w:p w14:paraId="21762C53" w14:textId="26F30789" w:rsidR="00E6042D" w:rsidRPr="001067F3" w:rsidRDefault="00E6042D" w:rsidP="003D4B65">
          <w:pPr>
            <w:pStyle w:val="ListParagraph"/>
            <w:numPr>
              <w:ilvl w:val="0"/>
              <w:numId w:val="17"/>
            </w:numPr>
            <w:spacing w:after="0" w:line="240" w:lineRule="auto"/>
            <w:jc w:val="both"/>
            <w:rPr>
              <w:rFonts w:cstheme="minorHAnsi"/>
              <w:color w:val="3D3D3D"/>
              <w:sz w:val="20"/>
            </w:rPr>
          </w:pPr>
          <w:r w:rsidRPr="001067F3">
            <w:rPr>
              <w:rFonts w:cstheme="minorHAnsi"/>
              <w:color w:val="3D3D3D"/>
              <w:sz w:val="20"/>
            </w:rPr>
            <w:t>If Ataccama access or connectivity is not available during the build phases, the Supplier shall implement DQ rules in Databricks with metadata structured for automated Ataccama import, following the schema and API specifications provided by the MDLZ Data Governance team (Dmitry Maleykovich / Paul Danifo). This interim approach is consistent with POET Walk phase allowances, which permit gap-fill tooling provided it does not introduce a parallel governance platform. The Ataccama sync shall be completed no later than the end of the Hypercare phase (December 2027), and its completion shall be a condition of final program acceptance. The Supplier shall report Ataccama sync readiness at every phase gate from User Testing (May 2027) onwards</w:t>
          </w:r>
        </w:p>
        <w:p w14:paraId="074C7DA0" w14:textId="0D6C479A" w:rsidR="00605414" w:rsidRPr="001067F3" w:rsidRDefault="00605414" w:rsidP="009F47C1">
          <w:pPr>
            <w:spacing w:after="0" w:line="240" w:lineRule="auto"/>
            <w:ind w:left="360"/>
            <w:jc w:val="both"/>
            <w:rPr>
              <w:rFonts w:cstheme="minorHAnsi"/>
              <w:color w:val="3D3D3D"/>
              <w:sz w:val="20"/>
            </w:rPr>
          </w:pPr>
          <w:r w:rsidRPr="001067F3">
            <w:rPr>
              <w:rFonts w:cstheme="minorHAnsi"/>
              <w:color w:val="3D3D3D"/>
              <w:sz w:val="20"/>
            </w:rPr>
            <w:t>(e) Accelerator Sunset Plan: Each interim accelerator identified in this section shall include a documented transition plan to full Ataccama integration. The transition plan shall specify: (i) the specific Ataccama capability that will replace the accelerator function; (ii) the data format and API mapping required for migration; (iii) the target transition date, which shall be no later than the end of the Hypercare phase (December 2027); and (iv) acceptance criteria confirming Ataccama has assumed the function. Upon Ataccama assuming each function, the corresponding interim accelerator shall be decommissioned. The Supplier shall present the accelerator sunset status at each phase gate as part of the Data Governance metadata package</w:t>
          </w:r>
          <w:r w:rsidR="0052574B" w:rsidRPr="001067F3">
            <w:rPr>
              <w:rFonts w:cstheme="minorHAnsi"/>
              <w:color w:val="3D3D3D"/>
              <w:sz w:val="20"/>
            </w:rPr>
            <w:t>.</w:t>
          </w:r>
        </w:p>
        <w:p w14:paraId="6BAF5F59" w14:textId="77777777" w:rsidR="00EF3EEB" w:rsidRPr="001067F3" w:rsidRDefault="0089444B" w:rsidP="009F47C1">
          <w:pPr>
            <w:spacing w:after="0" w:line="240" w:lineRule="auto"/>
            <w:jc w:val="both"/>
            <w:rPr>
              <w:rFonts w:cstheme="minorHAnsi"/>
              <w:color w:val="3D3D3D"/>
              <w:sz w:val="20"/>
            </w:rPr>
          </w:pPr>
        </w:p>
      </w:sdtContent>
    </w:sdt>
    <w:p w14:paraId="1B4A2BD3" w14:textId="77777777" w:rsidR="00F64031" w:rsidRDefault="00F64031">
      <w:pPr>
        <w:rPr>
          <w:rFonts w:cstheme="minorHAnsi"/>
          <w:b/>
          <w:color w:val="4F2170"/>
          <w:sz w:val="20"/>
          <w:szCs w:val="20"/>
        </w:rPr>
      </w:pPr>
      <w:r>
        <w:rPr>
          <w:rFonts w:cstheme="minorHAnsi"/>
          <w:b/>
          <w:color w:val="4F2170"/>
          <w:sz w:val="20"/>
          <w:szCs w:val="20"/>
        </w:rPr>
        <w:br w:type="page"/>
      </w:r>
    </w:p>
    <w:p w14:paraId="4955ABC6" w14:textId="53B9D5C1" w:rsidR="00EB1514" w:rsidRPr="001067F3" w:rsidRDefault="00EB1514" w:rsidP="009F47C1">
      <w:pPr>
        <w:spacing w:after="0" w:line="240" w:lineRule="auto"/>
        <w:rPr>
          <w:rFonts w:cstheme="minorHAnsi"/>
          <w:b/>
          <w:color w:val="4F2170"/>
          <w:sz w:val="20"/>
          <w:szCs w:val="20"/>
        </w:rPr>
      </w:pPr>
      <w:r w:rsidRPr="001067F3">
        <w:rPr>
          <w:rFonts w:cstheme="minorHAnsi"/>
          <w:b/>
          <w:color w:val="4F2170"/>
          <w:sz w:val="20"/>
          <w:szCs w:val="20"/>
        </w:rPr>
        <w:t xml:space="preserve">Appendix </w:t>
      </w:r>
      <w:r w:rsidR="00AE5FAF" w:rsidRPr="001067F3">
        <w:rPr>
          <w:rFonts w:cstheme="minorHAnsi"/>
          <w:b/>
          <w:color w:val="4F2170"/>
          <w:sz w:val="20"/>
          <w:szCs w:val="20"/>
        </w:rPr>
        <w:t>D</w:t>
      </w:r>
      <w:r w:rsidRPr="001067F3">
        <w:rPr>
          <w:rFonts w:cstheme="minorHAnsi"/>
          <w:b/>
          <w:color w:val="4F2170"/>
          <w:sz w:val="20"/>
          <w:szCs w:val="20"/>
        </w:rPr>
        <w:t>: Global Scalability Playbook — Detailed Requirements</w:t>
      </w:r>
    </w:p>
    <w:p w14:paraId="758BC8DB" w14:textId="2EB195EC" w:rsidR="00EB1514" w:rsidRPr="001067F3" w:rsidRDefault="00EB1514" w:rsidP="009F47C1">
      <w:pPr>
        <w:spacing w:after="0" w:line="240" w:lineRule="auto"/>
        <w:rPr>
          <w:rFonts w:cstheme="minorHAnsi"/>
          <w:color w:val="3D3D3D"/>
          <w:sz w:val="20"/>
          <w:szCs w:val="20"/>
        </w:rPr>
      </w:pPr>
      <w:r w:rsidRPr="001067F3">
        <w:rPr>
          <w:rFonts w:cstheme="minorHAnsi"/>
          <w:color w:val="3D3D3D"/>
          <w:sz w:val="20"/>
          <w:szCs w:val="20"/>
        </w:rPr>
        <w:t>The Global Scalability Playbook is a mandatory June 2027 deliverable, produced during user testing in the Development environment (Phase 3). Its purpose is to provide definitive, evidence-based proof that the MATRIX-AI platform architecture is globally scalable — that any new market can onboard through configuration alone, with zero code changes, and that the design has been validated end-to-end through the CDRB quality framework. The Playbook shall be accepted by MONDELEZ before the solution is promoted to the Quality environment. The following sections define the required content, acceptance criteria, and evidence standards for each chapter of the Playbook.</w:t>
      </w:r>
    </w:p>
    <w:p w14:paraId="0F4BFE9A" w14:textId="717305ED" w:rsidR="00EB1514" w:rsidRPr="001067F3" w:rsidRDefault="00EB1514" w:rsidP="009F47C1">
      <w:pPr>
        <w:spacing w:after="0" w:line="240" w:lineRule="auto"/>
        <w:rPr>
          <w:rFonts w:cstheme="minorHAnsi"/>
          <w:b/>
          <w:color w:val="E18719"/>
          <w:sz w:val="20"/>
          <w:szCs w:val="20"/>
        </w:rPr>
      </w:pPr>
      <w:r w:rsidRPr="001067F3">
        <w:rPr>
          <w:rFonts w:cstheme="minorHAnsi"/>
          <w:b/>
          <w:color w:val="E18719"/>
          <w:sz w:val="20"/>
          <w:szCs w:val="20"/>
        </w:rPr>
        <w:t>Section 1 — Architecture Overview</w:t>
      </w:r>
    </w:p>
    <w:p w14:paraId="662575C1" w14:textId="11F57038" w:rsidR="00EB1514" w:rsidRPr="001067F3" w:rsidRDefault="00EB1514" w:rsidP="009F47C1">
      <w:pPr>
        <w:spacing w:after="0" w:line="240" w:lineRule="auto"/>
        <w:rPr>
          <w:rFonts w:cstheme="minorHAnsi"/>
          <w:color w:val="3D3D3D"/>
          <w:sz w:val="20"/>
          <w:szCs w:val="20"/>
        </w:rPr>
      </w:pPr>
      <w:r w:rsidRPr="001067F3">
        <w:rPr>
          <w:rFonts w:cstheme="minorHAnsi"/>
          <w:color w:val="3D3D3D"/>
          <w:sz w:val="20"/>
          <w:szCs w:val="20"/>
        </w:rPr>
        <w:t>This section shall document how the 8-block pipeline architecture enforces configuration-driven market differences. It must clearly distinguish what changes per market (configuration rows in the market-keyed tables) versus what remains identical across all markets (code, stored procedure templates, shared utility functions, KPI calculation engine, and the generic publish layer). The section shall include: (a) a visual architecture diagram showing all 8 blocks (Source Ingestion, Harmonization &amp; Standardization, Core Domain Build, Market Configuration Layer, KPI Calculation Engine, KPI Publication, Semantic/Consumption Layer, Consumption Layer) with data flow arrows and layer contracts; (b) a mapping table showing each block's inputs, outputs, configuration dependencies, and CDRB sections governing it; (c) an explanation of the canonical core domain entities and why they are source-agnostic; (d) the standard 8-block stored procedure template (Contract, Context, Config, Extract, Transform, Quality Gate, Load, Log) with annotated examples; and (e) a clear statement of the configuration-only onboarding principle: new markets add rows to configuration tables, not branches to code.</w:t>
      </w:r>
    </w:p>
    <w:p w14:paraId="275C571E" w14:textId="1C86DD30" w:rsidR="00EB1514" w:rsidRPr="001067F3" w:rsidRDefault="00EB1514" w:rsidP="009F47C1">
      <w:pPr>
        <w:spacing w:after="0" w:line="240" w:lineRule="auto"/>
        <w:rPr>
          <w:rFonts w:cstheme="minorHAnsi"/>
          <w:b/>
          <w:color w:val="E18719"/>
          <w:sz w:val="20"/>
          <w:szCs w:val="20"/>
        </w:rPr>
      </w:pPr>
      <w:r w:rsidRPr="001067F3">
        <w:rPr>
          <w:rFonts w:cstheme="minorHAnsi"/>
          <w:b/>
          <w:color w:val="E18719"/>
          <w:sz w:val="20"/>
          <w:szCs w:val="20"/>
        </w:rPr>
        <w:t>Section 2 — Configuration-Only Onboarding Checklist</w:t>
      </w:r>
    </w:p>
    <w:p w14:paraId="761BFF32" w14:textId="51577A18" w:rsidR="00EB1514" w:rsidRPr="001067F3" w:rsidRDefault="00EB1514" w:rsidP="009F47C1">
      <w:pPr>
        <w:spacing w:after="0" w:line="240" w:lineRule="auto"/>
        <w:rPr>
          <w:rFonts w:cstheme="minorHAnsi"/>
          <w:color w:val="3D3D3D"/>
          <w:sz w:val="20"/>
          <w:szCs w:val="20"/>
        </w:rPr>
      </w:pPr>
      <w:r w:rsidRPr="001067F3">
        <w:rPr>
          <w:rFonts w:cstheme="minorHAnsi"/>
          <w:color w:val="3D3D3D"/>
          <w:sz w:val="20"/>
          <w:szCs w:val="20"/>
        </w:rPr>
        <w:t xml:space="preserve">This section shall provide a step-by-step operational guide for adding a new market to the platform using configuration alone. The checklist must cover all configuration table types with specific instructions for each: (1) Market Scope Definitions — how to register a new market identifier, define its data perimeter, and set the run-scope parameter; (2) Document Type Classifications — how to map the new market's </w:t>
      </w:r>
      <w:r w:rsidR="00CE6CF8" w:rsidRPr="001067F3">
        <w:rPr>
          <w:rFonts w:cstheme="minorHAnsi"/>
          <w:color w:val="3D3D3D"/>
          <w:sz w:val="20"/>
          <w:szCs w:val="20"/>
        </w:rPr>
        <w:t>data</w:t>
      </w:r>
      <w:r w:rsidRPr="001067F3">
        <w:rPr>
          <w:rFonts w:cstheme="minorHAnsi"/>
          <w:color w:val="3D3D3D"/>
          <w:sz w:val="20"/>
          <w:szCs w:val="20"/>
        </w:rPr>
        <w:t xml:space="preserve"> types to the canonical classification; (3) Reason Code Roles — how to assign reason codes (</w:t>
      </w:r>
      <w:r w:rsidR="009E5E6B" w:rsidRPr="001067F3">
        <w:rPr>
          <w:rFonts w:cstheme="minorHAnsi"/>
          <w:color w:val="3D3D3D"/>
          <w:sz w:val="20"/>
          <w:szCs w:val="20"/>
        </w:rPr>
        <w:t xml:space="preserve">examples like </w:t>
      </w:r>
      <w:r w:rsidRPr="001067F3">
        <w:rPr>
          <w:rFonts w:cstheme="minorHAnsi"/>
          <w:color w:val="3D3D3D"/>
          <w:sz w:val="20"/>
          <w:szCs w:val="20"/>
        </w:rPr>
        <w:t>returns, refusals, free goods) for the new market; (4) Item Category Roles — how to configure product category classifications; (5) Cut-Off Rules — how to define period-end cut-off windows and open-order treatment; (6) Open Order Bucket Conditions — how to configure order aging buckets; (7) FX Conversion Policies — how to register the new market's local currency and FX rate sources; (8) Business Rules — how to configure sell-in/sell-out matching rules, customer chain mappings, and calculation parameters; (9) KPI Registry Entries — how to register market-specific KPI definitions, formulas, filters, units of measure, calendars, additivity flags, and ownership; and (10) Quality Rule Thresholds — how to set DQ gate thresholds for the new market's data characteristics. Each checklist step must include: the configuration table name, required columns, example values from an existing market, validation criteria, and a sign-off checkbox.</w:t>
      </w:r>
    </w:p>
    <w:p w14:paraId="1ECE8895" w14:textId="6F7B8D26" w:rsidR="00EB1514" w:rsidRPr="001067F3" w:rsidRDefault="00EB1514" w:rsidP="009F47C1">
      <w:pPr>
        <w:spacing w:after="0" w:line="240" w:lineRule="auto"/>
        <w:rPr>
          <w:rFonts w:cstheme="minorHAnsi"/>
          <w:b/>
          <w:color w:val="E18719"/>
          <w:sz w:val="20"/>
          <w:szCs w:val="20"/>
        </w:rPr>
      </w:pPr>
      <w:r w:rsidRPr="001067F3">
        <w:rPr>
          <w:rFonts w:cstheme="minorHAnsi"/>
          <w:b/>
          <w:color w:val="E18719"/>
          <w:sz w:val="20"/>
          <w:szCs w:val="20"/>
        </w:rPr>
        <w:t>Section 3 — Synthetic Market Test Evidence (CDRB)</w:t>
      </w:r>
      <w:r w:rsidR="00F939D1" w:rsidRPr="001067F3">
        <w:rPr>
          <w:rFonts w:cstheme="minorHAnsi"/>
          <w:b/>
          <w:color w:val="E18719"/>
          <w:sz w:val="20"/>
          <w:szCs w:val="20"/>
        </w:rPr>
        <w:t xml:space="preserve"> … Use USA or Canada </w:t>
      </w:r>
      <w:r w:rsidR="003C04AF" w:rsidRPr="001067F3">
        <w:rPr>
          <w:rFonts w:cstheme="minorHAnsi"/>
          <w:b/>
          <w:color w:val="E18719"/>
          <w:sz w:val="20"/>
          <w:szCs w:val="20"/>
        </w:rPr>
        <w:t xml:space="preserve">as fictional </w:t>
      </w:r>
      <w:r w:rsidR="00815449" w:rsidRPr="001067F3">
        <w:rPr>
          <w:rFonts w:cstheme="minorHAnsi"/>
          <w:b/>
          <w:color w:val="E18719"/>
          <w:sz w:val="20"/>
          <w:szCs w:val="20"/>
        </w:rPr>
        <w:t>market test</w:t>
      </w:r>
      <w:r w:rsidR="008C07F7" w:rsidRPr="001067F3">
        <w:rPr>
          <w:rFonts w:cstheme="minorHAnsi"/>
          <w:b/>
          <w:color w:val="E18719"/>
          <w:sz w:val="20"/>
          <w:szCs w:val="20"/>
        </w:rPr>
        <w:t xml:space="preserve"> with true data</w:t>
      </w:r>
    </w:p>
    <w:p w14:paraId="5C1CA713" w14:textId="08F43F2B" w:rsidR="00EB1514" w:rsidRPr="001067F3" w:rsidRDefault="00EB1514" w:rsidP="009F47C1">
      <w:pPr>
        <w:spacing w:after="0" w:line="240" w:lineRule="auto"/>
        <w:rPr>
          <w:rFonts w:cstheme="minorHAnsi"/>
          <w:color w:val="3D3D3D"/>
          <w:sz w:val="20"/>
          <w:szCs w:val="20"/>
        </w:rPr>
      </w:pPr>
      <w:r w:rsidRPr="001067F3">
        <w:rPr>
          <w:rFonts w:cstheme="minorHAnsi"/>
          <w:color w:val="3D3D3D"/>
          <w:sz w:val="20"/>
          <w:szCs w:val="20"/>
        </w:rPr>
        <w:t xml:space="preserve">This section shall provide complete, auditable evidence from the ZZ fictional market test — the definitive proof that the architecture is globally scalable. The ZZ market is a fictional market with synthetic data that has never existed in the pipeline. It must be onboarded exclusively by adding configuration rows, with absolutely zero code changes to any stored procedure, shared function, or pipeline component. The evidence package must include: (a) Pre-test baseline — documented state of the codebase (Git commit hash or equivalent) before ZZ configuration rows are added, proving no code was modified; (b) Configuration rows added — complete listing of every row inserted into each of the configuration tables for market ZZ, with business justification for each value; (c) Synthetic test data — description of the test dataset injected for market ZZ (volume, date range, data domains covered, edge cases included); (d) End-to-end pipeline execution log — full run log showing ZZ processed successfully through all 8 pipeline blocks, with status, row counts, duration, and quality gate results per block; (e) KPI output validation — ZZ KPI outputs verified against expected values for all KPI domains, all units of measure, and all calendar aggregations; (f) Metric view confirmation — Unity Catalog metric views correctly expose ZZ data with row-level security applied; (g) Genie validation — at least </w:t>
      </w:r>
      <w:r w:rsidR="00C40CBB" w:rsidRPr="001067F3">
        <w:rPr>
          <w:rFonts w:cstheme="minorHAnsi"/>
          <w:color w:val="3D3D3D"/>
          <w:sz w:val="20"/>
          <w:szCs w:val="20"/>
        </w:rPr>
        <w:t>3</w:t>
      </w:r>
      <w:r w:rsidRPr="001067F3">
        <w:rPr>
          <w:rFonts w:cstheme="minorHAnsi"/>
          <w:color w:val="3D3D3D"/>
          <w:sz w:val="20"/>
          <w:szCs w:val="20"/>
        </w:rPr>
        <w:t xml:space="preserve"> natural-language</w:t>
      </w:r>
      <w:r w:rsidR="00C40CBB" w:rsidRPr="001067F3">
        <w:rPr>
          <w:rFonts w:cstheme="minorHAnsi"/>
          <w:color w:val="3D3D3D"/>
          <w:sz w:val="20"/>
          <w:szCs w:val="20"/>
        </w:rPr>
        <w:t xml:space="preserve"> (English, Spanish and Portuguese)</w:t>
      </w:r>
      <w:r w:rsidRPr="001067F3">
        <w:rPr>
          <w:rFonts w:cstheme="minorHAnsi"/>
          <w:color w:val="3D3D3D"/>
          <w:sz w:val="20"/>
          <w:szCs w:val="20"/>
        </w:rPr>
        <w:t xml:space="preserve"> queries against ZZ data returning correct, governed answers; (h) Post-test code diff — automated diff confirming zero code changes between pre-test and post-test codebase; and (i) CDRB sign-off — formal sign-off by the CDRB that the synthetic market test passes all applicable criteria across Sections A through L. If the synthetic market test fails, the architecture is not ready for global rollout, and the Supplier must remediate before proceeding.</w:t>
      </w:r>
    </w:p>
    <w:p w14:paraId="0FD414DB" w14:textId="3993913B" w:rsidR="00EB1514" w:rsidRPr="001067F3" w:rsidRDefault="00EB1514" w:rsidP="009F47C1">
      <w:pPr>
        <w:spacing w:after="0" w:line="240" w:lineRule="auto"/>
        <w:rPr>
          <w:rFonts w:cstheme="minorHAnsi"/>
          <w:b/>
          <w:color w:val="E18719"/>
          <w:sz w:val="20"/>
          <w:szCs w:val="20"/>
        </w:rPr>
      </w:pPr>
      <w:r w:rsidRPr="001067F3">
        <w:rPr>
          <w:rFonts w:cstheme="minorHAnsi"/>
          <w:b/>
          <w:color w:val="E18719"/>
          <w:sz w:val="20"/>
          <w:szCs w:val="20"/>
        </w:rPr>
        <w:t xml:space="preserve">Section </w:t>
      </w:r>
      <w:r w:rsidR="00DC3C9F" w:rsidRPr="001067F3">
        <w:rPr>
          <w:rFonts w:cstheme="minorHAnsi"/>
          <w:b/>
          <w:color w:val="E18719"/>
          <w:sz w:val="20"/>
          <w:szCs w:val="20"/>
        </w:rPr>
        <w:t>4</w:t>
      </w:r>
      <w:r w:rsidRPr="001067F3">
        <w:rPr>
          <w:rFonts w:cstheme="minorHAnsi"/>
          <w:b/>
          <w:color w:val="E18719"/>
          <w:sz w:val="20"/>
          <w:szCs w:val="20"/>
        </w:rPr>
        <w:t xml:space="preserve"> — Handling Unique KPI Types</w:t>
      </w:r>
    </w:p>
    <w:p w14:paraId="5ED63C03" w14:textId="46E83F76" w:rsidR="00EB1514" w:rsidRPr="001067F3" w:rsidRDefault="00EB1514" w:rsidP="009F47C1">
      <w:pPr>
        <w:spacing w:after="0" w:line="240" w:lineRule="auto"/>
        <w:rPr>
          <w:rFonts w:cstheme="minorHAnsi"/>
          <w:color w:val="3D3D3D"/>
          <w:sz w:val="20"/>
          <w:szCs w:val="20"/>
        </w:rPr>
      </w:pPr>
      <w:r w:rsidRPr="001067F3">
        <w:rPr>
          <w:rFonts w:cstheme="minorHAnsi"/>
          <w:color w:val="3D3D3D"/>
          <w:sz w:val="20"/>
          <w:szCs w:val="20"/>
        </w:rPr>
        <w:t>This section shall document how the platform accommodates new markets whose KPI calculations are not currently in the registry. Two paths must be defined with decision criteria for each: Path A (Configuration Extension) — extending the KPI registry with new entries and configuring composite rules within the existing calculation engine, requiring no code changes. This path covers scenarios such as new units of measure, new calendar aggregation periods, new FX conversion policies, new matching rules, and new composite KPI formulas built from existing base measures. The Playbook must document at least examples of Path A extensions from the Latin American deployment. Path B (Engine Extension) — extending the KPI calculation engine with a new parameterized function when a genuinely novel calculation type is required that cannot be expressed through the existing registry schema. This is a contained change: the new function follows the standard 8-block template, is registered in the shared function library, and is unit-tested. It does not create a code fork or market-specific branch. The Playbook must document the governance process for approving a Path B extension, including who requests it, who approves it, what CDRB sections apply, and how the extension is validated to ensure it does not break existing markets.</w:t>
      </w:r>
    </w:p>
    <w:p w14:paraId="4F552EA0" w14:textId="1C16FCB0" w:rsidR="00EB1514" w:rsidRPr="001067F3" w:rsidRDefault="00EB1514" w:rsidP="009F47C1">
      <w:pPr>
        <w:spacing w:after="0" w:line="240" w:lineRule="auto"/>
        <w:rPr>
          <w:rFonts w:cstheme="minorHAnsi"/>
          <w:b/>
          <w:color w:val="E18719"/>
          <w:sz w:val="20"/>
          <w:szCs w:val="20"/>
        </w:rPr>
      </w:pPr>
      <w:r w:rsidRPr="001067F3">
        <w:rPr>
          <w:rFonts w:cstheme="minorHAnsi"/>
          <w:b/>
          <w:color w:val="E18719"/>
          <w:sz w:val="20"/>
          <w:szCs w:val="20"/>
        </w:rPr>
        <w:t xml:space="preserve">Section </w:t>
      </w:r>
      <w:r w:rsidR="00E0068F" w:rsidRPr="001067F3">
        <w:rPr>
          <w:rFonts w:cstheme="minorHAnsi"/>
          <w:b/>
          <w:color w:val="E18719"/>
          <w:sz w:val="20"/>
          <w:szCs w:val="20"/>
        </w:rPr>
        <w:t>5</w:t>
      </w:r>
      <w:r w:rsidRPr="001067F3">
        <w:rPr>
          <w:rFonts w:cstheme="minorHAnsi"/>
          <w:b/>
          <w:color w:val="E18719"/>
          <w:sz w:val="20"/>
          <w:szCs w:val="20"/>
        </w:rPr>
        <w:t xml:space="preserve"> — Estimated Effort &amp; Timeline per New Market</w:t>
      </w:r>
    </w:p>
    <w:p w14:paraId="58F90547" w14:textId="144DC4D8" w:rsidR="00EB1514" w:rsidRPr="001067F3" w:rsidRDefault="00EB1514" w:rsidP="009F47C1">
      <w:pPr>
        <w:spacing w:after="0" w:line="240" w:lineRule="auto"/>
        <w:rPr>
          <w:rFonts w:cstheme="minorHAnsi"/>
          <w:color w:val="3D3D3D"/>
          <w:sz w:val="20"/>
          <w:szCs w:val="20"/>
        </w:rPr>
      </w:pPr>
      <w:r w:rsidRPr="001067F3">
        <w:rPr>
          <w:rFonts w:cstheme="minorHAnsi"/>
          <w:color w:val="3D3D3D"/>
          <w:sz w:val="20"/>
          <w:szCs w:val="20"/>
        </w:rPr>
        <w:t>This section shall provide a documented, evidence-based estimate for onboarding any new market to the platform. The estimate must be grounded in actual data from the Latin American deployment and must include: (a) Configuration effort — number of configuration rows required per table type, based on averages from Brazil, Southern Cone, Mexico, and Wacam onboarding; (b) Data ingestion setup — estimated effort to establish source connections and ingestion pipelines for typical source system profiles (SAP, third-party market data, manual files); (c) KPI harmonization cycle — expected duration for KPI inventory, business rule alignment workshops, conflict resolution, and formal sign-off with business owners; (d) Testing cycle — expected duration for unit testing, golden-data tests, and parallel-run reconciliation for the new market; (e) CDRB review scope — which of the 12 CDRB sections require full review versus lightweight review for subsequent market onboardings; (f) Parallel-run duration — expected duration for running the new market's pipeline alongside legacy systems before cutover; (g) Total elapsed time — end-to-end estimated timeline from onboarding initiation to production go-live, broken down by phase; and (h) Resource requirements — estimated team composition and FTE allocation for a typical new market onboarding. The estimates must be presented in a table format with minimum, expected, and maximum ranges, and must include assumptions and dependencies.</w:t>
      </w:r>
    </w:p>
    <w:p w14:paraId="4251E128" w14:textId="4FC830B6" w:rsidR="00EB1514" w:rsidRPr="001067F3" w:rsidRDefault="00EB1514" w:rsidP="009F47C1">
      <w:pPr>
        <w:spacing w:after="0" w:line="240" w:lineRule="auto"/>
        <w:rPr>
          <w:rFonts w:cstheme="minorHAnsi"/>
          <w:b/>
          <w:color w:val="E18719"/>
          <w:sz w:val="20"/>
          <w:szCs w:val="20"/>
        </w:rPr>
      </w:pPr>
      <w:r w:rsidRPr="001067F3">
        <w:rPr>
          <w:rFonts w:cstheme="minorHAnsi"/>
          <w:b/>
          <w:color w:val="E18719"/>
          <w:sz w:val="20"/>
          <w:szCs w:val="20"/>
        </w:rPr>
        <w:t xml:space="preserve">Section </w:t>
      </w:r>
      <w:r w:rsidR="00E0068F" w:rsidRPr="001067F3">
        <w:rPr>
          <w:rFonts w:cstheme="minorHAnsi"/>
          <w:b/>
          <w:color w:val="E18719"/>
          <w:sz w:val="20"/>
          <w:szCs w:val="20"/>
        </w:rPr>
        <w:t>6</w:t>
      </w:r>
      <w:r w:rsidRPr="001067F3">
        <w:rPr>
          <w:rFonts w:cstheme="minorHAnsi"/>
          <w:b/>
          <w:color w:val="E18719"/>
          <w:sz w:val="20"/>
          <w:szCs w:val="20"/>
        </w:rPr>
        <w:t xml:space="preserve"> — Governance for Global Rollout</w:t>
      </w:r>
    </w:p>
    <w:p w14:paraId="0FEA1CC5" w14:textId="5B5B1F22" w:rsidR="00EB1514" w:rsidRPr="001067F3" w:rsidRDefault="00EB1514" w:rsidP="009F47C1">
      <w:pPr>
        <w:spacing w:after="0" w:line="240" w:lineRule="auto"/>
        <w:rPr>
          <w:rFonts w:cstheme="minorHAnsi"/>
          <w:color w:val="3D3D3D"/>
          <w:sz w:val="20"/>
          <w:szCs w:val="20"/>
        </w:rPr>
      </w:pPr>
      <w:r w:rsidRPr="001067F3">
        <w:rPr>
          <w:rFonts w:cstheme="minorHAnsi"/>
          <w:color w:val="3D3D3D"/>
          <w:sz w:val="20"/>
          <w:szCs w:val="20"/>
        </w:rPr>
        <w:t>This section shall define how the CDRB quality framework applies to future market onboardings beyond Latin America. It must cover: (a) CDRB applicability matrix — which of the 12 sections (A through L) require full review, lightweight review, or are pre-approved for subsequent market onboardings that follow the configuration-only path; (b) Acceptance gate definition — the specific criteria that constitute a "pass" for each new market go-live, including minimum quality gate thresholds, reconciliation tolerance levels, and synthetic test requirements; (c) Change governance — how configuration changes for one market are reviewed to ensure they do not affect other markets' KPI accuracy or pipeline performance; (d) Registry governance — how the KPI registry is maintained as the global source of truth when multiple regions are simultaneously operational, including conflict resolution procedures for KPI definition disagreements between regions; (e) Escalation path — the decision rights and escalation path for resolving cross-region architectural decisions (e.g., a new region requests a Path B engine extension that could affect existing markets); and (f) Continuous improvement — how lessons learned from each new market onboarding feed back into the Playbook, configuration checklists, and CDRB criteria for the next onboarding.</w:t>
      </w:r>
    </w:p>
    <w:p w14:paraId="3D213CE5" w14:textId="0C0C2AB1" w:rsidR="00EB1514" w:rsidRPr="001067F3" w:rsidRDefault="00EB1514" w:rsidP="009F47C1">
      <w:pPr>
        <w:spacing w:after="0" w:line="240" w:lineRule="auto"/>
        <w:rPr>
          <w:rFonts w:cstheme="minorHAnsi"/>
          <w:b/>
          <w:color w:val="E18719"/>
          <w:sz w:val="20"/>
          <w:szCs w:val="20"/>
        </w:rPr>
      </w:pPr>
      <w:r w:rsidRPr="001067F3">
        <w:rPr>
          <w:rFonts w:cstheme="minorHAnsi"/>
          <w:b/>
          <w:color w:val="E18719"/>
          <w:sz w:val="20"/>
          <w:szCs w:val="20"/>
        </w:rPr>
        <w:t xml:space="preserve">Section </w:t>
      </w:r>
      <w:r w:rsidR="00E0068F" w:rsidRPr="001067F3">
        <w:rPr>
          <w:rFonts w:cstheme="minorHAnsi"/>
          <w:b/>
          <w:color w:val="E18719"/>
          <w:sz w:val="20"/>
          <w:szCs w:val="20"/>
        </w:rPr>
        <w:t>7</w:t>
      </w:r>
      <w:r w:rsidRPr="001067F3">
        <w:rPr>
          <w:rFonts w:cstheme="minorHAnsi"/>
          <w:b/>
          <w:color w:val="E18719"/>
          <w:sz w:val="20"/>
          <w:szCs w:val="20"/>
        </w:rPr>
        <w:t xml:space="preserve"> — 20 Validated Configuration-Only Onboarding Examples</w:t>
      </w:r>
    </w:p>
    <w:p w14:paraId="3124C873" w14:textId="42BE2593" w:rsidR="00EB1514" w:rsidRPr="001067F3" w:rsidRDefault="00EB1514" w:rsidP="009F47C1">
      <w:pPr>
        <w:spacing w:after="0" w:line="240" w:lineRule="auto"/>
        <w:rPr>
          <w:rFonts w:cstheme="minorHAnsi"/>
          <w:color w:val="3D3D3D"/>
          <w:sz w:val="20"/>
          <w:szCs w:val="20"/>
        </w:rPr>
      </w:pPr>
      <w:r w:rsidRPr="001067F3">
        <w:rPr>
          <w:rFonts w:cstheme="minorHAnsi"/>
          <w:color w:val="3D3D3D"/>
          <w:sz w:val="20"/>
          <w:szCs w:val="20"/>
        </w:rPr>
        <w:t>This section shall document at least twenty (20) true, validated examples demonstrating configuration-only market onboarding, using North America as the reference target. Each example must be a discrete, end-to-end scenario covering a specific data domain or KPI type, and must include: (a) Scenario description — what business domain, KPI, or data flow is being onboarded; (b) Configuration changes — the exact configuration rows added or modified across the configuration table types; (c) Code change status — explicit confirmation of zero code changes (automated diff evidence); (d) Pipeline execution — run log showing successful end-to-end processing through all 8 blocks; (e) KPI output — verified output values against expected results; and (f) CDRB criteria met — which CDRB sections were validated by this example. Examples must collectively cover all  business domains in scope and demonstrate both Path A (registry extension) and Path B (engine extension) scenarios where applicable.</w:t>
      </w:r>
    </w:p>
    <w:p w14:paraId="2681336B" w14:textId="05185214" w:rsidR="00EB1514" w:rsidRPr="001067F3" w:rsidRDefault="00EB1514" w:rsidP="009F47C1">
      <w:pPr>
        <w:spacing w:after="0" w:line="240" w:lineRule="auto"/>
        <w:rPr>
          <w:rFonts w:cstheme="minorHAnsi"/>
          <w:b/>
          <w:color w:val="E18719"/>
          <w:sz w:val="20"/>
          <w:szCs w:val="20"/>
        </w:rPr>
      </w:pPr>
      <w:r w:rsidRPr="001067F3">
        <w:rPr>
          <w:rFonts w:cstheme="minorHAnsi"/>
          <w:b/>
          <w:color w:val="E18719"/>
          <w:sz w:val="20"/>
          <w:szCs w:val="20"/>
        </w:rPr>
        <w:t xml:space="preserve">Section </w:t>
      </w:r>
      <w:r w:rsidR="00A9290E" w:rsidRPr="001067F3">
        <w:rPr>
          <w:rFonts w:cstheme="minorHAnsi"/>
          <w:b/>
          <w:color w:val="E18719"/>
          <w:sz w:val="20"/>
          <w:szCs w:val="20"/>
        </w:rPr>
        <w:t>8</w:t>
      </w:r>
      <w:r w:rsidRPr="001067F3">
        <w:rPr>
          <w:rFonts w:cstheme="minorHAnsi"/>
          <w:b/>
          <w:color w:val="E18719"/>
          <w:sz w:val="20"/>
          <w:szCs w:val="20"/>
        </w:rPr>
        <w:t xml:space="preserve"> — Acceptance Criteria for the Playbook</w:t>
      </w:r>
    </w:p>
    <w:p w14:paraId="413F526E" w14:textId="17C1CD7D" w:rsidR="00EB1514" w:rsidRPr="0080092E" w:rsidRDefault="00EB1514" w:rsidP="009F47C1">
      <w:pPr>
        <w:spacing w:after="0" w:line="240" w:lineRule="auto"/>
        <w:rPr>
          <w:rFonts w:cstheme="minorHAnsi"/>
          <w:color w:val="3D3D3D"/>
          <w:sz w:val="20"/>
          <w:szCs w:val="20"/>
        </w:rPr>
      </w:pPr>
      <w:r w:rsidRPr="001067F3">
        <w:rPr>
          <w:rFonts w:cstheme="minorHAnsi"/>
          <w:color w:val="3D3D3D"/>
          <w:sz w:val="20"/>
          <w:szCs w:val="20"/>
        </w:rPr>
        <w:t xml:space="preserve">The Global Scalability Playbook shall be accepted by MONDELEZ when all of the following conditions are met: (a) All seven content sections (1 through 7) are complete and have been reviewed by the CDRB; (b) The synthetic market test (Section 3) passes with zero code changes and full CDRB sign-off; (c) </w:t>
      </w:r>
      <w:r w:rsidR="00A9290E" w:rsidRPr="001067F3">
        <w:rPr>
          <w:rFonts w:cstheme="minorHAnsi"/>
          <w:color w:val="3D3D3D"/>
          <w:sz w:val="20"/>
          <w:szCs w:val="20"/>
        </w:rPr>
        <w:t xml:space="preserve">new market </w:t>
      </w:r>
      <w:r w:rsidRPr="001067F3">
        <w:rPr>
          <w:rFonts w:cstheme="minorHAnsi"/>
          <w:color w:val="3D3D3D"/>
          <w:sz w:val="20"/>
          <w:szCs w:val="20"/>
        </w:rPr>
        <w:t>onboarding evidence (Section 4) confirms configuration-only deployment with reconciliation within agreed tolerance; (d) At least 20 validated examples (Section 8) are documented with automated code-diff evidence; (e) The effort estimation model (Section 6) is reviewed and endorsed by MONDELEZ project leadership; (f) The governance model (Section 7) is approved by MONDELEZ D&amp;A leadership and the Global D&amp;A Product team; and (g) The Playbook is published in the project documentation repository and accessible to all stakeholders. Rejection of the Playbook shall require written justification identifying specific deficiencies.</w:t>
      </w:r>
    </w:p>
    <w:sectPr w:rsidR="00EB1514" w:rsidRPr="0080092E" w:rsidSect="002C71ED">
      <w:headerReference w:type="default" r:id="rId33"/>
      <w:footerReference w:type="even" r:id="rId34"/>
      <w:footerReference w:type="default" r:id="rId35"/>
      <w:footerReference w:type="first" r:id="rId36"/>
      <w:pgSz w:w="12240" w:h="15840"/>
      <w:pgMar w:top="990" w:right="900" w:bottom="1276" w:left="851" w:header="450" w:footer="53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im Kemp" w:date="2026-10-23T13:19:00Z" w:initials="TK">
    <w:p w14:paraId="7E08DEE9" w14:textId="06D25A45" w:rsidR="00C64C51" w:rsidRDefault="00C64C51">
      <w:pPr>
        <w:pStyle w:val="CommentText"/>
      </w:pPr>
      <w:r>
        <w:rPr>
          <w:rStyle w:val="CommentReference"/>
        </w:rPr>
        <w:annotationRef/>
      </w:r>
      <w:r w:rsidRPr="7C8E76DF">
        <w:t>change to Lingaro USA Mondelez USA</w:t>
      </w:r>
    </w:p>
  </w:comment>
  <w:comment w:id="3" w:author="Tim Kemp" w:date="2026-10-23T14:28:00Z" w:initials="KT(">
    <w:p w14:paraId="314B0B55" w14:textId="77777777" w:rsidR="00F77F76" w:rsidRDefault="00F77F76" w:rsidP="00F77F76">
      <w:r>
        <w:rPr>
          <w:rStyle w:val="CommentReference"/>
        </w:rPr>
        <w:annotationRef/>
      </w:r>
      <w:r>
        <w:rPr>
          <w:sz w:val="20"/>
          <w:szCs w:val="20"/>
        </w:rPr>
        <w:t>I added #s here before turning on track changes sorry</w:t>
      </w:r>
    </w:p>
  </w:comment>
  <w:comment w:id="4" w:author="Ewelina Gawrych-Płoszczyńska" w:date="2026-10-26T15:02:00Z" w:initials="EG">
    <w:p w14:paraId="3BBA9FA1" w14:textId="39723C2A" w:rsidR="002E13EA" w:rsidRDefault="002E13EA" w:rsidP="002E13EA">
      <w:pPr>
        <w:pStyle w:val="CommentText"/>
      </w:pPr>
      <w:r>
        <w:rPr>
          <w:rStyle w:val="CommentReference"/>
        </w:rPr>
        <w:annotationRef/>
      </w:r>
      <w:r>
        <w:fldChar w:fldCharType="begin"/>
      </w:r>
      <w:r>
        <w:instrText>HYPERLINK "mailto:mariusz.malkowicz@lingarogroup.com"</w:instrText>
      </w:r>
      <w:bookmarkStart w:id="6" w:name="_@_D3C44BECE193495A9E5E30F1721169A4Z"/>
      <w:r>
        <w:fldChar w:fldCharType="separate"/>
      </w:r>
      <w:bookmarkEnd w:id="6"/>
      <w:r w:rsidRPr="002E13EA">
        <w:rPr>
          <w:rStyle w:val="Mention"/>
          <w:noProof/>
        </w:rPr>
        <w:t>@Mariusz</w:t>
      </w:r>
      <w:r>
        <w:fldChar w:fldCharType="end"/>
      </w:r>
      <w:r>
        <w:t xml:space="preserve"> lets add here investments</w:t>
      </w:r>
    </w:p>
  </w:comment>
  <w:comment w:id="11" w:author="Tim Kemp" w:date="2026-10-23T16:25:00Z" w:initials="KT(">
    <w:p w14:paraId="5ADE66D9" w14:textId="77777777" w:rsidR="00165F21" w:rsidRDefault="00165F21" w:rsidP="00165F21">
      <w:r>
        <w:rPr>
          <w:rStyle w:val="CommentReference"/>
        </w:rPr>
        <w:annotationRef/>
      </w:r>
      <w:r>
        <w:rPr>
          <w:sz w:val="20"/>
          <w:szCs w:val="20"/>
        </w:rPr>
        <w:t>Read this make sure it's not BS.</w:t>
      </w:r>
    </w:p>
  </w:comment>
  <w:comment w:id="10" w:author="Tim Kemp" w:date="2026-10-23T16:27:00Z" w:initials="KT(">
    <w:p w14:paraId="72FE1579" w14:textId="77777777" w:rsidR="006157AB" w:rsidRDefault="006157AB" w:rsidP="006157AB">
      <w:r>
        <w:rPr>
          <w:rStyle w:val="CommentReference"/>
        </w:rPr>
        <w:annotationRef/>
      </w:r>
      <w:r>
        <w:rPr>
          <w:sz w:val="20"/>
          <w:szCs w:val="20"/>
        </w:rPr>
        <w:t>NOTE TO MDLZ: This needs to be defined up front in the SOW, not left to the appendix.</w:t>
      </w:r>
    </w:p>
  </w:comment>
  <w:comment w:id="47" w:author="Tim Kemp" w:date="2026-10-23T14:29:00Z" w:initials="KT(">
    <w:p w14:paraId="0D0D28BA" w14:textId="77777777" w:rsidR="00215595" w:rsidRDefault="00215595" w:rsidP="00215595">
      <w:r>
        <w:rPr>
          <w:rStyle w:val="CommentReference"/>
        </w:rPr>
        <w:annotationRef/>
      </w:r>
      <w:r>
        <w:rPr>
          <w:sz w:val="20"/>
          <w:szCs w:val="20"/>
        </w:rPr>
        <w:t>what is this</w:t>
      </w:r>
    </w:p>
  </w:comment>
  <w:comment w:id="49" w:author="Tim Kemp" w:date="2026-10-26T11:17:00Z" w:initials="KT(">
    <w:p w14:paraId="0EFCC75E" w14:textId="77777777" w:rsidR="00E66C36" w:rsidRDefault="00E66C36" w:rsidP="00E66C36">
      <w:r>
        <w:rPr>
          <w:rStyle w:val="CommentReference"/>
        </w:rPr>
        <w:annotationRef/>
      </w:r>
      <w:r>
        <w:rPr>
          <w:sz w:val="20"/>
          <w:szCs w:val="20"/>
        </w:rPr>
        <w:t xml:space="preserve">TODO: Add Attaccama </w:t>
      </w:r>
    </w:p>
  </w:comment>
  <w:comment w:id="66" w:author="Tim Kemp" w:date="2026-10-23T14:30:00Z" w:initials="KT(">
    <w:p w14:paraId="560358CD" w14:textId="77777777" w:rsidR="003C5F3F" w:rsidRDefault="003C5F3F" w:rsidP="003C5F3F">
      <w:r>
        <w:rPr>
          <w:rStyle w:val="CommentReference"/>
        </w:rPr>
        <w:annotationRef/>
      </w:r>
      <w:r>
        <w:rPr>
          <w:sz w:val="20"/>
          <w:szCs w:val="20"/>
        </w:rPr>
        <w:t>impossible</w:t>
      </w:r>
    </w:p>
  </w:comment>
  <w:comment w:id="67" w:author="Tim Kemp" w:date="2026-10-23T14:31:00Z" w:initials="KT(">
    <w:p w14:paraId="079FF684" w14:textId="77777777" w:rsidR="00364048" w:rsidRDefault="00364048" w:rsidP="00364048">
      <w:r>
        <w:rPr>
          <w:rStyle w:val="CommentReference"/>
        </w:rPr>
        <w:annotationRef/>
      </w:r>
      <w:r>
        <w:rPr>
          <w:sz w:val="20"/>
          <w:szCs w:val="20"/>
        </w:rPr>
        <w:t>or is this output of workshop actually. maybe this is right</w:t>
      </w:r>
    </w:p>
  </w:comment>
  <w:comment w:id="70" w:author="Tim Kemp" w:date="2026-10-23T14:31:00Z" w:initials="KT(">
    <w:p w14:paraId="4CEA6ABA" w14:textId="77777777" w:rsidR="003C5F3F" w:rsidRDefault="003C5F3F" w:rsidP="003C5F3F">
      <w:r>
        <w:rPr>
          <w:rStyle w:val="CommentReference"/>
        </w:rPr>
        <w:annotationRef/>
      </w:r>
      <w:r>
        <w:rPr>
          <w:sz w:val="20"/>
          <w:szCs w:val="20"/>
        </w:rPr>
        <w:t>impossible - work doesn't start until nov 2</w:t>
      </w:r>
    </w:p>
  </w:comment>
  <w:comment w:id="71" w:author="Tim Kemp" w:date="2026-10-23T14:32:00Z" w:initials="KT(">
    <w:p w14:paraId="0F0A5502" w14:textId="77777777" w:rsidR="00FC3B3B" w:rsidRDefault="00FC3B3B" w:rsidP="00FC3B3B">
      <w:r>
        <w:rPr>
          <w:rStyle w:val="CommentReference"/>
        </w:rPr>
        <w:annotationRef/>
      </w:r>
      <w:r>
        <w:rPr>
          <w:sz w:val="20"/>
          <w:szCs w:val="20"/>
        </w:rPr>
        <w:t>expand on this - available for what, containing what etc.</w:t>
      </w:r>
    </w:p>
  </w:comment>
  <w:comment w:id="78" w:author="Tim Kemp" w:date="2026-10-23T14:33:00Z" w:initials="KT(">
    <w:p w14:paraId="37B2EC69" w14:textId="77777777" w:rsidR="000A2CFD" w:rsidRDefault="000A2CFD" w:rsidP="000A2CFD">
      <w:r>
        <w:rPr>
          <w:rStyle w:val="CommentReference"/>
        </w:rPr>
        <w:annotationRef/>
      </w:r>
      <w:r>
        <w:rPr>
          <w:sz w:val="20"/>
          <w:szCs w:val="20"/>
        </w:rPr>
        <w:t>well at least we know this section wasn't drafted by AI</w:t>
      </w:r>
    </w:p>
  </w:comment>
  <w:comment w:id="85" w:author="Tim Kemp" w:date="2026-10-23T14:35:00Z" w:initials="KT(">
    <w:p w14:paraId="2429904D" w14:textId="77777777" w:rsidR="000B40C4" w:rsidRDefault="000B40C4" w:rsidP="000B40C4">
      <w:r>
        <w:rPr>
          <w:rStyle w:val="CommentReference"/>
        </w:rPr>
        <w:annotationRef/>
      </w:r>
      <w:r>
        <w:rPr>
          <w:sz w:val="20"/>
          <w:szCs w:val="20"/>
        </w:rPr>
        <w:t>TODO: find &amp; replace Data Bricks with Databricks</w:t>
      </w:r>
    </w:p>
  </w:comment>
  <w:comment w:id="90" w:author="Tim Kemp" w:date="2026-10-23T14:36:00Z" w:initials="KT(">
    <w:p w14:paraId="2309B7BB" w14:textId="77777777" w:rsidR="007E7A43" w:rsidRDefault="007E7A43" w:rsidP="007E7A43">
      <w:r>
        <w:rPr>
          <w:rStyle w:val="CommentReference"/>
        </w:rPr>
        <w:annotationRef/>
      </w:r>
      <w:r>
        <w:rPr>
          <w:sz w:val="20"/>
          <w:szCs w:val="20"/>
        </w:rPr>
        <w:t>which - exploration zone? prod?</w:t>
      </w:r>
    </w:p>
  </w:comment>
  <w:comment w:id="91" w:author="Tim Kemp" w:date="2026-10-23T14:36:00Z" w:initials="KT(">
    <w:p w14:paraId="29817C90" w14:textId="77777777" w:rsidR="007E7A43" w:rsidRDefault="007E7A43" w:rsidP="007E7A43">
      <w:r>
        <w:rPr>
          <w:rStyle w:val="CommentReference"/>
        </w:rPr>
        <w:annotationRef/>
      </w:r>
      <w:r>
        <w:rPr>
          <w:sz w:val="20"/>
          <w:szCs w:val="20"/>
        </w:rPr>
        <w:t>signoff needs a date - not ok with "by nov 2 and maybe we can tweak until March 31" - we need to put a real date</w:t>
      </w:r>
    </w:p>
  </w:comment>
  <w:comment w:id="104" w:author="Tim Kemp" w:date="2026-10-23T14:37:00Z" w:initials="KT(">
    <w:p w14:paraId="3E454D12" w14:textId="77777777" w:rsidR="00C751C5" w:rsidRDefault="00C751C5" w:rsidP="00C751C5">
      <w:r>
        <w:rPr>
          <w:rStyle w:val="CommentReference"/>
        </w:rPr>
        <w:annotationRef/>
      </w:r>
      <w:r>
        <w:rPr>
          <w:sz w:val="20"/>
          <w:szCs w:val="20"/>
        </w:rPr>
        <w:t>Built by whom?</w:t>
      </w:r>
    </w:p>
    <w:p w14:paraId="7C685261" w14:textId="77777777" w:rsidR="00C751C5" w:rsidRDefault="00C751C5" w:rsidP="00C751C5">
      <w:r>
        <w:rPr>
          <w:sz w:val="20"/>
          <w:szCs w:val="20"/>
        </w:rPr>
        <w:t>Needs a dependency date.</w:t>
      </w:r>
    </w:p>
  </w:comment>
  <w:comment w:id="112" w:author="Tim Kemp" w:date="2026-10-23T14:43:00Z" w:initials="KT(">
    <w:p w14:paraId="0C900F1F" w14:textId="77777777" w:rsidR="00051427" w:rsidRDefault="00051427" w:rsidP="00051427">
      <w:r>
        <w:rPr>
          <w:rStyle w:val="CommentReference"/>
        </w:rPr>
        <w:annotationRef/>
      </w:r>
      <w:r>
        <w:rPr>
          <w:sz w:val="20"/>
          <w:szCs w:val="20"/>
        </w:rPr>
        <w:t>This in a contractual sense is meaningless because there is no way to objectively quantify completion of requirements. What burden  or obligation does this place on either of the parties? It has no clarifying power either without reference to a deliverable.</w:t>
      </w:r>
    </w:p>
    <w:p w14:paraId="0DA0CD77" w14:textId="77777777" w:rsidR="00051427" w:rsidRDefault="00051427" w:rsidP="00051427"/>
    <w:p w14:paraId="4C04091A" w14:textId="77777777" w:rsidR="00051427" w:rsidRDefault="00051427" w:rsidP="00051427">
      <w:r>
        <w:rPr>
          <w:sz w:val="20"/>
          <w:szCs w:val="20"/>
        </w:rPr>
        <w:t>Perhaps the intent is to say that we will do most of the work up front for e.g. Supply Chain OTC but not others?</w:t>
      </w:r>
    </w:p>
  </w:comment>
  <w:comment w:id="113" w:author="Tim Kemp" w:date="2026-10-23T14:44:00Z" w:initials="KT(">
    <w:p w14:paraId="02C3B2AF" w14:textId="77777777" w:rsidR="00875F73" w:rsidRDefault="00875F73" w:rsidP="00875F73">
      <w:r>
        <w:rPr>
          <w:rStyle w:val="CommentReference"/>
        </w:rPr>
        <w:annotationRef/>
      </w:r>
      <w:r>
        <w:rPr>
          <w:sz w:val="20"/>
          <w:szCs w:val="20"/>
        </w:rPr>
        <w:t>You coudl replace this entire table with a single sentence: "The intent is to clarify the majority of requirements for each of the product streams by end of year 2026, with full finalization completed by March 31 2027."</w:t>
      </w:r>
    </w:p>
  </w:comment>
  <w:comment w:id="114" w:author="Tim Kemp" w:date="2026-10-23T14:44:00Z" w:initials="KT(">
    <w:p w14:paraId="7D177976" w14:textId="77777777" w:rsidR="00D952D2" w:rsidRDefault="00D952D2" w:rsidP="00D952D2">
      <w:r>
        <w:rPr>
          <w:rStyle w:val="CommentReference"/>
        </w:rPr>
        <w:annotationRef/>
      </w:r>
      <w:r>
        <w:rPr>
          <w:sz w:val="20"/>
          <w:szCs w:val="20"/>
        </w:rPr>
        <w:t>No constraint at all?</w:t>
      </w:r>
    </w:p>
  </w:comment>
  <w:comment w:id="115" w:author="Tim Kemp" w:date="2026-10-23T14:44:00Z" w:initials="KT(">
    <w:p w14:paraId="6CCEE847" w14:textId="77777777" w:rsidR="00D952D2" w:rsidRDefault="00D952D2" w:rsidP="00D952D2">
      <w:r>
        <w:rPr>
          <w:rStyle w:val="CommentReference"/>
        </w:rPr>
        <w:annotationRef/>
      </w:r>
      <w:r>
        <w:rPr>
          <w:sz w:val="20"/>
          <w:szCs w:val="20"/>
        </w:rPr>
        <w:t>I doubt that...</w:t>
      </w:r>
    </w:p>
  </w:comment>
  <w:comment w:id="116" w:author="Tim Kemp" w:date="2026-10-23T14:46:00Z" w:initials="KT(">
    <w:p w14:paraId="64054141" w14:textId="77777777" w:rsidR="00072D9B" w:rsidRDefault="00D16CC7" w:rsidP="00072D9B">
      <w:r>
        <w:rPr>
          <w:rStyle w:val="CommentReference"/>
        </w:rPr>
        <w:annotationRef/>
      </w:r>
      <w:r w:rsidR="00072D9B">
        <w:rPr>
          <w:sz w:val="20"/>
          <w:szCs w:val="20"/>
        </w:rPr>
        <w:t>TODO: add dependency, obviously, or language here "all AVAILABLE data"</w:t>
      </w:r>
    </w:p>
  </w:comment>
  <w:comment w:id="119" w:author="Tim Kemp" w:date="2026-10-23T14:47:00Z" w:initials="KT(">
    <w:p w14:paraId="297E3966" w14:textId="43282F5E" w:rsidR="00E857E1" w:rsidRDefault="00E857E1" w:rsidP="00E857E1">
      <w:r>
        <w:rPr>
          <w:rStyle w:val="CommentReference"/>
        </w:rPr>
        <w:annotationRef/>
      </w:r>
      <w:r>
        <w:rPr>
          <w:sz w:val="20"/>
          <w:szCs w:val="20"/>
        </w:rPr>
        <w:t xml:space="preserve">they're not paying for resources. this is actually in mdlz favor but we have to stick firm to that principle </w:t>
      </w:r>
    </w:p>
  </w:comment>
  <w:comment w:id="124" w:author="Tim Kemp" w:date="2026-10-23T14:45:00Z" w:initials="KT(">
    <w:p w14:paraId="44ADAEE5" w14:textId="77777777" w:rsidR="00072D9B" w:rsidRDefault="000C201E" w:rsidP="00072D9B">
      <w:r>
        <w:rPr>
          <w:rStyle w:val="CommentReference"/>
        </w:rPr>
        <w:annotationRef/>
      </w:r>
      <w:r w:rsidR="00072D9B">
        <w:rPr>
          <w:sz w:val="20"/>
          <w:szCs w:val="20"/>
        </w:rPr>
        <w:t>TODO: This is a deliverable, make sure it's tracked in table of deliverables.</w:t>
      </w:r>
    </w:p>
  </w:comment>
  <w:comment w:id="127" w:author="Tim Kemp" w:date="2026-10-23T14:49:00Z" w:initials="KT(">
    <w:p w14:paraId="1F2712B5" w14:textId="77777777" w:rsidR="00072D9B" w:rsidRDefault="002B15EA" w:rsidP="00072D9B">
      <w:r>
        <w:rPr>
          <w:rStyle w:val="CommentReference"/>
        </w:rPr>
        <w:annotationRef/>
      </w:r>
      <w:r w:rsidR="00072D9B">
        <w:rPr>
          <w:sz w:val="20"/>
          <w:szCs w:val="20"/>
        </w:rPr>
        <w:t>TODO: add dependency: SPOC for this team (this pattern for everything where we're required to interface with teams at mdlz not under matrix AI owner's control)</w:t>
      </w:r>
    </w:p>
  </w:comment>
  <w:comment w:id="128" w:author="Tim Kemp" w:date="2026-10-23T14:50:00Z" w:initials="KT(">
    <w:p w14:paraId="4BD1E3BE" w14:textId="49D88CC1" w:rsidR="00072D9B" w:rsidRDefault="00072D9B" w:rsidP="00072D9B">
      <w:r>
        <w:rPr>
          <w:rStyle w:val="CommentReference"/>
        </w:rPr>
        <w:annotationRef/>
      </w:r>
      <w:r>
        <w:rPr>
          <w:sz w:val="20"/>
          <w:szCs w:val="20"/>
        </w:rPr>
        <w:t>TODO: add dependency - on demand, low latency access to these</w:t>
      </w:r>
    </w:p>
  </w:comment>
  <w:comment w:id="131" w:author="Tim Kemp" w:date="2026-10-23T14:51:00Z" w:initials="KT(">
    <w:p w14:paraId="60B6F82C" w14:textId="77777777" w:rsidR="00E619A2" w:rsidRDefault="00E619A2" w:rsidP="00E619A2">
      <w:r>
        <w:rPr>
          <w:rStyle w:val="CommentReference"/>
        </w:rPr>
        <w:annotationRef/>
      </w:r>
      <w:r>
        <w:rPr>
          <w:sz w:val="20"/>
          <w:szCs w:val="20"/>
        </w:rPr>
        <w:t>TODO: add deliverable if it's not there</w:t>
      </w:r>
    </w:p>
  </w:comment>
  <w:comment w:id="133" w:author="Tim Kemp" w:date="2026-10-23T14:53:00Z" w:initials="KT(">
    <w:p w14:paraId="1C6774AD" w14:textId="77777777" w:rsidR="001F70B3" w:rsidRDefault="001F70B3" w:rsidP="001F70B3">
      <w:r>
        <w:rPr>
          <w:rStyle w:val="CommentReference"/>
        </w:rPr>
        <w:annotationRef/>
      </w:r>
      <w:r>
        <w:rPr>
          <w:sz w:val="20"/>
          <w:szCs w:val="20"/>
        </w:rPr>
        <w:t>TODO: add dependency</w:t>
      </w:r>
    </w:p>
  </w:comment>
  <w:comment w:id="136" w:author="Tim Kemp" w:date="2026-10-23T14:51:00Z" w:initials="KT(">
    <w:p w14:paraId="43F16960" w14:textId="77777777" w:rsidR="00BD692F" w:rsidRDefault="00E619A2" w:rsidP="00BD692F">
      <w:r>
        <w:rPr>
          <w:rStyle w:val="CommentReference"/>
        </w:rPr>
        <w:annotationRef/>
      </w:r>
      <w:r w:rsidR="00BD692F">
        <w:rPr>
          <w:sz w:val="20"/>
          <w:szCs w:val="20"/>
        </w:rPr>
        <w:t>TODO: make sure in deliverables</w:t>
      </w:r>
    </w:p>
  </w:comment>
  <w:comment w:id="137" w:author="Tim Kemp" w:date="2026-10-23T14:53:00Z" w:initials="KT(">
    <w:p w14:paraId="70A55D54" w14:textId="77777777" w:rsidR="00BF6F37" w:rsidRDefault="00BF6F37" w:rsidP="00BF6F37">
      <w:r>
        <w:rPr>
          <w:rStyle w:val="CommentReference"/>
        </w:rPr>
        <w:annotationRef/>
      </w:r>
      <w:r>
        <w:rPr>
          <w:sz w:val="20"/>
          <w:szCs w:val="20"/>
        </w:rPr>
        <w:t>TODO: Dependency on access to these</w:t>
      </w:r>
    </w:p>
  </w:comment>
  <w:comment w:id="138" w:author="Tim Kemp" w:date="2026-10-23T14:53:00Z" w:initials="KT(">
    <w:p w14:paraId="781E544E" w14:textId="77777777" w:rsidR="00BF6F37" w:rsidRDefault="00BF6F37" w:rsidP="00BF6F37">
      <w:r>
        <w:rPr>
          <w:rStyle w:val="CommentReference"/>
        </w:rPr>
        <w:annotationRef/>
      </w:r>
      <w:r>
        <w:rPr>
          <w:sz w:val="20"/>
          <w:szCs w:val="20"/>
        </w:rPr>
        <w:t>TODO: make sure in deliverables</w:t>
      </w:r>
    </w:p>
  </w:comment>
  <w:comment w:id="139" w:author="Tim Kemp" w:date="2026-10-23T14:54:00Z" w:initials="KT(">
    <w:p w14:paraId="360898F6" w14:textId="77777777" w:rsidR="005C7D25" w:rsidRDefault="005C7D25" w:rsidP="005C7D25">
      <w:r>
        <w:rPr>
          <w:rStyle w:val="CommentReference"/>
        </w:rPr>
        <w:annotationRef/>
      </w:r>
      <w:r>
        <w:rPr>
          <w:sz w:val="20"/>
          <w:szCs w:val="20"/>
        </w:rPr>
        <w:t>TODO: make sure in deliverables</w:t>
      </w:r>
    </w:p>
    <w:p w14:paraId="3C7B9944" w14:textId="77777777" w:rsidR="005C7D25" w:rsidRDefault="005C7D25" w:rsidP="005C7D25">
      <w:r>
        <w:rPr>
          <w:sz w:val="20"/>
          <w:szCs w:val="20"/>
        </w:rPr>
        <w:t>also check for dependencies i'm getting bored of writing the same comment so just do that for each of these blocks from now on</w:t>
      </w:r>
    </w:p>
  </w:comment>
  <w:comment w:id="140" w:author="Tim Kemp" w:date="2026-10-23T14:55:00Z" w:initials="KT(">
    <w:p w14:paraId="2982A066" w14:textId="77777777" w:rsidR="005C7D25" w:rsidRDefault="005C7D25" w:rsidP="005C7D25">
      <w:r>
        <w:rPr>
          <w:rStyle w:val="CommentReference"/>
        </w:rPr>
        <w:annotationRef/>
      </w:r>
      <w:r>
        <w:rPr>
          <w:sz w:val="20"/>
          <w:szCs w:val="20"/>
        </w:rPr>
        <w:t>TODO: blah blah you know the drill - deliverable, dependency</w:t>
      </w:r>
    </w:p>
  </w:comment>
  <w:comment w:id="141" w:author="Tim Kemp" w:date="2026-10-23T14:55:00Z" w:initials="KT(">
    <w:p w14:paraId="7F38E484" w14:textId="77777777" w:rsidR="00F86CC8" w:rsidRDefault="00F86CC8" w:rsidP="00F86CC8">
      <w:r>
        <w:rPr>
          <w:rStyle w:val="CommentReference"/>
        </w:rPr>
        <w:annotationRef/>
      </w:r>
      <w:r>
        <w:rPr>
          <w:sz w:val="20"/>
          <w:szCs w:val="20"/>
        </w:rPr>
        <w:t>approval signoff by when?</w:t>
      </w:r>
    </w:p>
    <w:p w14:paraId="44A391F7" w14:textId="77777777" w:rsidR="00F86CC8" w:rsidRDefault="00F86CC8" w:rsidP="00F86CC8"/>
    <w:p w14:paraId="755C44B4" w14:textId="77777777" w:rsidR="00F86CC8" w:rsidRDefault="00F86CC8" w:rsidP="00F86CC8">
      <w:r>
        <w:rPr>
          <w:sz w:val="20"/>
          <w:szCs w:val="20"/>
        </w:rPr>
        <w:t>TODO: Depdencency or assumption on this</w:t>
      </w:r>
    </w:p>
  </w:comment>
  <w:comment w:id="142" w:author="Tim Kemp" w:date="2026-10-23T14:55:00Z" w:initials="KT(">
    <w:p w14:paraId="2F606A74" w14:textId="77777777" w:rsidR="00F86CC8" w:rsidRDefault="00F86CC8" w:rsidP="00F86CC8">
      <w:r>
        <w:rPr>
          <w:rStyle w:val="CommentReference"/>
        </w:rPr>
        <w:annotationRef/>
      </w:r>
      <w:r>
        <w:rPr>
          <w:sz w:val="20"/>
          <w:szCs w:val="20"/>
        </w:rPr>
        <w:t>TODO: dep</w:t>
      </w:r>
    </w:p>
  </w:comment>
  <w:comment w:id="144" w:author="Tim Kemp" w:date="2026-10-23T14:57:00Z" w:initials="KT(">
    <w:p w14:paraId="6F4E8646" w14:textId="77777777" w:rsidR="00417DFF" w:rsidRDefault="00417DFF" w:rsidP="00417DFF">
      <w:r>
        <w:rPr>
          <w:rStyle w:val="CommentReference"/>
        </w:rPr>
        <w:annotationRef/>
      </w:r>
      <w:r>
        <w:rPr>
          <w:sz w:val="20"/>
          <w:szCs w:val="20"/>
        </w:rPr>
        <w:t>TODO: double triple quadruple check and make sure this list is exhaustive.</w:t>
      </w:r>
    </w:p>
  </w:comment>
  <w:comment w:id="147" w:author="Tim Kemp" w:date="2026-10-23T14:58:00Z" w:initials="KT(">
    <w:p w14:paraId="636A8768" w14:textId="77777777" w:rsidR="00813072" w:rsidRDefault="00813072" w:rsidP="00813072">
      <w:r>
        <w:rPr>
          <w:rStyle w:val="CommentReference"/>
        </w:rPr>
        <w:annotationRef/>
      </w:r>
      <w:r>
        <w:rPr>
          <w:sz w:val="20"/>
          <w:szCs w:val="20"/>
        </w:rPr>
        <w:t>duplicated sentence</w:t>
      </w:r>
    </w:p>
  </w:comment>
  <w:comment w:id="150" w:author="Tim Kemp" w:date="2026-10-23T15:02:00Z" w:initials="KT(">
    <w:p w14:paraId="4E3138A7" w14:textId="77777777" w:rsidR="0017156B" w:rsidRDefault="0017156B" w:rsidP="0017156B">
      <w:r>
        <w:rPr>
          <w:rStyle w:val="CommentReference"/>
        </w:rPr>
        <w:annotationRef/>
      </w:r>
      <w:r>
        <w:rPr>
          <w:sz w:val="20"/>
          <w:szCs w:val="20"/>
        </w:rPr>
        <w:t>I haven't seen this, certainly haven't agreed to be bound by it.</w:t>
      </w:r>
    </w:p>
  </w:comment>
  <w:comment w:id="148" w:author="Tim Kemp" w:date="2026-10-23T14:59:00Z" w:initials="KT(">
    <w:p w14:paraId="531461D9" w14:textId="77777777" w:rsidR="004325AB" w:rsidRDefault="004325AB" w:rsidP="004325AB">
      <w:r>
        <w:rPr>
          <w:rStyle w:val="CommentReference"/>
        </w:rPr>
        <w:annotationRef/>
      </w:r>
      <w:r>
        <w:rPr>
          <w:sz w:val="20"/>
          <w:szCs w:val="20"/>
        </w:rPr>
        <w:t xml:space="preserve">This is so problematic I'm not sure where to start. </w:t>
      </w:r>
    </w:p>
  </w:comment>
  <w:comment w:id="149" w:author="Tim Kemp" w:date="2026-10-26T11:13:00Z" w:initials="KT(">
    <w:p w14:paraId="6FBBF718" w14:textId="77777777" w:rsidR="00C23B01" w:rsidRDefault="00C23B01" w:rsidP="00C23B01">
      <w:r>
        <w:rPr>
          <w:rStyle w:val="CommentReference"/>
        </w:rPr>
        <w:annotationRef/>
      </w:r>
      <w:r>
        <w:rPr>
          <w:sz w:val="20"/>
          <w:szCs w:val="20"/>
        </w:rPr>
        <w:t xml:space="preserve">it looks better now with fresh eyes actually but i still want some version of the text i added after </w:t>
      </w:r>
    </w:p>
  </w:comment>
  <w:comment w:id="174" w:author="Tim Kemp" w:date="2026-10-23T15:05:00Z" w:initials="KT(">
    <w:p w14:paraId="29324F7B" w14:textId="77777777" w:rsidR="007518F5" w:rsidRDefault="007518F5" w:rsidP="007518F5">
      <w:r>
        <w:rPr>
          <w:rStyle w:val="CommentReference"/>
        </w:rPr>
        <w:annotationRef/>
      </w:r>
      <w:r>
        <w:rPr>
          <w:sz w:val="20"/>
          <w:szCs w:val="20"/>
        </w:rPr>
        <w:t>Fine</w:t>
      </w:r>
    </w:p>
  </w:comment>
  <w:comment w:id="177" w:author="Tim Kemp" w:date="2026-10-23T15:15:00Z" w:initials="KT(">
    <w:p w14:paraId="0EC13893" w14:textId="77777777" w:rsidR="00C63435" w:rsidRDefault="00C63435" w:rsidP="00C63435">
      <w:r>
        <w:rPr>
          <w:rStyle w:val="CommentReference"/>
        </w:rPr>
        <w:annotationRef/>
      </w:r>
      <w:r>
        <w:rPr>
          <w:sz w:val="20"/>
          <w:szCs w:val="20"/>
        </w:rPr>
        <w:t>we ok with this? i think it's reasonable and fair</w:t>
      </w:r>
    </w:p>
  </w:comment>
  <w:comment w:id="180" w:author="Tim Kemp" w:date="2026-10-23T15:16:00Z" w:initials="KT(">
    <w:p w14:paraId="65A2FE7D" w14:textId="77777777" w:rsidR="00173E18" w:rsidRDefault="00173E18" w:rsidP="00173E18">
      <w:r>
        <w:rPr>
          <w:rStyle w:val="CommentReference"/>
        </w:rPr>
        <w:annotationRef/>
      </w:r>
      <w:r>
        <w:rPr>
          <w:sz w:val="20"/>
          <w:szCs w:val="20"/>
        </w:rPr>
        <w:t>So this is actually fine but I don't like the arrogation of control so I've watered it down.</w:t>
      </w:r>
    </w:p>
  </w:comment>
  <w:comment w:id="191" w:author="Tim Kemp" w:date="2026-10-23T15:18:00Z" w:initials="KT(">
    <w:p w14:paraId="661FE1E7" w14:textId="77777777" w:rsidR="008B6CC4" w:rsidRDefault="008B6CC4" w:rsidP="008B6CC4">
      <w:r>
        <w:rPr>
          <w:rStyle w:val="CommentReference"/>
        </w:rPr>
        <w:annotationRef/>
      </w:r>
      <w:r>
        <w:rPr>
          <w:sz w:val="20"/>
          <w:szCs w:val="20"/>
        </w:rPr>
        <w:t>TODO: make sure this lines up with the various other dates elsewhere in the SOW.</w:t>
      </w:r>
    </w:p>
  </w:comment>
  <w:comment w:id="192" w:author="Tim Kemp" w:date="2026-10-23T15:20:00Z" w:initials="KT(">
    <w:p w14:paraId="1D1D9D00" w14:textId="77777777" w:rsidR="009E0F91" w:rsidRDefault="009E0F91" w:rsidP="009E0F91">
      <w:r>
        <w:rPr>
          <w:rStyle w:val="CommentReference"/>
        </w:rPr>
        <w:annotationRef/>
      </w:r>
      <w:r>
        <w:rPr>
          <w:sz w:val="20"/>
          <w:szCs w:val="20"/>
        </w:rPr>
        <w:t>was discussed in workshop, I assume fine</w:t>
      </w:r>
    </w:p>
  </w:comment>
  <w:comment w:id="193" w:author="Tim Kemp" w:date="2026-10-23T15:21:00Z" w:initials="KT(">
    <w:p w14:paraId="0D03C087" w14:textId="77777777" w:rsidR="002320B6" w:rsidRDefault="002320B6" w:rsidP="002320B6">
      <w:r>
        <w:rPr>
          <w:rStyle w:val="CommentReference"/>
        </w:rPr>
        <w:annotationRef/>
      </w:r>
      <w:r>
        <w:rPr>
          <w:sz w:val="20"/>
          <w:szCs w:val="20"/>
        </w:rPr>
        <w:t xml:space="preserve">TODO: Go through this in </w:t>
      </w:r>
      <w:r>
        <w:rPr>
          <w:i/>
          <w:iCs/>
          <w:sz w:val="20"/>
          <w:szCs w:val="20"/>
        </w:rPr>
        <w:t xml:space="preserve">extreme </w:t>
      </w:r>
      <w:r>
        <w:rPr>
          <w:sz w:val="20"/>
          <w:szCs w:val="20"/>
        </w:rPr>
        <w:t>detail and make sure it's good. I am not qualified to comment beyond the changes I have made.</w:t>
      </w:r>
    </w:p>
  </w:comment>
  <w:comment w:id="194" w:author="Tim Kemp" w:date="2026-10-23T15:20:00Z" w:initials="KT(">
    <w:p w14:paraId="6CD767B2" w14:textId="77777777" w:rsidR="00BE4324" w:rsidRDefault="00BE4324" w:rsidP="00BE4324">
      <w:r>
        <w:rPr>
          <w:rStyle w:val="CommentReference"/>
        </w:rPr>
        <w:annotationRef/>
      </w:r>
      <w:r>
        <w:rPr>
          <w:sz w:val="20"/>
          <w:szCs w:val="20"/>
        </w:rPr>
        <w:t>dupe</w:t>
      </w:r>
    </w:p>
  </w:comment>
  <w:comment w:id="198" w:author="Tim Kemp" w:date="2026-10-23T15:21:00Z" w:initials="KT(">
    <w:p w14:paraId="77E73139" w14:textId="77777777" w:rsidR="00F53B87" w:rsidRDefault="00F53B87" w:rsidP="00F53B87">
      <w:r>
        <w:rPr>
          <w:rStyle w:val="CommentReference"/>
        </w:rPr>
        <w:annotationRef/>
      </w:r>
      <w:r>
        <w:rPr>
          <w:sz w:val="20"/>
          <w:szCs w:val="20"/>
        </w:rPr>
        <w:t>I know that's the intent - is it possible.</w:t>
      </w:r>
    </w:p>
  </w:comment>
  <w:comment w:id="202" w:author="Tim Kemp" w:date="2026-10-23T15:23:00Z" w:initials="KT(">
    <w:p w14:paraId="60FC1753" w14:textId="77777777" w:rsidR="007D6E4A" w:rsidRDefault="007D6E4A" w:rsidP="007D6E4A">
      <w:r>
        <w:rPr>
          <w:rStyle w:val="CommentReference"/>
        </w:rPr>
        <w:annotationRef/>
      </w:r>
      <w:r>
        <w:rPr>
          <w:sz w:val="20"/>
          <w:szCs w:val="20"/>
        </w:rPr>
        <w:t>TODO: define Standard</w:t>
      </w:r>
    </w:p>
  </w:comment>
  <w:comment w:id="203" w:author="Tim Kemp" w:date="2026-10-23T15:23:00Z" w:initials="KT(">
    <w:p w14:paraId="569AF9D6" w14:textId="77777777" w:rsidR="007D6E4A" w:rsidRDefault="007D6E4A" w:rsidP="007D6E4A">
      <w:r>
        <w:rPr>
          <w:rStyle w:val="CommentReference"/>
        </w:rPr>
        <w:annotationRef/>
      </w:r>
      <w:r>
        <w:rPr>
          <w:sz w:val="20"/>
          <w:szCs w:val="20"/>
        </w:rPr>
        <w:t>TODO: add dependency for whatever it is that will do this</w:t>
      </w:r>
    </w:p>
  </w:comment>
  <w:comment w:id="204" w:author="Tim Kemp" w:date="2026-10-23T15:24:00Z" w:initials="KT(">
    <w:p w14:paraId="1C34C906" w14:textId="77777777" w:rsidR="007D6E4A" w:rsidRDefault="007D6E4A" w:rsidP="007D6E4A">
      <w:r>
        <w:rPr>
          <w:rStyle w:val="CommentReference"/>
        </w:rPr>
        <w:annotationRef/>
      </w:r>
      <w:r>
        <w:rPr>
          <w:sz w:val="20"/>
          <w:szCs w:val="20"/>
        </w:rPr>
        <w:t>TODO: define full, constrain this</w:t>
      </w:r>
    </w:p>
  </w:comment>
  <w:comment w:id="205" w:author="Tim Kemp" w:date="2026-10-23T15:24:00Z" w:initials="KT(">
    <w:p w14:paraId="16D6742A" w14:textId="77777777" w:rsidR="007D6E4A" w:rsidRDefault="007D6E4A" w:rsidP="007D6E4A">
      <w:r>
        <w:rPr>
          <w:rStyle w:val="CommentReference"/>
        </w:rPr>
        <w:annotationRef/>
      </w:r>
      <w:r>
        <w:rPr>
          <w:sz w:val="20"/>
          <w:szCs w:val="20"/>
        </w:rPr>
        <w:t>How?</w:t>
      </w:r>
    </w:p>
  </w:comment>
  <w:comment w:id="206" w:author="Tim Kemp" w:date="2026-10-23T15:24:00Z" w:initials="KT(">
    <w:p w14:paraId="7AA22CD1" w14:textId="77777777" w:rsidR="00B7716C" w:rsidRDefault="00B7716C" w:rsidP="00B7716C">
      <w:r>
        <w:rPr>
          <w:rStyle w:val="CommentReference"/>
        </w:rPr>
        <w:annotationRef/>
      </w:r>
      <w:r>
        <w:rPr>
          <w:sz w:val="20"/>
          <w:szCs w:val="20"/>
        </w:rPr>
        <w:t>TODO: box this, what is in scope (yeah we don't know, so figure out how to box it - maybe it's what we uncover in first 4 weeks etc.)</w:t>
      </w:r>
    </w:p>
  </w:comment>
  <w:comment w:id="207" w:author="Tim Kemp" w:date="2026-10-23T15:25:00Z" w:initials="KT(">
    <w:p w14:paraId="1EB7198B" w14:textId="77777777" w:rsidR="00114790" w:rsidRDefault="00114790" w:rsidP="00114790">
      <w:r>
        <w:rPr>
          <w:rStyle w:val="CommentReference"/>
        </w:rPr>
        <w:annotationRef/>
      </w:r>
      <w:r>
        <w:rPr>
          <w:sz w:val="20"/>
          <w:szCs w:val="20"/>
        </w:rPr>
        <w:t>TODO: dependency</w:t>
      </w:r>
    </w:p>
  </w:comment>
  <w:comment w:id="208" w:author="Tim Kemp" w:date="2026-10-23T15:25:00Z" w:initials="KT(">
    <w:p w14:paraId="17D09D59" w14:textId="77777777" w:rsidR="00114790" w:rsidRDefault="00114790" w:rsidP="00114790">
      <w:r>
        <w:rPr>
          <w:rStyle w:val="CommentReference"/>
        </w:rPr>
        <w:annotationRef/>
      </w:r>
      <w:r>
        <w:rPr>
          <w:sz w:val="20"/>
          <w:szCs w:val="20"/>
        </w:rPr>
        <w:t>tODO: heavyweight dependency/assumptions here</w:t>
      </w:r>
    </w:p>
  </w:comment>
  <w:comment w:id="209" w:author="Tim Kemp" w:date="2026-10-23T15:26:00Z" w:initials="KT(">
    <w:p w14:paraId="18DD36F9" w14:textId="77777777" w:rsidR="00114790" w:rsidRDefault="00114790" w:rsidP="00114790">
      <w:r>
        <w:rPr>
          <w:rStyle w:val="CommentReference"/>
        </w:rPr>
        <w:annotationRef/>
      </w:r>
      <w:r>
        <w:rPr>
          <w:sz w:val="20"/>
          <w:szCs w:val="20"/>
        </w:rPr>
        <w:t>TODO: document review cycle etc. Two rounds of feedback within 5bd or something, you pick.</w:t>
      </w:r>
    </w:p>
  </w:comment>
  <w:comment w:id="210" w:author="Tim Kemp" w:date="2026-10-23T15:26:00Z" w:initials="KT(">
    <w:p w14:paraId="693544C2" w14:textId="77777777" w:rsidR="00114790" w:rsidRDefault="00114790" w:rsidP="00114790">
      <w:r>
        <w:rPr>
          <w:rStyle w:val="CommentReference"/>
        </w:rPr>
        <w:annotationRef/>
      </w:r>
      <w:r>
        <w:rPr>
          <w:sz w:val="20"/>
          <w:szCs w:val="20"/>
        </w:rPr>
        <w:t>TODO: Dependency on ZZ and assumptions restricting its complexity.</w:t>
      </w:r>
    </w:p>
  </w:comment>
  <w:comment w:id="211" w:author="Tim Kemp" w:date="2026-10-23T15:27:00Z" w:initials="KT(">
    <w:p w14:paraId="5EF938AF" w14:textId="77777777" w:rsidR="00D850F0" w:rsidRDefault="00D850F0" w:rsidP="00D850F0">
      <w:r>
        <w:rPr>
          <w:rStyle w:val="CommentReference"/>
        </w:rPr>
        <w:annotationRef/>
      </w:r>
      <w:r>
        <w:rPr>
          <w:sz w:val="20"/>
          <w:szCs w:val="20"/>
        </w:rPr>
        <w:t>Compared to what and measured how, I think this might be a lingering one of these explicit performance gates that we nuked in the workshop</w:t>
      </w:r>
    </w:p>
  </w:comment>
  <w:comment w:id="212" w:author="Tim Kemp" w:date="2026-10-23T15:28:00Z" w:initials="KT(">
    <w:p w14:paraId="6B40448C" w14:textId="77777777" w:rsidR="00153191" w:rsidRDefault="00153191" w:rsidP="00153191">
      <w:r>
        <w:rPr>
          <w:rStyle w:val="CommentReference"/>
        </w:rPr>
        <w:annotationRef/>
      </w:r>
      <w:r>
        <w:rPr>
          <w:sz w:val="20"/>
          <w:szCs w:val="20"/>
        </w:rPr>
        <w:t>Ugh fine this one kind of is our problem</w:t>
      </w:r>
    </w:p>
  </w:comment>
  <w:comment w:id="213" w:author="Tim Kemp" w:date="2026-10-23T15:27:00Z" w:initials="KT(">
    <w:p w14:paraId="317BBEBE" w14:textId="77777777" w:rsidR="00153191" w:rsidRDefault="00153191" w:rsidP="00153191">
      <w:r>
        <w:rPr>
          <w:rStyle w:val="CommentReference"/>
        </w:rPr>
        <w:annotationRef/>
      </w:r>
      <w:r>
        <w:rPr>
          <w:sz w:val="20"/>
          <w:szCs w:val="20"/>
        </w:rPr>
        <w:t>Not our problem</w:t>
      </w:r>
    </w:p>
  </w:comment>
  <w:comment w:id="215" w:author="Tim Kemp" w:date="2026-10-23T15:28:00Z" w:initials="KT(">
    <w:p w14:paraId="4373A0D0" w14:textId="77777777" w:rsidR="00153191" w:rsidRDefault="00153191" w:rsidP="00153191">
      <w:r>
        <w:rPr>
          <w:rStyle w:val="CommentReference"/>
        </w:rPr>
        <w:annotationRef/>
      </w:r>
      <w:r>
        <w:rPr>
          <w:sz w:val="20"/>
          <w:szCs w:val="20"/>
        </w:rPr>
        <w:t>Eh I dunno about this - really? Check w/L&amp;A team.</w:t>
      </w:r>
    </w:p>
  </w:comment>
  <w:comment w:id="216" w:author="Tim Kemp" w:date="2026-10-23T15:28:00Z" w:initials="KT(">
    <w:p w14:paraId="07575D48" w14:textId="77777777" w:rsidR="00153191" w:rsidRDefault="00153191" w:rsidP="00153191">
      <w:r>
        <w:rPr>
          <w:rStyle w:val="CommentReference"/>
        </w:rPr>
        <w:annotationRef/>
      </w:r>
      <w:r>
        <w:rPr>
          <w:sz w:val="20"/>
          <w:szCs w:val="20"/>
        </w:rPr>
        <w:t>Why is this row empty?</w:t>
      </w:r>
    </w:p>
  </w:comment>
  <w:comment w:id="217" w:author="Tim Kemp" w:date="2026-10-23T15:29:00Z" w:initials="KT(">
    <w:p w14:paraId="646E7EC2" w14:textId="77777777" w:rsidR="005B0701" w:rsidRDefault="005B0701" w:rsidP="005B0701">
      <w:r>
        <w:rPr>
          <w:rStyle w:val="CommentReference"/>
        </w:rPr>
        <w:annotationRef/>
      </w:r>
      <w:r>
        <w:rPr>
          <w:sz w:val="20"/>
          <w:szCs w:val="20"/>
        </w:rPr>
        <w:t>I don't see anything about translations and synonyms here as discussed in workshop</w:t>
      </w:r>
    </w:p>
  </w:comment>
  <w:comment w:id="220" w:author="Tim Kemp" w:date="2026-10-23T15:29:00Z" w:initials="KT(">
    <w:p w14:paraId="45E598B6" w14:textId="77777777" w:rsidR="004F2A20" w:rsidRDefault="004F2A20" w:rsidP="004F2A20">
      <w:r>
        <w:rPr>
          <w:rStyle w:val="CommentReference"/>
        </w:rPr>
        <w:annotationRef/>
      </w:r>
      <w:r>
        <w:rPr>
          <w:sz w:val="20"/>
          <w:szCs w:val="20"/>
        </w:rPr>
        <w:t xml:space="preserve">40% really ok are we cool with this </w:t>
      </w:r>
    </w:p>
  </w:comment>
  <w:comment w:id="221" w:author="Tim Kemp" w:date="2026-10-23T15:30:00Z" w:initials="KT(">
    <w:p w14:paraId="57EBA694" w14:textId="77777777" w:rsidR="005B0701" w:rsidRDefault="005B0701" w:rsidP="005B0701">
      <w:r>
        <w:rPr>
          <w:rStyle w:val="CommentReference"/>
        </w:rPr>
        <w:annotationRef/>
      </w:r>
      <w:r>
        <w:rPr>
          <w:sz w:val="20"/>
          <w:szCs w:val="20"/>
        </w:rPr>
        <w:t>TODO: Dependency, they must provide name</w:t>
      </w:r>
    </w:p>
  </w:comment>
  <w:comment w:id="222" w:author="Tim Kemp" w:date="2026-10-23T15:32:00Z" w:initials="KT(">
    <w:p w14:paraId="3BB9A77A" w14:textId="77777777" w:rsidR="001D6287" w:rsidRDefault="001D6287" w:rsidP="001D6287">
      <w:r>
        <w:rPr>
          <w:rStyle w:val="CommentReference"/>
        </w:rPr>
        <w:annotationRef/>
      </w:r>
      <w:r>
        <w:rPr>
          <w:sz w:val="20"/>
          <w:szCs w:val="20"/>
        </w:rPr>
        <w:t xml:space="preserve">Hmm I don't think so. Generally pattern-matching language is the LLM's job. If there are legitimate business synonyms for a given KPI that's one thing but having to arbitrarily come up with three Spanish words for 'profit' seems a bit redundant. </w:t>
      </w:r>
    </w:p>
    <w:p w14:paraId="5C5ABC13" w14:textId="77777777" w:rsidR="001D6287" w:rsidRDefault="001D6287" w:rsidP="001D6287"/>
    <w:p w14:paraId="31D9DE65" w14:textId="77777777" w:rsidR="001D6287" w:rsidRDefault="001D6287" w:rsidP="001D6287">
      <w:r>
        <w:rPr>
          <w:sz w:val="20"/>
          <w:szCs w:val="20"/>
        </w:rPr>
        <w:t>One way out of this is to have MDLZ responsible for providing the synonyms.</w:t>
      </w:r>
    </w:p>
  </w:comment>
  <w:comment w:id="223" w:author="Tim Kemp" w:date="2026-10-23T15:33:00Z" w:initials="KT(">
    <w:p w14:paraId="7A049AB2" w14:textId="77777777" w:rsidR="000D715E" w:rsidRDefault="000D715E" w:rsidP="000D715E">
      <w:r>
        <w:rPr>
          <w:rStyle w:val="CommentReference"/>
        </w:rPr>
        <w:annotationRef/>
      </w:r>
      <w:r>
        <w:rPr>
          <w:sz w:val="20"/>
          <w:szCs w:val="20"/>
        </w:rPr>
        <w:t>Double check this I am going cross eyed on this particular table</w:t>
      </w:r>
    </w:p>
  </w:comment>
  <w:comment w:id="226" w:author="Tim Kemp" w:date="2026-10-23T15:33:00Z" w:initials="KT(">
    <w:p w14:paraId="6DE0E101" w14:textId="77777777" w:rsidR="00466F9B" w:rsidRDefault="00466F9B" w:rsidP="00466F9B">
      <w:r>
        <w:rPr>
          <w:rStyle w:val="CommentReference"/>
        </w:rPr>
        <w:annotationRef/>
      </w:r>
      <w:r>
        <w:rPr>
          <w:sz w:val="20"/>
          <w:szCs w:val="20"/>
        </w:rPr>
        <w:t>as discussed in workshop I think?</w:t>
      </w:r>
    </w:p>
  </w:comment>
  <w:comment w:id="227" w:author="Tim Kemp" w:date="2026-10-23T15:46:00Z" w:initials="KT(">
    <w:p w14:paraId="7F1D0D9C" w14:textId="77777777" w:rsidR="00154B89" w:rsidRDefault="00154B89" w:rsidP="00154B89">
      <w:r>
        <w:rPr>
          <w:rStyle w:val="CommentReference"/>
        </w:rPr>
        <w:annotationRef/>
      </w:r>
      <w:r>
        <w:rPr>
          <w:sz w:val="20"/>
          <w:szCs w:val="20"/>
        </w:rPr>
        <w:t>TODO: TK rewrite</w:t>
      </w:r>
    </w:p>
  </w:comment>
  <w:comment w:id="231" w:author="Tim Kemp" w:date="2026-10-23T15:48:00Z" w:initials="KT(">
    <w:p w14:paraId="21C93597" w14:textId="77777777" w:rsidR="00504F97" w:rsidRDefault="00504F97" w:rsidP="00504F97">
      <w:r>
        <w:rPr>
          <w:rStyle w:val="CommentReference"/>
        </w:rPr>
        <w:annotationRef/>
      </w:r>
      <w:r>
        <w:rPr>
          <w:sz w:val="20"/>
          <w:szCs w:val="20"/>
        </w:rPr>
        <w:t>No, this is a breach of dependency. TODO: TK think of some other way here</w:t>
      </w:r>
    </w:p>
  </w:comment>
  <w:comment w:id="233" w:author="Tim Kemp" w:date="2026-10-23T15:49:00Z" w:initials="KT(">
    <w:p w14:paraId="470340E2" w14:textId="77777777" w:rsidR="00DA7E08" w:rsidRDefault="00DA7E08" w:rsidP="00DA7E08">
      <w:r>
        <w:rPr>
          <w:rStyle w:val="CommentReference"/>
        </w:rPr>
        <w:annotationRef/>
      </w:r>
      <w:r>
        <w:rPr>
          <w:sz w:val="20"/>
          <w:szCs w:val="20"/>
        </w:rPr>
        <w:t>We can't be bound by a framework we haven't seen</w:t>
      </w:r>
    </w:p>
  </w:comment>
  <w:comment w:id="235" w:author="Tim Kemp" w:date="2026-10-23T15:49:00Z" w:initials="KT(">
    <w:p w14:paraId="0D934EE0" w14:textId="77777777" w:rsidR="00DA7E08" w:rsidRDefault="00DA7E08" w:rsidP="00DA7E08">
      <w:r>
        <w:rPr>
          <w:rStyle w:val="CommentReference"/>
        </w:rPr>
        <w:annotationRef/>
      </w:r>
      <w:r>
        <w:rPr>
          <w:sz w:val="20"/>
          <w:szCs w:val="20"/>
        </w:rPr>
        <w:t>I'd prefer to delete but LEGAL to check</w:t>
      </w:r>
    </w:p>
  </w:comment>
  <w:comment w:id="236" w:author="Tim Kemp" w:date="2026-10-23T15:49:00Z" w:initials="KT(">
    <w:p w14:paraId="7CB15F78" w14:textId="77777777" w:rsidR="00DA7E08" w:rsidRDefault="00DA7E08" w:rsidP="00DA7E08">
      <w:r>
        <w:rPr>
          <w:rStyle w:val="CommentReference"/>
        </w:rPr>
        <w:annotationRef/>
      </w:r>
      <w:r>
        <w:rPr>
          <w:sz w:val="20"/>
          <w:szCs w:val="20"/>
        </w:rPr>
        <w:t>I mean I think it's meaningless because that's automatically the case.</w:t>
      </w:r>
    </w:p>
  </w:comment>
  <w:comment w:id="241" w:author="Tim Kemp" w:date="2026-10-23T15:50:00Z" w:initials="KT(">
    <w:p w14:paraId="49EB9D57" w14:textId="77777777" w:rsidR="00997FD0" w:rsidRDefault="00997FD0" w:rsidP="00997FD0">
      <w:r>
        <w:rPr>
          <w:rStyle w:val="CommentReference"/>
        </w:rPr>
        <w:annotationRef/>
      </w:r>
      <w:r>
        <w:rPr>
          <w:sz w:val="20"/>
          <w:szCs w:val="20"/>
        </w:rPr>
        <w:t>TODO please check this is what I described as the Supplier Core Team way up above</w:t>
      </w:r>
    </w:p>
  </w:comment>
  <w:comment w:id="242" w:author="Tim Kemp" w:date="2026-10-23T15:51:00Z" w:initials="KT(">
    <w:p w14:paraId="50567C90" w14:textId="77777777" w:rsidR="00067F5C" w:rsidRDefault="00067F5C" w:rsidP="00067F5C">
      <w:r>
        <w:rPr>
          <w:rStyle w:val="CommentReference"/>
        </w:rPr>
        <w:annotationRef/>
      </w:r>
      <w:r>
        <w:rPr>
          <w:sz w:val="20"/>
          <w:szCs w:val="20"/>
        </w:rPr>
        <w:t>I mean yes I do actually think this is ok but again I am not ok with them arrogating resource control</w:t>
      </w:r>
    </w:p>
  </w:comment>
  <w:comment w:id="292" w:author="Tim Kemp" w:date="2026-10-23T16:02:00Z" w:initials="KT(">
    <w:p w14:paraId="06EECDDE" w14:textId="77777777" w:rsidR="002B5565" w:rsidRDefault="002B5565" w:rsidP="002B5565">
      <w:r>
        <w:rPr>
          <w:rStyle w:val="CommentReference"/>
        </w:rPr>
        <w:annotationRef/>
      </w:r>
      <w:r>
        <w:rPr>
          <w:sz w:val="20"/>
          <w:szCs w:val="20"/>
        </w:rPr>
        <w:t>TODO</w:t>
      </w:r>
    </w:p>
  </w:comment>
  <w:comment w:id="301" w:author="Tim Kemp" w:date="2026-10-23T16:04:00Z" w:initials="KT(">
    <w:p w14:paraId="78B538EA" w14:textId="77777777" w:rsidR="00D904DF" w:rsidRDefault="00D904DF" w:rsidP="00D904DF">
      <w:r>
        <w:rPr>
          <w:rStyle w:val="CommentReference"/>
        </w:rPr>
        <w:annotationRef/>
      </w:r>
      <w:r>
        <w:rPr>
          <w:sz w:val="20"/>
          <w:szCs w:val="20"/>
        </w:rPr>
        <w:t>Why is this in here?</w:t>
      </w:r>
    </w:p>
  </w:comment>
  <w:comment w:id="303" w:author="Tim Kemp" w:date="2026-10-23T16:10:00Z" w:initials="KT(">
    <w:p w14:paraId="5DC52532" w14:textId="77777777" w:rsidR="00DB13D0" w:rsidRDefault="005F3318" w:rsidP="00DB13D0">
      <w:r>
        <w:rPr>
          <w:rStyle w:val="CommentReference"/>
        </w:rPr>
        <w:annotationRef/>
      </w:r>
      <w:r w:rsidR="00DB13D0">
        <w:rPr>
          <w:sz w:val="20"/>
          <w:szCs w:val="20"/>
        </w:rPr>
        <w:t>NOTE TO MDLZ: this is moved into the following paragraph so that the SOW matches the template in the MSA. Note also the timings were heavily negotiated in the MSA. For particular deliverables where the standard 5+5 time is insufficient, we will agree (under the mechanism provided in the clause below) to a longer timeframe. We'll need this for certain deliverables.</w:t>
      </w:r>
    </w:p>
  </w:comment>
  <w:comment w:id="315" w:author="Tim Kemp" w:date="2026-10-23T16:16:00Z" w:initials="KT(">
    <w:p w14:paraId="5755390E" w14:textId="77777777" w:rsidR="005C5804" w:rsidRDefault="005C5804" w:rsidP="005C5804">
      <w:r>
        <w:rPr>
          <w:rStyle w:val="CommentReference"/>
        </w:rPr>
        <w:annotationRef/>
      </w:r>
      <w:r>
        <w:rPr>
          <w:sz w:val="20"/>
          <w:szCs w:val="20"/>
        </w:rPr>
        <w:t>TODO: Where are these phases defined?! The SOW references them everywhere. We need them near the top of the SOW, described and defined.</w:t>
      </w:r>
    </w:p>
  </w:comment>
  <w:comment w:id="326" w:author="Tim Kemp" w:date="2026-10-23T16:17:00Z" w:initials="KT(">
    <w:p w14:paraId="44831186" w14:textId="77777777" w:rsidR="00127DB8" w:rsidRDefault="00127DB8" w:rsidP="00127DB8">
      <w:r>
        <w:rPr>
          <w:rStyle w:val="CommentReference"/>
        </w:rPr>
        <w:annotationRef/>
      </w:r>
      <w:r>
        <w:rPr>
          <w:sz w:val="20"/>
          <w:szCs w:val="20"/>
        </w:rPr>
        <w:t>need phase definitions near top</w:t>
      </w:r>
    </w:p>
  </w:comment>
  <w:comment w:id="328" w:author="Tim Kemp" w:date="2026-10-23T16:14:00Z" w:initials="KT(">
    <w:p w14:paraId="11674738" w14:textId="77777777" w:rsidR="009616DE" w:rsidRDefault="009616DE" w:rsidP="009616DE">
      <w:r>
        <w:rPr>
          <w:rStyle w:val="CommentReference"/>
        </w:rPr>
        <w:annotationRef/>
      </w:r>
      <w:r>
        <w:rPr>
          <w:sz w:val="20"/>
          <w:szCs w:val="20"/>
        </w:rPr>
        <w:t>Irrelevant</w:t>
      </w:r>
    </w:p>
  </w:comment>
  <w:comment w:id="439" w:author="Tim Kemp" w:date="2026-10-26T11:20:00Z" w:initials="KT(">
    <w:p w14:paraId="73B63EDE" w14:textId="77777777" w:rsidR="00800AFF" w:rsidRDefault="00800AFF" w:rsidP="00800AFF">
      <w:r>
        <w:rPr>
          <w:rStyle w:val="CommentReference"/>
        </w:rPr>
        <w:annotationRef/>
      </w:r>
      <w:r>
        <w:rPr>
          <w:sz w:val="20"/>
          <w:szCs w:val="20"/>
        </w:rPr>
        <w:t>TODO: complete this table, put the rigth deliverables in sequence</w:t>
      </w:r>
    </w:p>
  </w:comment>
  <w:comment w:id="453" w:author="Tim Kemp" w:date="2026-10-23T16:15:00Z" w:initials="KT(">
    <w:p w14:paraId="59F7F2B7" w14:textId="77777777" w:rsidR="009616DE" w:rsidRDefault="009616DE" w:rsidP="009616DE">
      <w:r>
        <w:rPr>
          <w:rStyle w:val="CommentReference"/>
        </w:rPr>
        <w:annotationRef/>
      </w:r>
      <w:r>
        <w:rPr>
          <w:sz w:val="20"/>
          <w:szCs w:val="20"/>
        </w:rPr>
        <w:t>This is outside of the binding legal part so I have not reviewed in detail; please go through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08DEE9" w15:done="0"/>
  <w15:commentEx w15:paraId="314B0B55" w15:done="0"/>
  <w15:commentEx w15:paraId="3BBA9FA1" w15:paraIdParent="314B0B55" w15:done="0"/>
  <w15:commentEx w15:paraId="5ADE66D9" w15:done="0"/>
  <w15:commentEx w15:paraId="72FE1579" w15:done="0"/>
  <w15:commentEx w15:paraId="0D0D28BA" w15:done="0"/>
  <w15:commentEx w15:paraId="0EFCC75E" w15:done="0"/>
  <w15:commentEx w15:paraId="560358CD" w15:done="0"/>
  <w15:commentEx w15:paraId="079FF684" w15:paraIdParent="560358CD" w15:done="0"/>
  <w15:commentEx w15:paraId="4CEA6ABA" w15:done="0"/>
  <w15:commentEx w15:paraId="0F0A5502" w15:done="0"/>
  <w15:commentEx w15:paraId="37B2EC69" w15:done="0"/>
  <w15:commentEx w15:paraId="2429904D" w15:done="1"/>
  <w15:commentEx w15:paraId="2309B7BB" w15:done="0"/>
  <w15:commentEx w15:paraId="29817C90" w15:done="0"/>
  <w15:commentEx w15:paraId="7C685261" w15:done="0"/>
  <w15:commentEx w15:paraId="4C04091A" w15:done="0"/>
  <w15:commentEx w15:paraId="02C3B2AF" w15:paraIdParent="4C04091A" w15:done="0"/>
  <w15:commentEx w15:paraId="7D177976" w15:done="0"/>
  <w15:commentEx w15:paraId="6CCEE847" w15:paraIdParent="7D177976" w15:done="0"/>
  <w15:commentEx w15:paraId="64054141" w15:done="0"/>
  <w15:commentEx w15:paraId="297E3966" w15:done="0"/>
  <w15:commentEx w15:paraId="44ADAEE5" w15:done="0"/>
  <w15:commentEx w15:paraId="1F2712B5" w15:done="0"/>
  <w15:commentEx w15:paraId="4BD1E3BE" w15:done="0"/>
  <w15:commentEx w15:paraId="60B6F82C" w15:done="0"/>
  <w15:commentEx w15:paraId="1C6774AD" w15:done="0"/>
  <w15:commentEx w15:paraId="43F16960" w15:done="0"/>
  <w15:commentEx w15:paraId="70A55D54" w15:done="0"/>
  <w15:commentEx w15:paraId="781E544E" w15:done="0"/>
  <w15:commentEx w15:paraId="3C7B9944" w15:done="0"/>
  <w15:commentEx w15:paraId="2982A066" w15:done="0"/>
  <w15:commentEx w15:paraId="755C44B4" w15:done="0"/>
  <w15:commentEx w15:paraId="2F606A74" w15:done="0"/>
  <w15:commentEx w15:paraId="6F4E8646" w15:done="0"/>
  <w15:commentEx w15:paraId="636A8768" w15:done="0"/>
  <w15:commentEx w15:paraId="4E3138A7" w15:done="0"/>
  <w15:commentEx w15:paraId="531461D9" w15:done="0"/>
  <w15:commentEx w15:paraId="6FBBF718" w15:paraIdParent="531461D9" w15:done="0"/>
  <w15:commentEx w15:paraId="29324F7B" w15:done="0"/>
  <w15:commentEx w15:paraId="0EC13893" w15:done="0"/>
  <w15:commentEx w15:paraId="65A2FE7D" w15:done="0"/>
  <w15:commentEx w15:paraId="661FE1E7" w15:done="0"/>
  <w15:commentEx w15:paraId="1D1D9D00" w15:done="0"/>
  <w15:commentEx w15:paraId="0D03C087" w15:done="0"/>
  <w15:commentEx w15:paraId="6CD767B2" w15:done="0"/>
  <w15:commentEx w15:paraId="77E73139" w15:done="0"/>
  <w15:commentEx w15:paraId="60FC1753" w15:done="0"/>
  <w15:commentEx w15:paraId="569AF9D6" w15:done="0"/>
  <w15:commentEx w15:paraId="1C34C906" w15:done="0"/>
  <w15:commentEx w15:paraId="16D6742A" w15:done="0"/>
  <w15:commentEx w15:paraId="7AA22CD1" w15:done="0"/>
  <w15:commentEx w15:paraId="1EB7198B" w15:done="0"/>
  <w15:commentEx w15:paraId="17D09D59" w15:done="0"/>
  <w15:commentEx w15:paraId="18DD36F9" w15:done="0"/>
  <w15:commentEx w15:paraId="693544C2" w15:done="0"/>
  <w15:commentEx w15:paraId="5EF938AF" w15:done="0"/>
  <w15:commentEx w15:paraId="6B40448C" w15:done="0"/>
  <w15:commentEx w15:paraId="317BBEBE" w15:done="0"/>
  <w15:commentEx w15:paraId="4373A0D0" w15:done="0"/>
  <w15:commentEx w15:paraId="07575D48" w15:done="0"/>
  <w15:commentEx w15:paraId="646E7EC2" w15:done="0"/>
  <w15:commentEx w15:paraId="45E598B6" w15:done="0"/>
  <w15:commentEx w15:paraId="57EBA694" w15:done="0"/>
  <w15:commentEx w15:paraId="31D9DE65" w15:done="0"/>
  <w15:commentEx w15:paraId="7A049AB2" w15:done="0"/>
  <w15:commentEx w15:paraId="6DE0E101" w15:done="0"/>
  <w15:commentEx w15:paraId="7F1D0D9C" w15:done="0"/>
  <w15:commentEx w15:paraId="21C93597" w15:done="0"/>
  <w15:commentEx w15:paraId="470340E2" w15:done="0"/>
  <w15:commentEx w15:paraId="0D934EE0" w15:done="0"/>
  <w15:commentEx w15:paraId="7CB15F78" w15:paraIdParent="0D934EE0" w15:done="0"/>
  <w15:commentEx w15:paraId="49EB9D57" w15:done="0"/>
  <w15:commentEx w15:paraId="50567C90" w15:done="0"/>
  <w15:commentEx w15:paraId="06EECDDE" w15:done="0"/>
  <w15:commentEx w15:paraId="78B538EA" w15:done="0"/>
  <w15:commentEx w15:paraId="5DC52532" w15:done="0"/>
  <w15:commentEx w15:paraId="5755390E" w15:done="0"/>
  <w15:commentEx w15:paraId="44831186" w15:done="0"/>
  <w15:commentEx w15:paraId="11674738" w15:done="0"/>
  <w15:commentEx w15:paraId="73B63EDE" w15:done="0"/>
  <w15:commentEx w15:paraId="59F7F2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8B2436" w16cex:dateUtc="2026-10-23T17:19:00Z"/>
  <w16cex:commentExtensible w16cex:durableId="201D3FC2" w16cex:dateUtc="2026-10-23T18:28:00Z"/>
  <w16cex:commentExtensible w16cex:durableId="07149DF9" w16cex:dateUtc="2026-10-26T14:02:00Z"/>
  <w16cex:commentExtensible w16cex:durableId="758A4ED8" w16cex:dateUtc="2026-10-23T20:25:00Z"/>
  <w16cex:commentExtensible w16cex:durableId="33800900" w16cex:dateUtc="2026-10-23T20:27:00Z"/>
  <w16cex:commentExtensible w16cex:durableId="604D481A" w16cex:dateUtc="2026-10-23T18:29:00Z"/>
  <w16cex:commentExtensible w16cex:durableId="6C522458" w16cex:dateUtc="2026-10-26T15:17:00Z"/>
  <w16cex:commentExtensible w16cex:durableId="327050D7" w16cex:dateUtc="2026-10-23T18:30:00Z"/>
  <w16cex:commentExtensible w16cex:durableId="2D7659A1" w16cex:dateUtc="2026-10-23T18:31:00Z"/>
  <w16cex:commentExtensible w16cex:durableId="3B57261D" w16cex:dateUtc="2026-10-23T18:31:00Z"/>
  <w16cex:commentExtensible w16cex:durableId="30CB99E8" w16cex:dateUtc="2026-10-23T18:32:00Z"/>
  <w16cex:commentExtensible w16cex:durableId="289EB0EC" w16cex:dateUtc="2026-10-23T18:33:00Z"/>
  <w16cex:commentExtensible w16cex:durableId="520025FC" w16cex:dateUtc="2026-10-23T18:35:00Z"/>
  <w16cex:commentExtensible w16cex:durableId="47B3C968" w16cex:dateUtc="2026-10-23T18:36:00Z"/>
  <w16cex:commentExtensible w16cex:durableId="3453357D" w16cex:dateUtc="2026-10-23T18:36:00Z"/>
  <w16cex:commentExtensible w16cex:durableId="65D79917" w16cex:dateUtc="2026-10-23T18:37:00Z"/>
  <w16cex:commentExtensible w16cex:durableId="527568D5" w16cex:dateUtc="2026-10-23T18:43:00Z"/>
  <w16cex:commentExtensible w16cex:durableId="2DDDF69B" w16cex:dateUtc="2026-10-23T18:44:00Z"/>
  <w16cex:commentExtensible w16cex:durableId="413C71E2" w16cex:dateUtc="2026-10-23T18:44:00Z"/>
  <w16cex:commentExtensible w16cex:durableId="69D3396B" w16cex:dateUtc="2026-10-23T18:44:00Z"/>
  <w16cex:commentExtensible w16cex:durableId="0BF59611" w16cex:dateUtc="2026-10-23T18:46:00Z"/>
  <w16cex:commentExtensible w16cex:durableId="6BDFD531" w16cex:dateUtc="2026-10-23T18:47:00Z"/>
  <w16cex:commentExtensible w16cex:durableId="02B2C5CD" w16cex:dateUtc="2026-10-23T18:45:00Z"/>
  <w16cex:commentExtensible w16cex:durableId="4B99163B" w16cex:dateUtc="2026-10-23T18:49:00Z"/>
  <w16cex:commentExtensible w16cex:durableId="0F2C4310" w16cex:dateUtc="2026-10-23T18:50:00Z"/>
  <w16cex:commentExtensible w16cex:durableId="75E8B580" w16cex:dateUtc="2026-10-23T18:51:00Z"/>
  <w16cex:commentExtensible w16cex:durableId="436B47BA" w16cex:dateUtc="2026-10-23T18:53:00Z"/>
  <w16cex:commentExtensible w16cex:durableId="27D9BF17" w16cex:dateUtc="2026-10-23T18:51:00Z"/>
  <w16cex:commentExtensible w16cex:durableId="4DCDC067" w16cex:dateUtc="2026-10-23T18:53:00Z"/>
  <w16cex:commentExtensible w16cex:durableId="1C9DB293" w16cex:dateUtc="2026-10-23T18:53:00Z"/>
  <w16cex:commentExtensible w16cex:durableId="66C79D57" w16cex:dateUtc="2026-10-23T18:54:00Z"/>
  <w16cex:commentExtensible w16cex:durableId="4F4C367A" w16cex:dateUtc="2026-10-23T18:55:00Z"/>
  <w16cex:commentExtensible w16cex:durableId="22DE1C30" w16cex:dateUtc="2026-10-23T18:55:00Z"/>
  <w16cex:commentExtensible w16cex:durableId="337C0F4B" w16cex:dateUtc="2026-10-23T18:55:00Z"/>
  <w16cex:commentExtensible w16cex:durableId="4550CD09" w16cex:dateUtc="2026-10-23T18:57:00Z"/>
  <w16cex:commentExtensible w16cex:durableId="0B26493B" w16cex:dateUtc="2026-10-23T18:58:00Z"/>
  <w16cex:commentExtensible w16cex:durableId="32C1E70A" w16cex:dateUtc="2026-10-23T19:02:00Z"/>
  <w16cex:commentExtensible w16cex:durableId="74959237" w16cex:dateUtc="2026-10-23T18:59:00Z"/>
  <w16cex:commentExtensible w16cex:durableId="0A5F218B" w16cex:dateUtc="2026-10-26T15:13:00Z"/>
  <w16cex:commentExtensible w16cex:durableId="2892C718" w16cex:dateUtc="2026-10-23T19:05:00Z"/>
  <w16cex:commentExtensible w16cex:durableId="5D605094" w16cex:dateUtc="2026-10-23T19:15:00Z"/>
  <w16cex:commentExtensible w16cex:durableId="56418F58" w16cex:dateUtc="2026-10-23T19:16:00Z"/>
  <w16cex:commentExtensible w16cex:durableId="57B6DE35" w16cex:dateUtc="2026-10-23T19:18:00Z"/>
  <w16cex:commentExtensible w16cex:durableId="005076BC" w16cex:dateUtc="2026-10-23T19:20:00Z"/>
  <w16cex:commentExtensible w16cex:durableId="0F03F832" w16cex:dateUtc="2026-10-23T19:21:00Z"/>
  <w16cex:commentExtensible w16cex:durableId="197FD340" w16cex:dateUtc="2026-10-23T19:20:00Z"/>
  <w16cex:commentExtensible w16cex:durableId="1B446501" w16cex:dateUtc="2026-10-23T19:21:00Z"/>
  <w16cex:commentExtensible w16cex:durableId="6D2771E0" w16cex:dateUtc="2026-10-23T19:23:00Z"/>
  <w16cex:commentExtensible w16cex:durableId="241EB254" w16cex:dateUtc="2026-10-23T19:23:00Z"/>
  <w16cex:commentExtensible w16cex:durableId="64E77AA1" w16cex:dateUtc="2026-10-23T19:24:00Z"/>
  <w16cex:commentExtensible w16cex:durableId="036A2338" w16cex:dateUtc="2026-10-23T19:24:00Z"/>
  <w16cex:commentExtensible w16cex:durableId="790ADB04" w16cex:dateUtc="2026-10-23T19:24:00Z"/>
  <w16cex:commentExtensible w16cex:durableId="73967BA7" w16cex:dateUtc="2026-10-23T19:25:00Z"/>
  <w16cex:commentExtensible w16cex:durableId="28021E91" w16cex:dateUtc="2026-10-23T19:25:00Z"/>
  <w16cex:commentExtensible w16cex:durableId="2D873298" w16cex:dateUtc="2026-10-23T19:26:00Z"/>
  <w16cex:commentExtensible w16cex:durableId="58A0D73F" w16cex:dateUtc="2026-10-23T19:26:00Z"/>
  <w16cex:commentExtensible w16cex:durableId="103B5388" w16cex:dateUtc="2026-10-23T19:27:00Z"/>
  <w16cex:commentExtensible w16cex:durableId="3AF8087C" w16cex:dateUtc="2026-10-23T19:28:00Z"/>
  <w16cex:commentExtensible w16cex:durableId="027B0CD5" w16cex:dateUtc="2026-10-23T19:27:00Z"/>
  <w16cex:commentExtensible w16cex:durableId="2B620945" w16cex:dateUtc="2026-10-23T19:28:00Z"/>
  <w16cex:commentExtensible w16cex:durableId="756FB76B" w16cex:dateUtc="2026-10-23T19:28:00Z"/>
  <w16cex:commentExtensible w16cex:durableId="3A855869" w16cex:dateUtc="2026-10-23T19:29:00Z"/>
  <w16cex:commentExtensible w16cex:durableId="5F48C47F" w16cex:dateUtc="2026-10-23T19:29:00Z"/>
  <w16cex:commentExtensible w16cex:durableId="505DAD6A" w16cex:dateUtc="2026-10-23T19:30:00Z"/>
  <w16cex:commentExtensible w16cex:durableId="1160D200" w16cex:dateUtc="2026-10-23T19:32:00Z"/>
  <w16cex:commentExtensible w16cex:durableId="64CA248A" w16cex:dateUtc="2026-10-23T19:33:00Z"/>
  <w16cex:commentExtensible w16cex:durableId="466DA737" w16cex:dateUtc="2026-10-23T19:33:00Z"/>
  <w16cex:commentExtensible w16cex:durableId="0F669629" w16cex:dateUtc="2026-10-23T19:46:00Z"/>
  <w16cex:commentExtensible w16cex:durableId="7D1965E4" w16cex:dateUtc="2026-10-23T19:48:00Z"/>
  <w16cex:commentExtensible w16cex:durableId="42CC17A0" w16cex:dateUtc="2026-10-23T19:49:00Z"/>
  <w16cex:commentExtensible w16cex:durableId="10F10B6F" w16cex:dateUtc="2026-10-23T19:49:00Z"/>
  <w16cex:commentExtensible w16cex:durableId="5EB2DD2A" w16cex:dateUtc="2026-10-23T19:49:00Z"/>
  <w16cex:commentExtensible w16cex:durableId="76DD8D73" w16cex:dateUtc="2026-10-23T19:50:00Z"/>
  <w16cex:commentExtensible w16cex:durableId="7BD059D9" w16cex:dateUtc="2026-10-23T19:51:00Z"/>
  <w16cex:commentExtensible w16cex:durableId="2E6BC249" w16cex:dateUtc="2026-10-23T20:02:00Z"/>
  <w16cex:commentExtensible w16cex:durableId="572A07A1" w16cex:dateUtc="2026-10-23T20:04:00Z"/>
  <w16cex:commentExtensible w16cex:durableId="169841D8" w16cex:dateUtc="2026-10-23T20:10:00Z"/>
  <w16cex:commentExtensible w16cex:durableId="539CBD91" w16cex:dateUtc="2026-10-23T20:16:00Z"/>
  <w16cex:commentExtensible w16cex:durableId="684D8BA4" w16cex:dateUtc="2026-10-23T20:17:00Z"/>
  <w16cex:commentExtensible w16cex:durableId="5523E932" w16cex:dateUtc="2026-10-23T20:14:00Z"/>
  <w16cex:commentExtensible w16cex:durableId="12B26C91" w16cex:dateUtc="2026-10-26T15:20:00Z"/>
  <w16cex:commentExtensible w16cex:durableId="2617BE71" w16cex:dateUtc="2026-10-23T20: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08DEE9" w16cid:durableId="3B8B2436"/>
  <w16cid:commentId w16cid:paraId="314B0B55" w16cid:durableId="201D3FC2"/>
  <w16cid:commentId w16cid:paraId="3BBA9FA1" w16cid:durableId="07149DF9"/>
  <w16cid:commentId w16cid:paraId="5ADE66D9" w16cid:durableId="758A4ED8"/>
  <w16cid:commentId w16cid:paraId="72FE1579" w16cid:durableId="33800900"/>
  <w16cid:commentId w16cid:paraId="0D0D28BA" w16cid:durableId="604D481A"/>
  <w16cid:commentId w16cid:paraId="0EFCC75E" w16cid:durableId="6C522458"/>
  <w16cid:commentId w16cid:paraId="560358CD" w16cid:durableId="327050D7"/>
  <w16cid:commentId w16cid:paraId="079FF684" w16cid:durableId="2D7659A1"/>
  <w16cid:commentId w16cid:paraId="4CEA6ABA" w16cid:durableId="3B57261D"/>
  <w16cid:commentId w16cid:paraId="0F0A5502" w16cid:durableId="30CB99E8"/>
  <w16cid:commentId w16cid:paraId="37B2EC69" w16cid:durableId="289EB0EC"/>
  <w16cid:commentId w16cid:paraId="2429904D" w16cid:durableId="520025FC"/>
  <w16cid:commentId w16cid:paraId="2309B7BB" w16cid:durableId="47B3C968"/>
  <w16cid:commentId w16cid:paraId="29817C90" w16cid:durableId="3453357D"/>
  <w16cid:commentId w16cid:paraId="7C685261" w16cid:durableId="65D79917"/>
  <w16cid:commentId w16cid:paraId="4C04091A" w16cid:durableId="527568D5"/>
  <w16cid:commentId w16cid:paraId="02C3B2AF" w16cid:durableId="2DDDF69B"/>
  <w16cid:commentId w16cid:paraId="7D177976" w16cid:durableId="413C71E2"/>
  <w16cid:commentId w16cid:paraId="6CCEE847" w16cid:durableId="69D3396B"/>
  <w16cid:commentId w16cid:paraId="64054141" w16cid:durableId="0BF59611"/>
  <w16cid:commentId w16cid:paraId="297E3966" w16cid:durableId="6BDFD531"/>
  <w16cid:commentId w16cid:paraId="44ADAEE5" w16cid:durableId="02B2C5CD"/>
  <w16cid:commentId w16cid:paraId="1F2712B5" w16cid:durableId="4B99163B"/>
  <w16cid:commentId w16cid:paraId="4BD1E3BE" w16cid:durableId="0F2C4310"/>
  <w16cid:commentId w16cid:paraId="60B6F82C" w16cid:durableId="75E8B580"/>
  <w16cid:commentId w16cid:paraId="1C6774AD" w16cid:durableId="436B47BA"/>
  <w16cid:commentId w16cid:paraId="43F16960" w16cid:durableId="27D9BF17"/>
  <w16cid:commentId w16cid:paraId="70A55D54" w16cid:durableId="4DCDC067"/>
  <w16cid:commentId w16cid:paraId="781E544E" w16cid:durableId="1C9DB293"/>
  <w16cid:commentId w16cid:paraId="3C7B9944" w16cid:durableId="66C79D57"/>
  <w16cid:commentId w16cid:paraId="2982A066" w16cid:durableId="4F4C367A"/>
  <w16cid:commentId w16cid:paraId="755C44B4" w16cid:durableId="22DE1C30"/>
  <w16cid:commentId w16cid:paraId="2F606A74" w16cid:durableId="337C0F4B"/>
  <w16cid:commentId w16cid:paraId="6F4E8646" w16cid:durableId="4550CD09"/>
  <w16cid:commentId w16cid:paraId="636A8768" w16cid:durableId="0B26493B"/>
  <w16cid:commentId w16cid:paraId="4E3138A7" w16cid:durableId="32C1E70A"/>
  <w16cid:commentId w16cid:paraId="531461D9" w16cid:durableId="74959237"/>
  <w16cid:commentId w16cid:paraId="6FBBF718" w16cid:durableId="0A5F218B"/>
  <w16cid:commentId w16cid:paraId="29324F7B" w16cid:durableId="2892C718"/>
  <w16cid:commentId w16cid:paraId="0EC13893" w16cid:durableId="5D605094"/>
  <w16cid:commentId w16cid:paraId="65A2FE7D" w16cid:durableId="56418F58"/>
  <w16cid:commentId w16cid:paraId="661FE1E7" w16cid:durableId="57B6DE35"/>
  <w16cid:commentId w16cid:paraId="1D1D9D00" w16cid:durableId="005076BC"/>
  <w16cid:commentId w16cid:paraId="0D03C087" w16cid:durableId="0F03F832"/>
  <w16cid:commentId w16cid:paraId="6CD767B2" w16cid:durableId="197FD340"/>
  <w16cid:commentId w16cid:paraId="77E73139" w16cid:durableId="1B446501"/>
  <w16cid:commentId w16cid:paraId="60FC1753" w16cid:durableId="6D2771E0"/>
  <w16cid:commentId w16cid:paraId="569AF9D6" w16cid:durableId="241EB254"/>
  <w16cid:commentId w16cid:paraId="1C34C906" w16cid:durableId="64E77AA1"/>
  <w16cid:commentId w16cid:paraId="16D6742A" w16cid:durableId="036A2338"/>
  <w16cid:commentId w16cid:paraId="7AA22CD1" w16cid:durableId="790ADB04"/>
  <w16cid:commentId w16cid:paraId="1EB7198B" w16cid:durableId="73967BA7"/>
  <w16cid:commentId w16cid:paraId="17D09D59" w16cid:durableId="28021E91"/>
  <w16cid:commentId w16cid:paraId="18DD36F9" w16cid:durableId="2D873298"/>
  <w16cid:commentId w16cid:paraId="693544C2" w16cid:durableId="58A0D73F"/>
  <w16cid:commentId w16cid:paraId="5EF938AF" w16cid:durableId="103B5388"/>
  <w16cid:commentId w16cid:paraId="6B40448C" w16cid:durableId="3AF8087C"/>
  <w16cid:commentId w16cid:paraId="317BBEBE" w16cid:durableId="027B0CD5"/>
  <w16cid:commentId w16cid:paraId="4373A0D0" w16cid:durableId="2B620945"/>
  <w16cid:commentId w16cid:paraId="07575D48" w16cid:durableId="756FB76B"/>
  <w16cid:commentId w16cid:paraId="646E7EC2" w16cid:durableId="3A855869"/>
  <w16cid:commentId w16cid:paraId="45E598B6" w16cid:durableId="5F48C47F"/>
  <w16cid:commentId w16cid:paraId="57EBA694" w16cid:durableId="505DAD6A"/>
  <w16cid:commentId w16cid:paraId="31D9DE65" w16cid:durableId="1160D200"/>
  <w16cid:commentId w16cid:paraId="7A049AB2" w16cid:durableId="64CA248A"/>
  <w16cid:commentId w16cid:paraId="6DE0E101" w16cid:durableId="466DA737"/>
  <w16cid:commentId w16cid:paraId="7F1D0D9C" w16cid:durableId="0F669629"/>
  <w16cid:commentId w16cid:paraId="21C93597" w16cid:durableId="7D1965E4"/>
  <w16cid:commentId w16cid:paraId="470340E2" w16cid:durableId="42CC17A0"/>
  <w16cid:commentId w16cid:paraId="0D934EE0" w16cid:durableId="10F10B6F"/>
  <w16cid:commentId w16cid:paraId="7CB15F78" w16cid:durableId="5EB2DD2A"/>
  <w16cid:commentId w16cid:paraId="49EB9D57" w16cid:durableId="76DD8D73"/>
  <w16cid:commentId w16cid:paraId="50567C90" w16cid:durableId="7BD059D9"/>
  <w16cid:commentId w16cid:paraId="06EECDDE" w16cid:durableId="2E6BC249"/>
  <w16cid:commentId w16cid:paraId="78B538EA" w16cid:durableId="572A07A1"/>
  <w16cid:commentId w16cid:paraId="5DC52532" w16cid:durableId="169841D8"/>
  <w16cid:commentId w16cid:paraId="5755390E" w16cid:durableId="539CBD91"/>
  <w16cid:commentId w16cid:paraId="44831186" w16cid:durableId="684D8BA4"/>
  <w16cid:commentId w16cid:paraId="11674738" w16cid:durableId="5523E932"/>
  <w16cid:commentId w16cid:paraId="73B63EDE" w16cid:durableId="12B26C91"/>
  <w16cid:commentId w16cid:paraId="59F7F2B7" w16cid:durableId="2617BE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44D57" w14:textId="77777777" w:rsidR="0089444B" w:rsidRDefault="0089444B" w:rsidP="00FE7861">
      <w:pPr>
        <w:spacing w:after="0" w:line="240" w:lineRule="auto"/>
      </w:pPr>
      <w:r>
        <w:separator/>
      </w:r>
    </w:p>
  </w:endnote>
  <w:endnote w:type="continuationSeparator" w:id="0">
    <w:p w14:paraId="3D95DA63" w14:textId="77777777" w:rsidR="0089444B" w:rsidRDefault="0089444B" w:rsidP="00FE7861">
      <w:pPr>
        <w:spacing w:after="0" w:line="240" w:lineRule="auto"/>
      </w:pPr>
      <w:r>
        <w:continuationSeparator/>
      </w:r>
    </w:p>
  </w:endnote>
  <w:endnote w:type="continuationNotice" w:id="1">
    <w:p w14:paraId="2FC6506D" w14:textId="77777777" w:rsidR="0089444B" w:rsidRDefault="008944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 Antiqua">
    <w:charset w:val="EE"/>
    <w:family w:val="roman"/>
    <w:pitch w:val="variable"/>
    <w:sig w:usb0="00000287" w:usb1="00000000" w:usb2="00000000" w:usb3="00000000" w:csb0="0000009F" w:csb1="00000000"/>
  </w:font>
  <w:font w:name="Yu Mincho">
    <w:altName w:val="游明朝"/>
    <w:panose1 w:val="00000000000000000000"/>
    <w:charset w:val="8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B76DA" w14:textId="477AE2E0" w:rsidR="00B04993" w:rsidRDefault="00DF2F45">
    <w:pPr>
      <w:pStyle w:val="Footer"/>
      <w:framePr w:wrap="none" w:vAnchor="text" w:hAnchor="margin" w:xAlign="right" w:y="1"/>
      <w:rPr>
        <w:rStyle w:val="PageNumber"/>
      </w:rPr>
    </w:pPr>
    <w:r>
      <w:rPr>
        <w:rFonts w:cs="Times New Roman"/>
        <w:noProof/>
      </w:rPr>
      <mc:AlternateContent>
        <mc:Choice Requires="wps">
          <w:drawing>
            <wp:anchor distT="0" distB="0" distL="0" distR="0" simplePos="0" relativeHeight="251658241" behindDoc="0" locked="0" layoutInCell="1" allowOverlap="1" wp14:anchorId="505E8716" wp14:editId="0D01D79D">
              <wp:simplePos x="635" y="635"/>
              <wp:positionH relativeFrom="page">
                <wp:align>center</wp:align>
              </wp:positionH>
              <wp:positionV relativeFrom="page">
                <wp:align>bottom</wp:align>
              </wp:positionV>
              <wp:extent cx="443865" cy="443865"/>
              <wp:effectExtent l="0" t="0" r="7620" b="0"/>
              <wp:wrapNone/>
              <wp:docPr id="1320699605" name="Text Box 2" descr="Mondelez International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2E1A2BE" w14:textId="552D39E6" w:rsidR="00DF2F45" w:rsidRPr="00DF2F45" w:rsidRDefault="00DF2F45" w:rsidP="00DF2F45">
                          <w:pPr>
                            <w:spacing w:after="0"/>
                            <w:rPr>
                              <w:rFonts w:ascii="Calibri" w:eastAsia="Calibri" w:hAnsi="Calibri" w:cs="Calibri"/>
                              <w:noProof/>
                              <w:color w:val="000000"/>
                              <w:sz w:val="20"/>
                              <w:szCs w:val="20"/>
                            </w:rPr>
                          </w:pPr>
                          <w:r w:rsidRPr="00DF2F45">
                            <w:rPr>
                              <w:rFonts w:ascii="Calibri" w:eastAsia="Calibri" w:hAnsi="Calibri" w:cs="Calibri"/>
                              <w:noProof/>
                              <w:color w:val="000000"/>
                              <w:sz w:val="20"/>
                              <w:szCs w:val="20"/>
                            </w:rPr>
                            <w:t>Mondelez International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05E8716" id="_x0000_t202" coordsize="21600,21600" o:spt="202" path="m,l,21600r21600,l21600,xe">
              <v:stroke joinstyle="miter"/>
              <v:path gradientshapeok="t" o:connecttype="rect"/>
            </v:shapetype>
            <v:shape id="Text Box 2" o:spid="_x0000_s1026" type="#_x0000_t202" alt="Mondelez International Internal" style="position:absolute;margin-left:0;margin-top:0;width:34.95pt;height:34.9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72E1A2BE" w14:textId="552D39E6" w:rsidR="00DF2F45" w:rsidRPr="00DF2F45" w:rsidRDefault="00DF2F45" w:rsidP="00DF2F45">
                    <w:pPr>
                      <w:spacing w:after="0"/>
                      <w:rPr>
                        <w:rFonts w:ascii="Calibri" w:eastAsia="Calibri" w:hAnsi="Calibri" w:cs="Calibri"/>
                        <w:noProof/>
                        <w:color w:val="000000"/>
                        <w:sz w:val="20"/>
                        <w:szCs w:val="20"/>
                      </w:rPr>
                    </w:pPr>
                    <w:r w:rsidRPr="00DF2F45">
                      <w:rPr>
                        <w:rFonts w:ascii="Calibri" w:eastAsia="Calibri" w:hAnsi="Calibri" w:cs="Calibri"/>
                        <w:noProof/>
                        <w:color w:val="000000"/>
                        <w:sz w:val="20"/>
                        <w:szCs w:val="20"/>
                      </w:rPr>
                      <w:t>Mondelez International Internal</w:t>
                    </w:r>
                  </w:p>
                </w:txbxContent>
              </v:textbox>
              <w10:wrap anchorx="page" anchory="page"/>
            </v:shape>
          </w:pict>
        </mc:Fallback>
      </mc:AlternateContent>
    </w:r>
  </w:p>
  <w:sdt>
    <w:sdtPr>
      <w:rPr>
        <w:rStyle w:val="PageNumber"/>
      </w:rPr>
      <w:id w:val="-350492783"/>
      <w:docPartObj>
        <w:docPartGallery w:val="Page Numbers (Bottom of Page)"/>
        <w:docPartUnique/>
      </w:docPartObj>
    </w:sdtPr>
    <w:sdtEndPr>
      <w:rPr>
        <w:rStyle w:val="PageNumber"/>
      </w:rPr>
    </w:sdtEndPr>
    <w:sdtContent>
      <w:p w14:paraId="5A5C243D" w14:textId="77777777" w:rsidR="00B04993" w:rsidRDefault="00B0499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F6A5C">
          <w:rPr>
            <w:rStyle w:val="PageNumber"/>
            <w:noProof/>
          </w:rPr>
          <w:t>2</w:t>
        </w:r>
        <w:r>
          <w:rPr>
            <w:rStyle w:val="PageNumber"/>
          </w:rPr>
          <w:fldChar w:fldCharType="end"/>
        </w:r>
      </w:p>
    </w:sdtContent>
  </w:sdt>
  <w:p w14:paraId="6902F770" w14:textId="77777777" w:rsidR="00B04993" w:rsidRDefault="00B04993" w:rsidP="00B0499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70571" w14:textId="53575128" w:rsidR="00B04993" w:rsidRDefault="00DF2F45">
    <w:pPr>
      <w:pStyle w:val="Footer"/>
      <w:framePr w:wrap="none" w:vAnchor="text" w:hAnchor="margin" w:xAlign="right" w:y="1"/>
      <w:rPr>
        <w:rStyle w:val="PageNumber"/>
      </w:rPr>
    </w:pPr>
    <w:r>
      <w:rPr>
        <w:rFonts w:cs="Times New Roman"/>
        <w:noProof/>
      </w:rPr>
      <mc:AlternateContent>
        <mc:Choice Requires="wps">
          <w:drawing>
            <wp:anchor distT="0" distB="0" distL="0" distR="0" simplePos="0" relativeHeight="251658242" behindDoc="0" locked="0" layoutInCell="1" allowOverlap="1" wp14:anchorId="57D1551B" wp14:editId="7490556A">
              <wp:simplePos x="7131050" y="9366250"/>
              <wp:positionH relativeFrom="page">
                <wp:align>center</wp:align>
              </wp:positionH>
              <wp:positionV relativeFrom="page">
                <wp:align>bottom</wp:align>
              </wp:positionV>
              <wp:extent cx="443865" cy="443865"/>
              <wp:effectExtent l="0" t="0" r="7620" b="0"/>
              <wp:wrapNone/>
              <wp:docPr id="1891666988" name="Text Box 3" descr="Mondelez International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15C9909" w14:textId="3867D5BF" w:rsidR="00DF2F45" w:rsidRPr="00DF2F45" w:rsidRDefault="00DF2F45" w:rsidP="00DF2F45">
                          <w:pPr>
                            <w:spacing w:after="0"/>
                            <w:rPr>
                              <w:rFonts w:ascii="Calibri" w:eastAsia="Calibri" w:hAnsi="Calibri" w:cs="Calibri"/>
                              <w:noProof/>
                              <w:color w:val="000000"/>
                              <w:sz w:val="20"/>
                              <w:szCs w:val="20"/>
                            </w:rPr>
                          </w:pPr>
                          <w:r w:rsidRPr="00DF2F45">
                            <w:rPr>
                              <w:rFonts w:ascii="Calibri" w:eastAsia="Calibri" w:hAnsi="Calibri" w:cs="Calibri"/>
                              <w:noProof/>
                              <w:color w:val="000000"/>
                              <w:sz w:val="20"/>
                              <w:szCs w:val="20"/>
                            </w:rPr>
                            <w:t>Mondelez International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7D1551B" id="_x0000_t202" coordsize="21600,21600" o:spt="202" path="m,l,21600r21600,l21600,xe">
              <v:stroke joinstyle="miter"/>
              <v:path gradientshapeok="t" o:connecttype="rect"/>
            </v:shapetype>
            <v:shape id="Text Box 3" o:spid="_x0000_s1027" type="#_x0000_t202" alt="Mondelez International Internal" style="position:absolute;margin-left:0;margin-top:0;width:34.95pt;height:34.9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615C9909" w14:textId="3867D5BF" w:rsidR="00DF2F45" w:rsidRPr="00DF2F45" w:rsidRDefault="00DF2F45" w:rsidP="00DF2F45">
                    <w:pPr>
                      <w:spacing w:after="0"/>
                      <w:rPr>
                        <w:rFonts w:ascii="Calibri" w:eastAsia="Calibri" w:hAnsi="Calibri" w:cs="Calibri"/>
                        <w:noProof/>
                        <w:color w:val="000000"/>
                        <w:sz w:val="20"/>
                        <w:szCs w:val="20"/>
                      </w:rPr>
                    </w:pPr>
                    <w:r w:rsidRPr="00DF2F45">
                      <w:rPr>
                        <w:rFonts w:ascii="Calibri" w:eastAsia="Calibri" w:hAnsi="Calibri" w:cs="Calibri"/>
                        <w:noProof/>
                        <w:color w:val="000000"/>
                        <w:sz w:val="20"/>
                        <w:szCs w:val="20"/>
                      </w:rPr>
                      <w:t>Mondelez International Internal</w:t>
                    </w:r>
                  </w:p>
                </w:txbxContent>
              </v:textbox>
              <w10:wrap anchorx="page" anchory="page"/>
            </v:shape>
          </w:pict>
        </mc:Fallback>
      </mc:AlternateContent>
    </w:r>
    <w:sdt>
      <w:sdtPr>
        <w:rPr>
          <w:rStyle w:val="PageNumber"/>
        </w:rPr>
        <w:id w:val="-1306082847"/>
        <w:docPartObj>
          <w:docPartGallery w:val="Page Numbers (Bottom of Page)"/>
          <w:docPartUnique/>
        </w:docPartObj>
      </w:sdtPr>
      <w:sdtEndPr>
        <w:rPr>
          <w:rStyle w:val="PageNumber"/>
        </w:rPr>
      </w:sdtEndPr>
      <w:sdtContent>
        <w:r w:rsidR="00B04993">
          <w:rPr>
            <w:rStyle w:val="PageNumber"/>
          </w:rPr>
          <w:fldChar w:fldCharType="begin"/>
        </w:r>
        <w:r w:rsidR="00B04993">
          <w:rPr>
            <w:rStyle w:val="PageNumber"/>
          </w:rPr>
          <w:instrText xml:space="preserve"> PAGE </w:instrText>
        </w:r>
        <w:r w:rsidR="00B04993">
          <w:rPr>
            <w:rStyle w:val="PageNumber"/>
          </w:rPr>
          <w:fldChar w:fldCharType="separate"/>
        </w:r>
        <w:r w:rsidR="00B04993">
          <w:rPr>
            <w:rStyle w:val="PageNumber"/>
            <w:noProof/>
          </w:rPr>
          <w:t>20</w:t>
        </w:r>
        <w:r w:rsidR="00B04993">
          <w:rPr>
            <w:rStyle w:val="PageNumber"/>
          </w:rPr>
          <w:fldChar w:fldCharType="end"/>
        </w:r>
      </w:sdtContent>
    </w:sdt>
  </w:p>
  <w:p w14:paraId="5E31C64D" w14:textId="6CCBBD16" w:rsidR="41718EAE" w:rsidRDefault="0069165C" w:rsidP="00B04993">
    <w:pPr>
      <w:ind w:right="360"/>
      <w:rPr>
        <w:sz w:val="16"/>
        <w:szCs w:val="16"/>
      </w:rPr>
    </w:pPr>
    <w:r>
      <w:rPr>
        <w:sz w:val="16"/>
        <w:szCs w:val="16"/>
      </w:rPr>
      <w:t>Product Engagement Agreement</w:t>
    </w:r>
    <w:r w:rsidR="001F4C5E">
      <w:rPr>
        <w:sz w:val="16"/>
        <w:szCs w:val="16"/>
      </w:rPr>
      <w:t xml:space="preserve"> - </w:t>
    </w:r>
    <w:r w:rsidR="003D080B">
      <w:rPr>
        <w:sz w:val="16"/>
        <w:szCs w:val="16"/>
      </w:rPr>
      <w:t xml:space="preserve">Data &amp; Analytics (D&amp;A) </w:t>
    </w:r>
    <w:r w:rsidR="001F4C5E">
      <w:rPr>
        <w:sz w:val="16"/>
        <w:szCs w:val="16"/>
      </w:rPr>
      <w:t>Services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5ADAC" w14:textId="6C021AAB" w:rsidR="00DF2F45" w:rsidRDefault="00DF2F45">
    <w:pPr>
      <w:pStyle w:val="Footer"/>
    </w:pPr>
    <w:r>
      <w:rPr>
        <w:noProof/>
      </w:rPr>
      <mc:AlternateContent>
        <mc:Choice Requires="wps">
          <w:drawing>
            <wp:anchor distT="0" distB="0" distL="0" distR="0" simplePos="0" relativeHeight="251658240" behindDoc="0" locked="0" layoutInCell="1" allowOverlap="1" wp14:anchorId="27C60750" wp14:editId="7FDC716E">
              <wp:simplePos x="635" y="635"/>
              <wp:positionH relativeFrom="page">
                <wp:align>center</wp:align>
              </wp:positionH>
              <wp:positionV relativeFrom="page">
                <wp:align>bottom</wp:align>
              </wp:positionV>
              <wp:extent cx="443865" cy="443865"/>
              <wp:effectExtent l="0" t="0" r="7620" b="0"/>
              <wp:wrapNone/>
              <wp:docPr id="1631092147" name="Text Box 1" descr="Mondelez International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4F36190" w14:textId="37F2BDF6" w:rsidR="00DF2F45" w:rsidRPr="00DF2F45" w:rsidRDefault="00DF2F45" w:rsidP="00DF2F45">
                          <w:pPr>
                            <w:spacing w:after="0"/>
                            <w:rPr>
                              <w:rFonts w:ascii="Calibri" w:eastAsia="Calibri" w:hAnsi="Calibri" w:cs="Calibri"/>
                              <w:noProof/>
                              <w:color w:val="000000"/>
                              <w:sz w:val="20"/>
                              <w:szCs w:val="20"/>
                            </w:rPr>
                          </w:pPr>
                          <w:r w:rsidRPr="00DF2F45">
                            <w:rPr>
                              <w:rFonts w:ascii="Calibri" w:eastAsia="Calibri" w:hAnsi="Calibri" w:cs="Calibri"/>
                              <w:noProof/>
                              <w:color w:val="000000"/>
                              <w:sz w:val="20"/>
                              <w:szCs w:val="20"/>
                            </w:rPr>
                            <w:t>Mondelez International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7C60750" id="_x0000_t202" coordsize="21600,21600" o:spt="202" path="m,l,21600r21600,l21600,xe">
              <v:stroke joinstyle="miter"/>
              <v:path gradientshapeok="t" o:connecttype="rect"/>
            </v:shapetype>
            <v:shape id="Text Box 1" o:spid="_x0000_s1028" type="#_x0000_t202" alt="Mondelez International Internal"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74F36190" w14:textId="37F2BDF6" w:rsidR="00DF2F45" w:rsidRPr="00DF2F45" w:rsidRDefault="00DF2F45" w:rsidP="00DF2F45">
                    <w:pPr>
                      <w:spacing w:after="0"/>
                      <w:rPr>
                        <w:rFonts w:ascii="Calibri" w:eastAsia="Calibri" w:hAnsi="Calibri" w:cs="Calibri"/>
                        <w:noProof/>
                        <w:color w:val="000000"/>
                        <w:sz w:val="20"/>
                        <w:szCs w:val="20"/>
                      </w:rPr>
                    </w:pPr>
                    <w:r w:rsidRPr="00DF2F45">
                      <w:rPr>
                        <w:rFonts w:ascii="Calibri" w:eastAsia="Calibri" w:hAnsi="Calibri" w:cs="Calibri"/>
                        <w:noProof/>
                        <w:color w:val="000000"/>
                        <w:sz w:val="20"/>
                        <w:szCs w:val="20"/>
                      </w:rPr>
                      <w:t>Mondelez International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94F90" w14:textId="77777777" w:rsidR="0089444B" w:rsidRDefault="0089444B" w:rsidP="00FE7861">
      <w:pPr>
        <w:spacing w:after="0" w:line="240" w:lineRule="auto"/>
      </w:pPr>
      <w:r>
        <w:separator/>
      </w:r>
    </w:p>
  </w:footnote>
  <w:footnote w:type="continuationSeparator" w:id="0">
    <w:p w14:paraId="560FCF3F" w14:textId="77777777" w:rsidR="0089444B" w:rsidRDefault="0089444B" w:rsidP="00FE7861">
      <w:pPr>
        <w:spacing w:after="0" w:line="240" w:lineRule="auto"/>
      </w:pPr>
      <w:r>
        <w:continuationSeparator/>
      </w:r>
    </w:p>
  </w:footnote>
  <w:footnote w:type="continuationNotice" w:id="1">
    <w:p w14:paraId="704EFC2E" w14:textId="77777777" w:rsidR="0089444B" w:rsidRDefault="0089444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5285A" w14:textId="72117CF8" w:rsidR="00A03EB1" w:rsidRPr="00523BDD" w:rsidRDefault="78ABCDC8" w:rsidP="00BE33F8">
    <w:pPr>
      <w:jc w:val="center"/>
      <w:rPr>
        <w:rFonts w:ascii="Calibri Light" w:hAnsi="Calibri Light" w:cs="Calibri Light"/>
        <w:sz w:val="20"/>
        <w:szCs w:val="20"/>
      </w:rPr>
    </w:pPr>
    <w:r w:rsidRPr="78ABCDC8">
      <w:rPr>
        <w:rFonts w:ascii="Calibri Light" w:hAnsi="Calibri Light" w:cs="Calibri Light"/>
        <w:sz w:val="20"/>
        <w:szCs w:val="20"/>
      </w:rPr>
      <w:t>STATEMENT OF WORK</w:t>
    </w:r>
  </w:p>
</w:hdr>
</file>

<file path=word/intelligence2.xml><?xml version="1.0" encoding="utf-8"?>
<int2:intelligence xmlns:int2="http://schemas.microsoft.com/office/intelligence/2020/intelligence" xmlns:oel="http://schemas.microsoft.com/office/2019/extlst">
  <int2:observations>
    <int2:bookmark int2:bookmarkName="_Int_JoYT78Rq" int2:invalidationBookmarkName="" int2:hashCode="8PFwTWsnnhopFS" int2:id="XHRL6uj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06DE4"/>
    <w:multiLevelType w:val="hybridMultilevel"/>
    <w:tmpl w:val="3EAC9728"/>
    <w:lvl w:ilvl="0" w:tplc="14CAC942">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642797"/>
    <w:multiLevelType w:val="hybridMultilevel"/>
    <w:tmpl w:val="99C81E18"/>
    <w:lvl w:ilvl="0" w:tplc="4376949C">
      <w:start w:val="5"/>
      <w:numFmt w:val="bullet"/>
      <w:lvlText w:val=""/>
      <w:lvlJc w:val="left"/>
      <w:pPr>
        <w:ind w:left="720" w:hanging="360"/>
      </w:pPr>
      <w:rPr>
        <w:rFonts w:ascii="Wingdings" w:eastAsia="Calibri Light"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2B6B42"/>
    <w:multiLevelType w:val="hybridMultilevel"/>
    <w:tmpl w:val="6AB4DFA2"/>
    <w:lvl w:ilvl="0" w:tplc="083422C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AA3E20"/>
    <w:multiLevelType w:val="multilevel"/>
    <w:tmpl w:val="FF88B008"/>
    <w:styleLink w:val="MDLZContractList"/>
    <w:lvl w:ilvl="0">
      <w:start w:val="1"/>
      <w:numFmt w:val="decimal"/>
      <w:lvlText w:val="%1."/>
      <w:lvlJc w:val="left"/>
      <w:pPr>
        <w:ind w:left="360" w:hanging="360"/>
      </w:pPr>
      <w:rPr>
        <w:rFonts w:ascii="Calibri" w:hAnsi="Calibri" w:hint="default"/>
        <w:b w:val="0"/>
        <w:i w:val="0"/>
        <w:color w:val="auto"/>
        <w:sz w:val="20"/>
      </w:rPr>
    </w:lvl>
    <w:lvl w:ilvl="1">
      <w:start w:val="1"/>
      <w:numFmt w:val="decimal"/>
      <w:lvlText w:val="%2.%1"/>
      <w:lvlJc w:val="left"/>
      <w:pPr>
        <w:ind w:left="720" w:hanging="360"/>
      </w:pPr>
      <w:rPr>
        <w:rFonts w:ascii="Calibri" w:hAnsi="Calibri" w:hint="default"/>
        <w:b w:val="0"/>
        <w:i w:val="0"/>
        <w:color w:val="auto"/>
        <w:sz w:val="20"/>
      </w:rPr>
    </w:lvl>
    <w:lvl w:ilvl="2">
      <w:start w:val="1"/>
      <w:numFmt w:val="upperLetter"/>
      <w:lvlText w:val="%3."/>
      <w:lvlJc w:val="left"/>
      <w:pPr>
        <w:ind w:left="1080" w:hanging="360"/>
      </w:pPr>
      <w:rPr>
        <w:rFonts w:ascii="Calibri" w:hAnsi="Calibri" w:hint="default"/>
        <w:b w:val="0"/>
        <w:i w:val="0"/>
        <w:color w:val="auto"/>
        <w:sz w:val="20"/>
      </w:rPr>
    </w:lvl>
    <w:lvl w:ilvl="3">
      <w:start w:val="1"/>
      <w:numFmt w:val="decimal"/>
      <w:lvlText w:val="%4."/>
      <w:lvlJc w:val="left"/>
      <w:pPr>
        <w:ind w:left="1440" w:hanging="360"/>
      </w:pPr>
      <w:rPr>
        <w:rFonts w:ascii="Calibri" w:hAnsi="Calibri" w:hint="default"/>
        <w:b w:val="0"/>
        <w:i w:val="0"/>
        <w:color w:val="auto"/>
        <w:sz w:val="20"/>
      </w:rPr>
    </w:lvl>
    <w:lvl w:ilvl="4">
      <w:start w:val="1"/>
      <w:numFmt w:val="lowerLetter"/>
      <w:lvlText w:val="%5."/>
      <w:lvlJc w:val="left"/>
      <w:pPr>
        <w:ind w:left="1800" w:hanging="360"/>
      </w:pPr>
      <w:rPr>
        <w:rFonts w:ascii="Calibri" w:hAnsi="Calibri" w:hint="default"/>
        <w:b w:val="0"/>
        <w:i w:val="0"/>
        <w:color w:val="auto"/>
        <w:sz w:val="20"/>
      </w:rPr>
    </w:lvl>
    <w:lvl w:ilvl="5">
      <w:start w:val="1"/>
      <w:numFmt w:val="lowerRoman"/>
      <w:lvlText w:val="%6."/>
      <w:lvlJc w:val="left"/>
      <w:pPr>
        <w:ind w:left="2160" w:hanging="360"/>
      </w:pPr>
      <w:rPr>
        <w:rFonts w:ascii="Calibri" w:hAnsi="Calibri" w:hint="default"/>
        <w:b w:val="0"/>
        <w:i w:val="0"/>
        <w:color w:val="auto"/>
        <w:sz w:val="20"/>
      </w:rPr>
    </w:lvl>
    <w:lvl w:ilvl="6">
      <w:start w:val="1"/>
      <w:numFmt w:val="decimal"/>
      <w:lvlText w:val="%7."/>
      <w:lvlJc w:val="left"/>
      <w:pPr>
        <w:ind w:left="2520" w:hanging="360"/>
      </w:pPr>
      <w:rPr>
        <w:rFonts w:ascii="Calibri" w:hAnsi="Calibri" w:hint="default"/>
        <w:b w:val="0"/>
        <w:i w:val="0"/>
        <w:color w:val="auto"/>
        <w:sz w:val="20"/>
      </w:rPr>
    </w:lvl>
    <w:lvl w:ilvl="7">
      <w:start w:val="1"/>
      <w:numFmt w:val="lowerLetter"/>
      <w:lvlText w:val="%8."/>
      <w:lvlJc w:val="left"/>
      <w:pPr>
        <w:ind w:left="2880" w:hanging="360"/>
      </w:pPr>
      <w:rPr>
        <w:rFonts w:ascii="Calibri" w:hAnsi="Calibri" w:hint="default"/>
        <w:b w:val="0"/>
        <w:i w:val="0"/>
        <w:color w:val="auto"/>
        <w:sz w:val="20"/>
      </w:rPr>
    </w:lvl>
    <w:lvl w:ilvl="8">
      <w:start w:val="1"/>
      <w:numFmt w:val="lowerRoman"/>
      <w:lvlText w:val="%9."/>
      <w:lvlJc w:val="left"/>
      <w:pPr>
        <w:ind w:left="3240" w:hanging="360"/>
      </w:pPr>
      <w:rPr>
        <w:rFonts w:ascii="Calibri" w:hAnsi="Calibri" w:hint="default"/>
        <w:b w:val="0"/>
        <w:i w:val="0"/>
        <w:color w:val="auto"/>
        <w:sz w:val="20"/>
      </w:rPr>
    </w:lvl>
  </w:abstractNum>
  <w:abstractNum w:abstractNumId="4" w15:restartNumberingAfterBreak="0">
    <w:nsid w:val="2B3668B0"/>
    <w:multiLevelType w:val="hybridMultilevel"/>
    <w:tmpl w:val="CD34E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400883"/>
    <w:multiLevelType w:val="hybridMultilevel"/>
    <w:tmpl w:val="756894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311508E"/>
    <w:multiLevelType w:val="hybridMultilevel"/>
    <w:tmpl w:val="06D6C3A8"/>
    <w:lvl w:ilvl="0" w:tplc="0416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33BC608F"/>
    <w:multiLevelType w:val="hybridMultilevel"/>
    <w:tmpl w:val="53740A0A"/>
    <w:lvl w:ilvl="0" w:tplc="04160003">
      <w:start w:val="1"/>
      <w:numFmt w:val="bullet"/>
      <w:lvlText w:val="o"/>
      <w:lvlJc w:val="left"/>
      <w:pPr>
        <w:ind w:left="1440" w:hanging="360"/>
      </w:pPr>
      <w:rPr>
        <w:rFonts w:ascii="Courier New" w:hAnsi="Courier New" w:cs="Courier New"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8" w15:restartNumberingAfterBreak="0">
    <w:nsid w:val="4371013D"/>
    <w:multiLevelType w:val="hybridMultilevel"/>
    <w:tmpl w:val="FFFFFFFF"/>
    <w:lvl w:ilvl="0" w:tplc="275C439E">
      <w:start w:val="1"/>
      <w:numFmt w:val="decimal"/>
      <w:lvlText w:val="%1."/>
      <w:lvlJc w:val="left"/>
      <w:pPr>
        <w:ind w:left="720" w:hanging="360"/>
      </w:pPr>
    </w:lvl>
    <w:lvl w:ilvl="1" w:tplc="635400CA">
      <w:start w:val="1"/>
      <w:numFmt w:val="lowerLetter"/>
      <w:lvlText w:val="%2."/>
      <w:lvlJc w:val="left"/>
      <w:pPr>
        <w:ind w:left="1440" w:hanging="360"/>
      </w:pPr>
    </w:lvl>
    <w:lvl w:ilvl="2" w:tplc="B9A21F00">
      <w:start w:val="1"/>
      <w:numFmt w:val="lowerRoman"/>
      <w:lvlText w:val="%3."/>
      <w:lvlJc w:val="right"/>
      <w:pPr>
        <w:ind w:left="2160" w:hanging="180"/>
      </w:pPr>
    </w:lvl>
    <w:lvl w:ilvl="3" w:tplc="8BAA9342">
      <w:start w:val="1"/>
      <w:numFmt w:val="decimal"/>
      <w:lvlText w:val="%4."/>
      <w:lvlJc w:val="left"/>
      <w:pPr>
        <w:ind w:left="2880" w:hanging="360"/>
      </w:pPr>
    </w:lvl>
    <w:lvl w:ilvl="4" w:tplc="F540402C">
      <w:start w:val="1"/>
      <w:numFmt w:val="lowerLetter"/>
      <w:lvlText w:val="%5."/>
      <w:lvlJc w:val="left"/>
      <w:pPr>
        <w:ind w:left="3600" w:hanging="360"/>
      </w:pPr>
    </w:lvl>
    <w:lvl w:ilvl="5" w:tplc="2B0269B0">
      <w:start w:val="1"/>
      <w:numFmt w:val="lowerRoman"/>
      <w:lvlText w:val="%6."/>
      <w:lvlJc w:val="right"/>
      <w:pPr>
        <w:ind w:left="4320" w:hanging="180"/>
      </w:pPr>
    </w:lvl>
    <w:lvl w:ilvl="6" w:tplc="FD22AE0E">
      <w:start w:val="1"/>
      <w:numFmt w:val="decimal"/>
      <w:lvlText w:val="%7."/>
      <w:lvlJc w:val="left"/>
      <w:pPr>
        <w:ind w:left="5040" w:hanging="360"/>
      </w:pPr>
    </w:lvl>
    <w:lvl w:ilvl="7" w:tplc="E6F49DE6">
      <w:start w:val="1"/>
      <w:numFmt w:val="lowerLetter"/>
      <w:lvlText w:val="%8."/>
      <w:lvlJc w:val="left"/>
      <w:pPr>
        <w:ind w:left="5760" w:hanging="360"/>
      </w:pPr>
    </w:lvl>
    <w:lvl w:ilvl="8" w:tplc="F8C2D60A">
      <w:start w:val="1"/>
      <w:numFmt w:val="lowerRoman"/>
      <w:lvlText w:val="%9."/>
      <w:lvlJc w:val="right"/>
      <w:pPr>
        <w:ind w:left="6480" w:hanging="180"/>
      </w:pPr>
    </w:lvl>
  </w:abstractNum>
  <w:abstractNum w:abstractNumId="9" w15:restartNumberingAfterBreak="0">
    <w:nsid w:val="4A027A26"/>
    <w:multiLevelType w:val="hybridMultilevel"/>
    <w:tmpl w:val="888AB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3B5BFF"/>
    <w:multiLevelType w:val="hybridMultilevel"/>
    <w:tmpl w:val="162871BC"/>
    <w:lvl w:ilvl="0" w:tplc="C25CC740">
      <w:start w:val="1"/>
      <w:numFmt w:val="decimal"/>
      <w:lvlText w:val="%1."/>
      <w:lvlJc w:val="left"/>
      <w:pPr>
        <w:ind w:left="360" w:hanging="360"/>
      </w:pPr>
      <w:rPr>
        <w:rFonts w:ascii="Calibri Light" w:hAnsi="Calibri Light" w:cs="Calibri Light" w:hint="default"/>
        <w:b/>
        <w:bCs/>
        <w:sz w:val="20"/>
        <w:szCs w:val="20"/>
      </w:rPr>
    </w:lvl>
    <w:lvl w:ilvl="1" w:tplc="BD389002">
      <w:numFmt w:val="bullet"/>
      <w:lvlText w:val="-"/>
      <w:lvlJc w:val="left"/>
      <w:pPr>
        <w:ind w:left="1080" w:hanging="360"/>
      </w:pPr>
      <w:rPr>
        <w:rFonts w:ascii="Calibri Light" w:eastAsia="Calibri Light" w:hAnsi="Calibri Light" w:cs="Calibri Light"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4C01AB1"/>
    <w:multiLevelType w:val="hybridMultilevel"/>
    <w:tmpl w:val="11B22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130099"/>
    <w:multiLevelType w:val="hybridMultilevel"/>
    <w:tmpl w:val="FFFFFFFF"/>
    <w:lvl w:ilvl="0" w:tplc="257EA7EE">
      <w:start w:val="2"/>
      <w:numFmt w:val="decimal"/>
      <w:lvlText w:val="%1."/>
      <w:lvlJc w:val="left"/>
      <w:pPr>
        <w:ind w:left="720" w:hanging="360"/>
      </w:pPr>
    </w:lvl>
    <w:lvl w:ilvl="1" w:tplc="ED847CEC">
      <w:start w:val="1"/>
      <w:numFmt w:val="lowerLetter"/>
      <w:lvlText w:val="%2."/>
      <w:lvlJc w:val="left"/>
      <w:pPr>
        <w:ind w:left="1440" w:hanging="360"/>
      </w:pPr>
    </w:lvl>
    <w:lvl w:ilvl="2" w:tplc="F95AB572">
      <w:start w:val="1"/>
      <w:numFmt w:val="lowerRoman"/>
      <w:lvlText w:val="%3."/>
      <w:lvlJc w:val="right"/>
      <w:pPr>
        <w:ind w:left="2160" w:hanging="180"/>
      </w:pPr>
    </w:lvl>
    <w:lvl w:ilvl="3" w:tplc="57164682">
      <w:start w:val="1"/>
      <w:numFmt w:val="decimal"/>
      <w:lvlText w:val="%4."/>
      <w:lvlJc w:val="left"/>
      <w:pPr>
        <w:ind w:left="2880" w:hanging="360"/>
      </w:pPr>
    </w:lvl>
    <w:lvl w:ilvl="4" w:tplc="49F84730">
      <w:start w:val="1"/>
      <w:numFmt w:val="lowerLetter"/>
      <w:lvlText w:val="%5."/>
      <w:lvlJc w:val="left"/>
      <w:pPr>
        <w:ind w:left="3600" w:hanging="360"/>
      </w:pPr>
    </w:lvl>
    <w:lvl w:ilvl="5" w:tplc="8CC03B86">
      <w:start w:val="1"/>
      <w:numFmt w:val="lowerRoman"/>
      <w:lvlText w:val="%6."/>
      <w:lvlJc w:val="right"/>
      <w:pPr>
        <w:ind w:left="4320" w:hanging="180"/>
      </w:pPr>
    </w:lvl>
    <w:lvl w:ilvl="6" w:tplc="D10093A8">
      <w:start w:val="1"/>
      <w:numFmt w:val="decimal"/>
      <w:lvlText w:val="%7."/>
      <w:lvlJc w:val="left"/>
      <w:pPr>
        <w:ind w:left="5040" w:hanging="360"/>
      </w:pPr>
    </w:lvl>
    <w:lvl w:ilvl="7" w:tplc="241A59B2">
      <w:start w:val="1"/>
      <w:numFmt w:val="lowerLetter"/>
      <w:lvlText w:val="%8."/>
      <w:lvlJc w:val="left"/>
      <w:pPr>
        <w:ind w:left="5760" w:hanging="360"/>
      </w:pPr>
    </w:lvl>
    <w:lvl w:ilvl="8" w:tplc="65FE4080">
      <w:start w:val="1"/>
      <w:numFmt w:val="lowerRoman"/>
      <w:lvlText w:val="%9."/>
      <w:lvlJc w:val="right"/>
      <w:pPr>
        <w:ind w:left="6480" w:hanging="180"/>
      </w:pPr>
    </w:lvl>
  </w:abstractNum>
  <w:abstractNum w:abstractNumId="13" w15:restartNumberingAfterBreak="0">
    <w:nsid w:val="5DC8C57A"/>
    <w:multiLevelType w:val="hybridMultilevel"/>
    <w:tmpl w:val="FFFFFFFF"/>
    <w:lvl w:ilvl="0" w:tplc="8294DED8">
      <w:start w:val="1"/>
      <w:numFmt w:val="decimal"/>
      <w:lvlText w:val="%1."/>
      <w:lvlJc w:val="left"/>
      <w:pPr>
        <w:ind w:left="720" w:hanging="360"/>
      </w:pPr>
    </w:lvl>
    <w:lvl w:ilvl="1" w:tplc="8938B504">
      <w:start w:val="1"/>
      <w:numFmt w:val="lowerLetter"/>
      <w:lvlText w:val="%2."/>
      <w:lvlJc w:val="left"/>
      <w:pPr>
        <w:ind w:left="1440" w:hanging="360"/>
      </w:pPr>
    </w:lvl>
    <w:lvl w:ilvl="2" w:tplc="0AC82048">
      <w:start w:val="1"/>
      <w:numFmt w:val="lowerRoman"/>
      <w:lvlText w:val="%3."/>
      <w:lvlJc w:val="right"/>
      <w:pPr>
        <w:ind w:left="2160" w:hanging="180"/>
      </w:pPr>
    </w:lvl>
    <w:lvl w:ilvl="3" w:tplc="B39A9F66">
      <w:start w:val="1"/>
      <w:numFmt w:val="decimal"/>
      <w:lvlText w:val="%4."/>
      <w:lvlJc w:val="left"/>
      <w:pPr>
        <w:ind w:left="2880" w:hanging="360"/>
      </w:pPr>
    </w:lvl>
    <w:lvl w:ilvl="4" w:tplc="74DA4F5A">
      <w:start w:val="1"/>
      <w:numFmt w:val="lowerLetter"/>
      <w:lvlText w:val="%5."/>
      <w:lvlJc w:val="left"/>
      <w:pPr>
        <w:ind w:left="3600" w:hanging="360"/>
      </w:pPr>
    </w:lvl>
    <w:lvl w:ilvl="5" w:tplc="B9489714">
      <w:start w:val="1"/>
      <w:numFmt w:val="lowerRoman"/>
      <w:lvlText w:val="%6."/>
      <w:lvlJc w:val="right"/>
      <w:pPr>
        <w:ind w:left="4320" w:hanging="180"/>
      </w:pPr>
    </w:lvl>
    <w:lvl w:ilvl="6" w:tplc="743232C6">
      <w:start w:val="1"/>
      <w:numFmt w:val="decimal"/>
      <w:lvlText w:val="%7."/>
      <w:lvlJc w:val="left"/>
      <w:pPr>
        <w:ind w:left="5040" w:hanging="360"/>
      </w:pPr>
    </w:lvl>
    <w:lvl w:ilvl="7" w:tplc="2D4C3C42">
      <w:start w:val="1"/>
      <w:numFmt w:val="lowerLetter"/>
      <w:lvlText w:val="%8."/>
      <w:lvlJc w:val="left"/>
      <w:pPr>
        <w:ind w:left="5760" w:hanging="360"/>
      </w:pPr>
    </w:lvl>
    <w:lvl w:ilvl="8" w:tplc="36444156">
      <w:start w:val="1"/>
      <w:numFmt w:val="lowerRoman"/>
      <w:lvlText w:val="%9."/>
      <w:lvlJc w:val="right"/>
      <w:pPr>
        <w:ind w:left="6480" w:hanging="180"/>
      </w:pPr>
    </w:lvl>
  </w:abstractNum>
  <w:abstractNum w:abstractNumId="14" w15:restartNumberingAfterBreak="0">
    <w:nsid w:val="657E6D19"/>
    <w:multiLevelType w:val="multilevel"/>
    <w:tmpl w:val="97984E36"/>
    <w:numStyleLink w:val="MDLZContractFormat"/>
  </w:abstractNum>
  <w:abstractNum w:abstractNumId="15" w15:restartNumberingAfterBreak="0">
    <w:nsid w:val="698A1893"/>
    <w:multiLevelType w:val="hybridMultilevel"/>
    <w:tmpl w:val="D9565B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9E42E9B"/>
    <w:multiLevelType w:val="hybridMultilevel"/>
    <w:tmpl w:val="8DF44A5C"/>
    <w:lvl w:ilvl="0" w:tplc="CBB09CEC">
      <w:start w:val="5"/>
      <w:numFmt w:val="bullet"/>
      <w:lvlText w:val="-"/>
      <w:lvlJc w:val="left"/>
      <w:pPr>
        <w:ind w:left="720" w:hanging="360"/>
      </w:pPr>
      <w:rPr>
        <w:rFonts w:ascii="Calibri" w:eastAsia="Calibri Light"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296D16"/>
    <w:multiLevelType w:val="hybridMultilevel"/>
    <w:tmpl w:val="FFFFFFFF"/>
    <w:lvl w:ilvl="0" w:tplc="2C5885AA">
      <w:start w:val="1"/>
      <w:numFmt w:val="decimal"/>
      <w:lvlText w:val="%1."/>
      <w:lvlJc w:val="left"/>
      <w:pPr>
        <w:ind w:left="720" w:hanging="360"/>
      </w:pPr>
    </w:lvl>
    <w:lvl w:ilvl="1" w:tplc="67ACA436">
      <w:start w:val="1"/>
      <w:numFmt w:val="lowerLetter"/>
      <w:lvlText w:val="%2."/>
      <w:lvlJc w:val="left"/>
      <w:pPr>
        <w:ind w:left="1440" w:hanging="360"/>
      </w:pPr>
    </w:lvl>
    <w:lvl w:ilvl="2" w:tplc="4D2CE1B2">
      <w:start w:val="1"/>
      <w:numFmt w:val="lowerRoman"/>
      <w:lvlText w:val="%3."/>
      <w:lvlJc w:val="right"/>
      <w:pPr>
        <w:ind w:left="2160" w:hanging="180"/>
      </w:pPr>
    </w:lvl>
    <w:lvl w:ilvl="3" w:tplc="203C0288">
      <w:start w:val="1"/>
      <w:numFmt w:val="decimal"/>
      <w:lvlText w:val="%4."/>
      <w:lvlJc w:val="left"/>
      <w:pPr>
        <w:ind w:left="2880" w:hanging="360"/>
      </w:pPr>
    </w:lvl>
    <w:lvl w:ilvl="4" w:tplc="551EFAEA">
      <w:start w:val="1"/>
      <w:numFmt w:val="lowerLetter"/>
      <w:lvlText w:val="%5."/>
      <w:lvlJc w:val="left"/>
      <w:pPr>
        <w:ind w:left="3600" w:hanging="360"/>
      </w:pPr>
    </w:lvl>
    <w:lvl w:ilvl="5" w:tplc="A3CC40E8">
      <w:start w:val="1"/>
      <w:numFmt w:val="lowerRoman"/>
      <w:lvlText w:val="%6."/>
      <w:lvlJc w:val="right"/>
      <w:pPr>
        <w:ind w:left="4320" w:hanging="180"/>
      </w:pPr>
    </w:lvl>
    <w:lvl w:ilvl="6" w:tplc="96BAD802">
      <w:start w:val="1"/>
      <w:numFmt w:val="decimal"/>
      <w:lvlText w:val="%7."/>
      <w:lvlJc w:val="left"/>
      <w:pPr>
        <w:ind w:left="5040" w:hanging="360"/>
      </w:pPr>
    </w:lvl>
    <w:lvl w:ilvl="7" w:tplc="7C28ADC0">
      <w:start w:val="1"/>
      <w:numFmt w:val="lowerLetter"/>
      <w:lvlText w:val="%8."/>
      <w:lvlJc w:val="left"/>
      <w:pPr>
        <w:ind w:left="5760" w:hanging="360"/>
      </w:pPr>
    </w:lvl>
    <w:lvl w:ilvl="8" w:tplc="53FC828E">
      <w:start w:val="1"/>
      <w:numFmt w:val="lowerRoman"/>
      <w:lvlText w:val="%9."/>
      <w:lvlJc w:val="right"/>
      <w:pPr>
        <w:ind w:left="6480" w:hanging="180"/>
      </w:pPr>
    </w:lvl>
  </w:abstractNum>
  <w:abstractNum w:abstractNumId="18" w15:restartNumberingAfterBreak="0">
    <w:nsid w:val="718EF53F"/>
    <w:multiLevelType w:val="hybridMultilevel"/>
    <w:tmpl w:val="FFFFFFFF"/>
    <w:lvl w:ilvl="0" w:tplc="A694004E">
      <w:start w:val="1"/>
      <w:numFmt w:val="decimal"/>
      <w:lvlText w:val="%1."/>
      <w:lvlJc w:val="left"/>
      <w:pPr>
        <w:ind w:left="720" w:hanging="360"/>
      </w:pPr>
    </w:lvl>
    <w:lvl w:ilvl="1" w:tplc="F3581310">
      <w:start w:val="1"/>
      <w:numFmt w:val="lowerLetter"/>
      <w:lvlText w:val="%2."/>
      <w:lvlJc w:val="left"/>
      <w:pPr>
        <w:ind w:left="1440" w:hanging="360"/>
      </w:pPr>
    </w:lvl>
    <w:lvl w:ilvl="2" w:tplc="B0E02BD2">
      <w:start w:val="1"/>
      <w:numFmt w:val="lowerRoman"/>
      <w:lvlText w:val="%3."/>
      <w:lvlJc w:val="right"/>
      <w:pPr>
        <w:ind w:left="2160" w:hanging="180"/>
      </w:pPr>
    </w:lvl>
    <w:lvl w:ilvl="3" w:tplc="5DE6A43C">
      <w:start w:val="1"/>
      <w:numFmt w:val="decimal"/>
      <w:lvlText w:val="%4."/>
      <w:lvlJc w:val="left"/>
      <w:pPr>
        <w:ind w:left="2880" w:hanging="360"/>
      </w:pPr>
    </w:lvl>
    <w:lvl w:ilvl="4" w:tplc="3F868168">
      <w:start w:val="1"/>
      <w:numFmt w:val="lowerLetter"/>
      <w:lvlText w:val="%5."/>
      <w:lvlJc w:val="left"/>
      <w:pPr>
        <w:ind w:left="3600" w:hanging="360"/>
      </w:pPr>
    </w:lvl>
    <w:lvl w:ilvl="5" w:tplc="F8C40486">
      <w:start w:val="1"/>
      <w:numFmt w:val="lowerRoman"/>
      <w:lvlText w:val="%6."/>
      <w:lvlJc w:val="right"/>
      <w:pPr>
        <w:ind w:left="4320" w:hanging="180"/>
      </w:pPr>
    </w:lvl>
    <w:lvl w:ilvl="6" w:tplc="FFE21808">
      <w:start w:val="1"/>
      <w:numFmt w:val="decimal"/>
      <w:lvlText w:val="%7."/>
      <w:lvlJc w:val="left"/>
      <w:pPr>
        <w:ind w:left="5040" w:hanging="360"/>
      </w:pPr>
    </w:lvl>
    <w:lvl w:ilvl="7" w:tplc="57E8EA4E">
      <w:start w:val="1"/>
      <w:numFmt w:val="lowerLetter"/>
      <w:lvlText w:val="%8."/>
      <w:lvlJc w:val="left"/>
      <w:pPr>
        <w:ind w:left="5760" w:hanging="360"/>
      </w:pPr>
    </w:lvl>
    <w:lvl w:ilvl="8" w:tplc="5290BD2E">
      <w:start w:val="1"/>
      <w:numFmt w:val="lowerRoman"/>
      <w:lvlText w:val="%9."/>
      <w:lvlJc w:val="right"/>
      <w:pPr>
        <w:ind w:left="6480" w:hanging="180"/>
      </w:pPr>
    </w:lvl>
  </w:abstractNum>
  <w:abstractNum w:abstractNumId="19" w15:restartNumberingAfterBreak="0">
    <w:nsid w:val="71F0500F"/>
    <w:multiLevelType w:val="hybridMultilevel"/>
    <w:tmpl w:val="44028D3E"/>
    <w:lvl w:ilvl="0" w:tplc="04160003">
      <w:start w:val="1"/>
      <w:numFmt w:val="bullet"/>
      <w:lvlText w:val="o"/>
      <w:lvlJc w:val="left"/>
      <w:pPr>
        <w:ind w:left="1440" w:hanging="360"/>
      </w:pPr>
      <w:rPr>
        <w:rFonts w:ascii="Courier New" w:hAnsi="Courier New" w:cs="Courier New" w:hint="default"/>
      </w:rPr>
    </w:lvl>
    <w:lvl w:ilvl="1" w:tplc="04160003">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0" w15:restartNumberingAfterBreak="0">
    <w:nsid w:val="72BB4BCE"/>
    <w:multiLevelType w:val="multilevel"/>
    <w:tmpl w:val="97984E36"/>
    <w:styleLink w:val="MDLZContractFormat"/>
    <w:lvl w:ilvl="0">
      <w:start w:val="1"/>
      <w:numFmt w:val="decimal"/>
      <w:lvlText w:val="%1."/>
      <w:lvlJc w:val="left"/>
      <w:pPr>
        <w:ind w:left="360" w:hanging="360"/>
      </w:pPr>
      <w:rPr>
        <w:rFonts w:ascii="Trebuchet MS" w:hAnsi="Trebuchet MS" w:hint="default"/>
        <w:b w:val="0"/>
        <w:i w:val="0"/>
        <w:sz w:val="20"/>
      </w:rPr>
    </w:lvl>
    <w:lvl w:ilvl="1">
      <w:start w:val="1"/>
      <w:numFmt w:val="decimal"/>
      <w:lvlText w:val="%1.%2."/>
      <w:lvlJc w:val="left"/>
      <w:pPr>
        <w:ind w:left="720" w:hanging="360"/>
      </w:pPr>
      <w:rPr>
        <w:rFonts w:ascii="Trebuchet MS" w:hAnsi="Trebuchet MS" w:hint="default"/>
        <w:b w:val="0"/>
        <w:i w:val="0"/>
        <w:sz w:val="20"/>
      </w:rPr>
    </w:lvl>
    <w:lvl w:ilvl="2">
      <w:start w:val="1"/>
      <w:numFmt w:val="upperLetter"/>
      <w:pStyle w:val="KLevel3"/>
      <w:lvlText w:val="%3."/>
      <w:lvlJc w:val="left"/>
      <w:pPr>
        <w:ind w:left="1080" w:hanging="360"/>
      </w:pPr>
      <w:rPr>
        <w:rFonts w:ascii="Trebuchet MS" w:hAnsi="Trebuchet MS" w:hint="default"/>
        <w:b w:val="0"/>
        <w:i w:val="0"/>
        <w:sz w:val="20"/>
      </w:rPr>
    </w:lvl>
    <w:lvl w:ilvl="3">
      <w:start w:val="1"/>
      <w:numFmt w:val="decimal"/>
      <w:pStyle w:val="KLevel4"/>
      <w:lvlText w:val="%4."/>
      <w:lvlJc w:val="left"/>
      <w:pPr>
        <w:ind w:left="1440" w:hanging="360"/>
      </w:pPr>
      <w:rPr>
        <w:rFonts w:ascii="Trebuchet MS" w:hAnsi="Trebuchet MS" w:hint="default"/>
        <w:b w:val="0"/>
        <w:i w:val="0"/>
        <w:sz w:val="20"/>
      </w:rPr>
    </w:lvl>
    <w:lvl w:ilvl="4">
      <w:start w:val="1"/>
      <w:numFmt w:val="lowerLetter"/>
      <w:pStyle w:val="KLevel5"/>
      <w:lvlText w:val="%5."/>
      <w:lvlJc w:val="left"/>
      <w:pPr>
        <w:ind w:left="1800" w:hanging="360"/>
      </w:pPr>
      <w:rPr>
        <w:rFonts w:ascii="Trebuchet MS" w:hAnsi="Trebuchet MS" w:hint="default"/>
        <w:b w:val="0"/>
        <w:i w:val="0"/>
        <w:sz w:val="20"/>
      </w:rPr>
    </w:lvl>
    <w:lvl w:ilvl="5">
      <w:start w:val="1"/>
      <w:numFmt w:val="decimal"/>
      <w:pStyle w:val="KLevel6"/>
      <w:lvlText w:val="%6."/>
      <w:lvlJc w:val="left"/>
      <w:pPr>
        <w:ind w:left="2160" w:hanging="360"/>
      </w:pPr>
      <w:rPr>
        <w:rFonts w:ascii="Trebuchet MS" w:hAnsi="Trebuchet MS" w:hint="default"/>
        <w:b w:val="0"/>
        <w:i w:val="0"/>
        <w:sz w:val="20"/>
      </w:rPr>
    </w:lvl>
    <w:lvl w:ilvl="6">
      <w:start w:val="1"/>
      <w:numFmt w:val="upperLetter"/>
      <w:pStyle w:val="KLevel7"/>
      <w:lvlText w:val="%7."/>
      <w:lvlJc w:val="left"/>
      <w:pPr>
        <w:ind w:left="2520" w:hanging="360"/>
      </w:pPr>
      <w:rPr>
        <w:rFonts w:ascii="Trebuchet MS" w:hAnsi="Trebuchet MS" w:hint="default"/>
        <w:b w:val="0"/>
        <w:i w:val="0"/>
        <w:sz w:val="20"/>
      </w:rPr>
    </w:lvl>
    <w:lvl w:ilvl="7">
      <w:start w:val="1"/>
      <w:numFmt w:val="decimal"/>
      <w:lvlText w:val="%8."/>
      <w:lvlJc w:val="left"/>
      <w:pPr>
        <w:ind w:left="2880" w:hanging="360"/>
      </w:pPr>
      <w:rPr>
        <w:rFonts w:ascii="Trebuchet MS" w:hAnsi="Trebuchet MS" w:hint="default"/>
        <w:b w:val="0"/>
        <w:i w:val="0"/>
        <w:sz w:val="20"/>
      </w:rPr>
    </w:lvl>
    <w:lvl w:ilvl="8">
      <w:start w:val="1"/>
      <w:numFmt w:val="lowerLetter"/>
      <w:lvlText w:val="%9."/>
      <w:lvlJc w:val="left"/>
      <w:pPr>
        <w:ind w:left="3240" w:hanging="360"/>
      </w:pPr>
      <w:rPr>
        <w:rFonts w:ascii="Trebuchet MS" w:hAnsi="Trebuchet MS" w:hint="default"/>
        <w:b w:val="0"/>
        <w:i w:val="0"/>
        <w:sz w:val="20"/>
      </w:rPr>
    </w:lvl>
  </w:abstractNum>
  <w:abstractNum w:abstractNumId="21" w15:restartNumberingAfterBreak="0">
    <w:nsid w:val="7E0B0C9B"/>
    <w:multiLevelType w:val="hybridMultilevel"/>
    <w:tmpl w:val="FFFFFFFF"/>
    <w:lvl w:ilvl="0" w:tplc="5A5A8B7C">
      <w:start w:val="1"/>
      <w:numFmt w:val="decimal"/>
      <w:lvlText w:val="%1."/>
      <w:lvlJc w:val="left"/>
      <w:pPr>
        <w:ind w:left="720" w:hanging="360"/>
      </w:pPr>
    </w:lvl>
    <w:lvl w:ilvl="1" w:tplc="99F846C6">
      <w:start w:val="1"/>
      <w:numFmt w:val="lowerLetter"/>
      <w:lvlText w:val="%2."/>
      <w:lvlJc w:val="left"/>
      <w:pPr>
        <w:ind w:left="1440" w:hanging="360"/>
      </w:pPr>
    </w:lvl>
    <w:lvl w:ilvl="2" w:tplc="8C22A0CC">
      <w:start w:val="1"/>
      <w:numFmt w:val="lowerRoman"/>
      <w:lvlText w:val="%3."/>
      <w:lvlJc w:val="right"/>
      <w:pPr>
        <w:ind w:left="2160" w:hanging="180"/>
      </w:pPr>
    </w:lvl>
    <w:lvl w:ilvl="3" w:tplc="3E06FCD4">
      <w:start w:val="1"/>
      <w:numFmt w:val="decimal"/>
      <w:lvlText w:val="%4."/>
      <w:lvlJc w:val="left"/>
      <w:pPr>
        <w:ind w:left="2880" w:hanging="360"/>
      </w:pPr>
    </w:lvl>
    <w:lvl w:ilvl="4" w:tplc="E67E3078">
      <w:start w:val="1"/>
      <w:numFmt w:val="lowerLetter"/>
      <w:lvlText w:val="%5."/>
      <w:lvlJc w:val="left"/>
      <w:pPr>
        <w:ind w:left="3600" w:hanging="360"/>
      </w:pPr>
    </w:lvl>
    <w:lvl w:ilvl="5" w:tplc="B84A80E2">
      <w:start w:val="1"/>
      <w:numFmt w:val="lowerRoman"/>
      <w:lvlText w:val="%6."/>
      <w:lvlJc w:val="right"/>
      <w:pPr>
        <w:ind w:left="4320" w:hanging="180"/>
      </w:pPr>
    </w:lvl>
    <w:lvl w:ilvl="6" w:tplc="CB364F44">
      <w:start w:val="1"/>
      <w:numFmt w:val="decimal"/>
      <w:lvlText w:val="%7."/>
      <w:lvlJc w:val="left"/>
      <w:pPr>
        <w:ind w:left="5040" w:hanging="360"/>
      </w:pPr>
    </w:lvl>
    <w:lvl w:ilvl="7" w:tplc="5D866ECA">
      <w:start w:val="1"/>
      <w:numFmt w:val="lowerLetter"/>
      <w:lvlText w:val="%8."/>
      <w:lvlJc w:val="left"/>
      <w:pPr>
        <w:ind w:left="5760" w:hanging="360"/>
      </w:pPr>
    </w:lvl>
    <w:lvl w:ilvl="8" w:tplc="B59EE49A">
      <w:start w:val="1"/>
      <w:numFmt w:val="lowerRoman"/>
      <w:lvlText w:val="%9."/>
      <w:lvlJc w:val="right"/>
      <w:pPr>
        <w:ind w:left="6480" w:hanging="180"/>
      </w:pPr>
    </w:lvl>
  </w:abstractNum>
  <w:num w:numId="1" w16cid:durableId="335619726">
    <w:abstractNumId w:val="18"/>
  </w:num>
  <w:num w:numId="2" w16cid:durableId="1458833690">
    <w:abstractNumId w:val="13"/>
  </w:num>
  <w:num w:numId="3" w16cid:durableId="897320936">
    <w:abstractNumId w:val="17"/>
  </w:num>
  <w:num w:numId="4" w16cid:durableId="22287468">
    <w:abstractNumId w:val="12"/>
  </w:num>
  <w:num w:numId="5" w16cid:durableId="800730031">
    <w:abstractNumId w:val="21"/>
  </w:num>
  <w:num w:numId="6" w16cid:durableId="583880874">
    <w:abstractNumId w:val="8"/>
  </w:num>
  <w:num w:numId="7" w16cid:durableId="1573924566">
    <w:abstractNumId w:val="3"/>
  </w:num>
  <w:num w:numId="8" w16cid:durableId="841167243">
    <w:abstractNumId w:val="20"/>
  </w:num>
  <w:num w:numId="9" w16cid:durableId="1121607390">
    <w:abstractNumId w:val="14"/>
    <w:lvlOverride w:ilvl="0">
      <w:lvl w:ilvl="0">
        <w:start w:val="1"/>
        <w:numFmt w:val="decimal"/>
        <w:lvlText w:val="%1."/>
        <w:lvlJc w:val="left"/>
        <w:pPr>
          <w:ind w:left="360" w:hanging="360"/>
        </w:pPr>
        <w:rPr>
          <w:rFonts w:ascii="Trebuchet MS" w:hAnsi="Trebuchet MS" w:hint="default"/>
          <w:b/>
          <w:i w:val="0"/>
          <w:sz w:val="20"/>
        </w:rPr>
      </w:lvl>
    </w:lvlOverride>
    <w:lvlOverride w:ilvl="1">
      <w:lvl w:ilvl="1">
        <w:start w:val="1"/>
        <w:numFmt w:val="decimal"/>
        <w:lvlText w:val="%1.%2."/>
        <w:lvlJc w:val="left"/>
        <w:pPr>
          <w:ind w:left="720" w:hanging="360"/>
        </w:pPr>
        <w:rPr>
          <w:rFonts w:ascii="Trebuchet MS" w:hAnsi="Trebuchet MS" w:hint="default"/>
          <w:b w:val="0"/>
          <w:i w:val="0"/>
          <w:sz w:val="20"/>
        </w:rPr>
      </w:lvl>
    </w:lvlOverride>
    <w:lvlOverride w:ilvl="2">
      <w:lvl w:ilvl="2">
        <w:start w:val="1"/>
        <w:numFmt w:val="upperLetter"/>
        <w:pStyle w:val="KLevel3"/>
        <w:lvlText w:val="%3."/>
        <w:lvlJc w:val="left"/>
        <w:pPr>
          <w:ind w:left="1080" w:hanging="360"/>
        </w:pPr>
        <w:rPr>
          <w:rFonts w:ascii="Trebuchet MS" w:hAnsi="Trebuchet MS" w:hint="default"/>
          <w:b w:val="0"/>
          <w:i w:val="0"/>
          <w:sz w:val="20"/>
        </w:rPr>
      </w:lvl>
    </w:lvlOverride>
    <w:lvlOverride w:ilvl="3">
      <w:lvl w:ilvl="3">
        <w:start w:val="1"/>
        <w:numFmt w:val="decimal"/>
        <w:pStyle w:val="KLevel4"/>
        <w:lvlText w:val="%4."/>
        <w:lvlJc w:val="left"/>
        <w:pPr>
          <w:ind w:left="1440" w:hanging="360"/>
        </w:pPr>
        <w:rPr>
          <w:rFonts w:ascii="Trebuchet MS" w:hAnsi="Trebuchet MS" w:hint="default"/>
          <w:b w:val="0"/>
          <w:i w:val="0"/>
          <w:sz w:val="20"/>
        </w:rPr>
      </w:lvl>
    </w:lvlOverride>
    <w:lvlOverride w:ilvl="4">
      <w:lvl w:ilvl="4">
        <w:start w:val="1"/>
        <w:numFmt w:val="lowerLetter"/>
        <w:pStyle w:val="KLevel5"/>
        <w:lvlText w:val="%5."/>
        <w:lvlJc w:val="left"/>
        <w:pPr>
          <w:ind w:left="1800" w:hanging="360"/>
        </w:pPr>
        <w:rPr>
          <w:rFonts w:ascii="Trebuchet MS" w:hAnsi="Trebuchet MS" w:hint="default"/>
          <w:b w:val="0"/>
          <w:i w:val="0"/>
          <w:sz w:val="20"/>
        </w:rPr>
      </w:lvl>
    </w:lvlOverride>
    <w:lvlOverride w:ilvl="5">
      <w:lvl w:ilvl="5">
        <w:start w:val="1"/>
        <w:numFmt w:val="decimal"/>
        <w:pStyle w:val="KLevel6"/>
        <w:lvlText w:val="%6."/>
        <w:lvlJc w:val="left"/>
        <w:pPr>
          <w:ind w:left="2160" w:hanging="360"/>
        </w:pPr>
        <w:rPr>
          <w:rFonts w:ascii="Trebuchet MS" w:hAnsi="Trebuchet MS" w:hint="default"/>
          <w:b w:val="0"/>
          <w:i w:val="0"/>
          <w:sz w:val="20"/>
        </w:rPr>
      </w:lvl>
    </w:lvlOverride>
    <w:lvlOverride w:ilvl="6">
      <w:lvl w:ilvl="6">
        <w:start w:val="1"/>
        <w:numFmt w:val="upperLetter"/>
        <w:pStyle w:val="KLevel7"/>
        <w:lvlText w:val="%7."/>
        <w:lvlJc w:val="left"/>
        <w:pPr>
          <w:ind w:left="2520" w:hanging="360"/>
        </w:pPr>
        <w:rPr>
          <w:rFonts w:ascii="Trebuchet MS" w:hAnsi="Trebuchet MS" w:hint="default"/>
          <w:b w:val="0"/>
          <w:i w:val="0"/>
          <w:sz w:val="20"/>
        </w:rPr>
      </w:lvl>
    </w:lvlOverride>
    <w:lvlOverride w:ilvl="7">
      <w:lvl w:ilvl="7">
        <w:start w:val="1"/>
        <w:numFmt w:val="decimal"/>
        <w:lvlText w:val="%8."/>
        <w:lvlJc w:val="left"/>
        <w:pPr>
          <w:ind w:left="2880" w:hanging="360"/>
        </w:pPr>
        <w:rPr>
          <w:rFonts w:ascii="Trebuchet MS" w:hAnsi="Trebuchet MS" w:hint="default"/>
          <w:b w:val="0"/>
          <w:i w:val="0"/>
          <w:sz w:val="20"/>
        </w:rPr>
      </w:lvl>
    </w:lvlOverride>
    <w:lvlOverride w:ilvl="8">
      <w:lvl w:ilvl="8">
        <w:start w:val="1"/>
        <w:numFmt w:val="lowerLetter"/>
        <w:lvlText w:val="%9."/>
        <w:lvlJc w:val="left"/>
        <w:pPr>
          <w:ind w:left="3240" w:hanging="360"/>
        </w:pPr>
        <w:rPr>
          <w:rFonts w:ascii="Trebuchet MS" w:hAnsi="Trebuchet MS" w:hint="default"/>
          <w:b w:val="0"/>
          <w:i w:val="0"/>
          <w:sz w:val="20"/>
        </w:rPr>
      </w:lvl>
    </w:lvlOverride>
  </w:num>
  <w:num w:numId="10" w16cid:durableId="136995514">
    <w:abstractNumId w:val="14"/>
    <w:lvlOverride w:ilvl="0">
      <w:lvl w:ilvl="0">
        <w:start w:val="1"/>
        <w:numFmt w:val="decimal"/>
        <w:lvlText w:val="%1."/>
        <w:lvlJc w:val="left"/>
        <w:pPr>
          <w:ind w:left="360" w:hanging="360"/>
        </w:pPr>
        <w:rPr>
          <w:rFonts w:ascii="Trebuchet MS" w:hAnsi="Trebuchet MS" w:hint="default"/>
          <w:b w:val="0"/>
          <w:i w:val="0"/>
          <w:strike w:val="0"/>
          <w:sz w:val="20"/>
        </w:rPr>
      </w:lvl>
    </w:lvlOverride>
    <w:lvlOverride w:ilvl="1">
      <w:lvl w:ilvl="1">
        <w:start w:val="1"/>
        <w:numFmt w:val="upperLetter"/>
        <w:lvlText w:val="%2."/>
        <w:lvlJc w:val="left"/>
        <w:pPr>
          <w:ind w:left="1211" w:hanging="360"/>
        </w:pPr>
        <w:rPr>
          <w:rFonts w:asciiTheme="minorHAnsi" w:eastAsia="Times New Roman" w:hAnsiTheme="minorHAnsi" w:cs="Times New Roman"/>
          <w:b w:val="0"/>
          <w:i w:val="0"/>
          <w:sz w:val="20"/>
        </w:rPr>
      </w:lvl>
    </w:lvlOverride>
    <w:lvlOverride w:ilvl="2">
      <w:lvl w:ilvl="2">
        <w:start w:val="1"/>
        <w:numFmt w:val="upperLetter"/>
        <w:pStyle w:val="KLevel3"/>
        <w:lvlText w:val="%3."/>
        <w:lvlJc w:val="left"/>
        <w:pPr>
          <w:ind w:left="1080" w:hanging="360"/>
        </w:pPr>
        <w:rPr>
          <w:rFonts w:ascii="Trebuchet MS" w:hAnsi="Trebuchet MS" w:hint="default"/>
          <w:b w:val="0"/>
          <w:i w:val="0"/>
          <w:sz w:val="20"/>
        </w:rPr>
      </w:lvl>
    </w:lvlOverride>
    <w:lvlOverride w:ilvl="3">
      <w:lvl w:ilvl="3">
        <w:start w:val="1"/>
        <w:numFmt w:val="decimal"/>
        <w:pStyle w:val="KLevel4"/>
        <w:lvlText w:val="%4."/>
        <w:lvlJc w:val="left"/>
        <w:pPr>
          <w:ind w:left="1440" w:hanging="360"/>
        </w:pPr>
        <w:rPr>
          <w:rFonts w:ascii="Trebuchet MS" w:hAnsi="Trebuchet MS" w:hint="default"/>
          <w:b w:val="0"/>
          <w:i w:val="0"/>
          <w:sz w:val="20"/>
        </w:rPr>
      </w:lvl>
    </w:lvlOverride>
    <w:lvlOverride w:ilvl="4">
      <w:lvl w:ilvl="4">
        <w:start w:val="1"/>
        <w:numFmt w:val="lowerLetter"/>
        <w:pStyle w:val="KLevel5"/>
        <w:lvlText w:val="%5."/>
        <w:lvlJc w:val="left"/>
        <w:pPr>
          <w:ind w:left="1800" w:hanging="360"/>
        </w:pPr>
        <w:rPr>
          <w:rFonts w:ascii="Trebuchet MS" w:hAnsi="Trebuchet MS" w:hint="default"/>
          <w:b w:val="0"/>
          <w:i w:val="0"/>
          <w:sz w:val="20"/>
        </w:rPr>
      </w:lvl>
    </w:lvlOverride>
    <w:lvlOverride w:ilvl="5">
      <w:lvl w:ilvl="5">
        <w:start w:val="1"/>
        <w:numFmt w:val="decimal"/>
        <w:pStyle w:val="KLevel6"/>
        <w:lvlText w:val="%6."/>
        <w:lvlJc w:val="left"/>
        <w:pPr>
          <w:ind w:left="2160" w:hanging="360"/>
        </w:pPr>
        <w:rPr>
          <w:rFonts w:ascii="Trebuchet MS" w:hAnsi="Trebuchet MS" w:hint="default"/>
          <w:b w:val="0"/>
          <w:i w:val="0"/>
          <w:sz w:val="20"/>
        </w:rPr>
      </w:lvl>
    </w:lvlOverride>
    <w:lvlOverride w:ilvl="6">
      <w:lvl w:ilvl="6">
        <w:start w:val="1"/>
        <w:numFmt w:val="upperLetter"/>
        <w:pStyle w:val="KLevel7"/>
        <w:lvlText w:val="%7."/>
        <w:lvlJc w:val="left"/>
        <w:pPr>
          <w:ind w:left="2520" w:hanging="360"/>
        </w:pPr>
        <w:rPr>
          <w:rFonts w:ascii="Trebuchet MS" w:hAnsi="Trebuchet MS" w:hint="default"/>
          <w:b w:val="0"/>
          <w:i w:val="0"/>
          <w:sz w:val="20"/>
        </w:rPr>
      </w:lvl>
    </w:lvlOverride>
    <w:lvlOverride w:ilvl="7">
      <w:lvl w:ilvl="7">
        <w:start w:val="1"/>
        <w:numFmt w:val="decimal"/>
        <w:lvlText w:val="%8."/>
        <w:lvlJc w:val="left"/>
        <w:pPr>
          <w:ind w:left="2880" w:hanging="360"/>
        </w:pPr>
        <w:rPr>
          <w:rFonts w:ascii="Trebuchet MS" w:hAnsi="Trebuchet MS" w:hint="default"/>
          <w:b w:val="0"/>
          <w:i w:val="0"/>
          <w:sz w:val="20"/>
        </w:rPr>
      </w:lvl>
    </w:lvlOverride>
    <w:lvlOverride w:ilvl="8">
      <w:lvl w:ilvl="8">
        <w:start w:val="1"/>
        <w:numFmt w:val="lowerLetter"/>
        <w:lvlText w:val="%9."/>
        <w:lvlJc w:val="left"/>
        <w:pPr>
          <w:ind w:left="3240" w:hanging="360"/>
        </w:pPr>
        <w:rPr>
          <w:rFonts w:ascii="Trebuchet MS" w:hAnsi="Trebuchet MS" w:hint="default"/>
          <w:b w:val="0"/>
          <w:i w:val="0"/>
          <w:sz w:val="20"/>
        </w:rPr>
      </w:lvl>
    </w:lvlOverride>
  </w:num>
  <w:num w:numId="11" w16cid:durableId="1325667465">
    <w:abstractNumId w:val="10"/>
  </w:num>
  <w:num w:numId="12" w16cid:durableId="1676617448">
    <w:abstractNumId w:val="11"/>
  </w:num>
  <w:num w:numId="13" w16cid:durableId="539169974">
    <w:abstractNumId w:val="14"/>
    <w:lvlOverride w:ilvl="0">
      <w:lvl w:ilvl="0">
        <w:start w:val="1"/>
        <w:numFmt w:val="decimal"/>
        <w:lvlText w:val="%1."/>
        <w:lvlJc w:val="left"/>
        <w:pPr>
          <w:ind w:left="360" w:hanging="360"/>
        </w:pPr>
        <w:rPr>
          <w:rFonts w:asciiTheme="majorHAnsi" w:hAnsiTheme="majorHAnsi" w:cstheme="majorHAnsi" w:hint="default"/>
          <w:b/>
          <w:bCs w:val="0"/>
          <w:i w:val="0"/>
          <w:sz w:val="20"/>
        </w:rPr>
      </w:lvl>
    </w:lvlOverride>
    <w:lvlOverride w:ilvl="1">
      <w:lvl w:ilvl="1">
        <w:start w:val="1"/>
        <w:numFmt w:val="decimal"/>
        <w:lvlText w:val="%1.%2."/>
        <w:lvlJc w:val="left"/>
        <w:pPr>
          <w:ind w:left="720" w:hanging="360"/>
        </w:pPr>
        <w:rPr>
          <w:rFonts w:asciiTheme="majorHAnsi" w:hAnsiTheme="majorHAnsi" w:cstheme="majorHAnsi" w:hint="default"/>
          <w:b/>
          <w:bCs/>
          <w:i w:val="0"/>
          <w:sz w:val="20"/>
        </w:rPr>
      </w:lvl>
    </w:lvlOverride>
  </w:num>
  <w:num w:numId="14" w16cid:durableId="323244417">
    <w:abstractNumId w:val="0"/>
  </w:num>
  <w:num w:numId="15" w16cid:durableId="181628519">
    <w:abstractNumId w:val="4"/>
  </w:num>
  <w:num w:numId="16" w16cid:durableId="964583503">
    <w:abstractNumId w:val="2"/>
  </w:num>
  <w:num w:numId="17" w16cid:durableId="938366225">
    <w:abstractNumId w:val="5"/>
  </w:num>
  <w:num w:numId="18" w16cid:durableId="2095273128">
    <w:abstractNumId w:val="15"/>
  </w:num>
  <w:num w:numId="19" w16cid:durableId="2139717002">
    <w:abstractNumId w:val="19"/>
  </w:num>
  <w:num w:numId="20" w16cid:durableId="358509245">
    <w:abstractNumId w:val="7"/>
  </w:num>
  <w:num w:numId="21" w16cid:durableId="423191598">
    <w:abstractNumId w:val="6"/>
  </w:num>
  <w:num w:numId="22" w16cid:durableId="1119491891">
    <w:abstractNumId w:val="1"/>
  </w:num>
  <w:num w:numId="23" w16cid:durableId="1156843592">
    <w:abstractNumId w:val="16"/>
  </w:num>
  <w:num w:numId="24" w16cid:durableId="432475948">
    <w:abstractNumId w:val="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im Kemp">
    <w15:presenceInfo w15:providerId="AD" w15:userId="S::tim.kemp@lingarogroup.com::0d0905d2-3480-4b3b-b00d-1faef69a44db"/>
  </w15:person>
  <w15:person w15:author="Ewelina Gawrych-Płoszczyńska">
    <w15:presenceInfo w15:providerId="AD" w15:userId="S::ewelina.gawrych@lingarogroup.com::fc0fc92f-aa18-4ac7-81e6-597d2b6fa2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trackRevisions/>
  <w:documentProtection w:edit="trackedChanges"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861"/>
    <w:rsid w:val="0000032D"/>
    <w:rsid w:val="00000376"/>
    <w:rsid w:val="00000482"/>
    <w:rsid w:val="00000901"/>
    <w:rsid w:val="00000A24"/>
    <w:rsid w:val="000012A1"/>
    <w:rsid w:val="000013DE"/>
    <w:rsid w:val="00001442"/>
    <w:rsid w:val="00001755"/>
    <w:rsid w:val="000019D6"/>
    <w:rsid w:val="00001B11"/>
    <w:rsid w:val="00002C14"/>
    <w:rsid w:val="00003C73"/>
    <w:rsid w:val="00003DF5"/>
    <w:rsid w:val="00004009"/>
    <w:rsid w:val="0000425B"/>
    <w:rsid w:val="00004864"/>
    <w:rsid w:val="0000526A"/>
    <w:rsid w:val="00005AAE"/>
    <w:rsid w:val="00005C87"/>
    <w:rsid w:val="00006580"/>
    <w:rsid w:val="00006972"/>
    <w:rsid w:val="00006C4E"/>
    <w:rsid w:val="00007484"/>
    <w:rsid w:val="00007791"/>
    <w:rsid w:val="00007B44"/>
    <w:rsid w:val="00010226"/>
    <w:rsid w:val="00011140"/>
    <w:rsid w:val="00011DD2"/>
    <w:rsid w:val="00011E75"/>
    <w:rsid w:val="0001203C"/>
    <w:rsid w:val="00012948"/>
    <w:rsid w:val="00012959"/>
    <w:rsid w:val="00012D11"/>
    <w:rsid w:val="00012E93"/>
    <w:rsid w:val="00012F1E"/>
    <w:rsid w:val="0001312B"/>
    <w:rsid w:val="00013E2F"/>
    <w:rsid w:val="0001480F"/>
    <w:rsid w:val="00014C67"/>
    <w:rsid w:val="00015036"/>
    <w:rsid w:val="000151E1"/>
    <w:rsid w:val="00015819"/>
    <w:rsid w:val="00015BD2"/>
    <w:rsid w:val="000172A1"/>
    <w:rsid w:val="00017D56"/>
    <w:rsid w:val="000211A5"/>
    <w:rsid w:val="000214CE"/>
    <w:rsid w:val="00022386"/>
    <w:rsid w:val="00022E3B"/>
    <w:rsid w:val="00022F7E"/>
    <w:rsid w:val="00022FB4"/>
    <w:rsid w:val="000232B0"/>
    <w:rsid w:val="00023593"/>
    <w:rsid w:val="00023F0A"/>
    <w:rsid w:val="000243EE"/>
    <w:rsid w:val="00024871"/>
    <w:rsid w:val="0002516D"/>
    <w:rsid w:val="000257E5"/>
    <w:rsid w:val="00025C66"/>
    <w:rsid w:val="00026276"/>
    <w:rsid w:val="000266C2"/>
    <w:rsid w:val="00027172"/>
    <w:rsid w:val="00027470"/>
    <w:rsid w:val="00027F4D"/>
    <w:rsid w:val="00030107"/>
    <w:rsid w:val="0003012A"/>
    <w:rsid w:val="00030448"/>
    <w:rsid w:val="00030A08"/>
    <w:rsid w:val="0003105D"/>
    <w:rsid w:val="000314AE"/>
    <w:rsid w:val="00031A8E"/>
    <w:rsid w:val="00031B5A"/>
    <w:rsid w:val="00031C94"/>
    <w:rsid w:val="0003290C"/>
    <w:rsid w:val="00033BD7"/>
    <w:rsid w:val="0003424A"/>
    <w:rsid w:val="000345B9"/>
    <w:rsid w:val="00034C24"/>
    <w:rsid w:val="00034DA0"/>
    <w:rsid w:val="000352C9"/>
    <w:rsid w:val="000356D7"/>
    <w:rsid w:val="00036203"/>
    <w:rsid w:val="00036246"/>
    <w:rsid w:val="00036462"/>
    <w:rsid w:val="0003675B"/>
    <w:rsid w:val="00036C01"/>
    <w:rsid w:val="00036C59"/>
    <w:rsid w:val="00036F7C"/>
    <w:rsid w:val="000378C3"/>
    <w:rsid w:val="000378EA"/>
    <w:rsid w:val="00037E83"/>
    <w:rsid w:val="00037ED9"/>
    <w:rsid w:val="0004010C"/>
    <w:rsid w:val="0004055A"/>
    <w:rsid w:val="0004062A"/>
    <w:rsid w:val="00040D0B"/>
    <w:rsid w:val="000417A1"/>
    <w:rsid w:val="000417B8"/>
    <w:rsid w:val="000421F3"/>
    <w:rsid w:val="00042CE3"/>
    <w:rsid w:val="00042CFD"/>
    <w:rsid w:val="00043470"/>
    <w:rsid w:val="00043638"/>
    <w:rsid w:val="000437C1"/>
    <w:rsid w:val="00044846"/>
    <w:rsid w:val="00044A2F"/>
    <w:rsid w:val="00044A80"/>
    <w:rsid w:val="00044AC6"/>
    <w:rsid w:val="00044EE8"/>
    <w:rsid w:val="00045064"/>
    <w:rsid w:val="0004521B"/>
    <w:rsid w:val="0004531E"/>
    <w:rsid w:val="00046A9F"/>
    <w:rsid w:val="00046B5A"/>
    <w:rsid w:val="00046E6F"/>
    <w:rsid w:val="00046F83"/>
    <w:rsid w:val="000475BA"/>
    <w:rsid w:val="00047C1A"/>
    <w:rsid w:val="00047C65"/>
    <w:rsid w:val="00047C9B"/>
    <w:rsid w:val="00047FBB"/>
    <w:rsid w:val="000501F7"/>
    <w:rsid w:val="0005116E"/>
    <w:rsid w:val="0005137C"/>
    <w:rsid w:val="00051427"/>
    <w:rsid w:val="00051530"/>
    <w:rsid w:val="00052445"/>
    <w:rsid w:val="00052526"/>
    <w:rsid w:val="00052DE3"/>
    <w:rsid w:val="00052DE6"/>
    <w:rsid w:val="00053589"/>
    <w:rsid w:val="00053B4A"/>
    <w:rsid w:val="00053D55"/>
    <w:rsid w:val="00054358"/>
    <w:rsid w:val="00054CE8"/>
    <w:rsid w:val="00054F0A"/>
    <w:rsid w:val="00054FAE"/>
    <w:rsid w:val="00054FF6"/>
    <w:rsid w:val="00055DBD"/>
    <w:rsid w:val="0005665C"/>
    <w:rsid w:val="000567F5"/>
    <w:rsid w:val="00056B40"/>
    <w:rsid w:val="00056D6F"/>
    <w:rsid w:val="0005713D"/>
    <w:rsid w:val="00060971"/>
    <w:rsid w:val="00060F36"/>
    <w:rsid w:val="00061455"/>
    <w:rsid w:val="00061474"/>
    <w:rsid w:val="00061617"/>
    <w:rsid w:val="00061B81"/>
    <w:rsid w:val="00061CA5"/>
    <w:rsid w:val="000629E8"/>
    <w:rsid w:val="00062DD3"/>
    <w:rsid w:val="000633E2"/>
    <w:rsid w:val="000640D0"/>
    <w:rsid w:val="000640DD"/>
    <w:rsid w:val="000643ED"/>
    <w:rsid w:val="0006477E"/>
    <w:rsid w:val="00064894"/>
    <w:rsid w:val="00064CAF"/>
    <w:rsid w:val="00064CE7"/>
    <w:rsid w:val="000656C1"/>
    <w:rsid w:val="00065896"/>
    <w:rsid w:val="00065F32"/>
    <w:rsid w:val="00066AB9"/>
    <w:rsid w:val="00066B12"/>
    <w:rsid w:val="00066FE7"/>
    <w:rsid w:val="00067353"/>
    <w:rsid w:val="000676AC"/>
    <w:rsid w:val="00067878"/>
    <w:rsid w:val="00067F5C"/>
    <w:rsid w:val="0007096F"/>
    <w:rsid w:val="00070AEE"/>
    <w:rsid w:val="0007121F"/>
    <w:rsid w:val="0007184E"/>
    <w:rsid w:val="00071A33"/>
    <w:rsid w:val="00071C02"/>
    <w:rsid w:val="00072460"/>
    <w:rsid w:val="00072540"/>
    <w:rsid w:val="00072A45"/>
    <w:rsid w:val="00072D9B"/>
    <w:rsid w:val="00073822"/>
    <w:rsid w:val="00073A5A"/>
    <w:rsid w:val="000742FC"/>
    <w:rsid w:val="00074785"/>
    <w:rsid w:val="00074EE2"/>
    <w:rsid w:val="00075746"/>
    <w:rsid w:val="00075EE4"/>
    <w:rsid w:val="00076804"/>
    <w:rsid w:val="0007706A"/>
    <w:rsid w:val="000772D7"/>
    <w:rsid w:val="00077411"/>
    <w:rsid w:val="000775CA"/>
    <w:rsid w:val="0007780F"/>
    <w:rsid w:val="00077E8D"/>
    <w:rsid w:val="00077F81"/>
    <w:rsid w:val="00080355"/>
    <w:rsid w:val="000803B2"/>
    <w:rsid w:val="00081003"/>
    <w:rsid w:val="0008179C"/>
    <w:rsid w:val="0008188C"/>
    <w:rsid w:val="00082218"/>
    <w:rsid w:val="0008249A"/>
    <w:rsid w:val="000824F3"/>
    <w:rsid w:val="00082AF9"/>
    <w:rsid w:val="000830C7"/>
    <w:rsid w:val="00083278"/>
    <w:rsid w:val="00083E89"/>
    <w:rsid w:val="0008403F"/>
    <w:rsid w:val="00084711"/>
    <w:rsid w:val="00084D3C"/>
    <w:rsid w:val="000852B8"/>
    <w:rsid w:val="00085AF3"/>
    <w:rsid w:val="000868EC"/>
    <w:rsid w:val="00086DE7"/>
    <w:rsid w:val="00087220"/>
    <w:rsid w:val="000874D7"/>
    <w:rsid w:val="00087526"/>
    <w:rsid w:val="00087B98"/>
    <w:rsid w:val="00087C16"/>
    <w:rsid w:val="00087DDD"/>
    <w:rsid w:val="00087E46"/>
    <w:rsid w:val="00087EE5"/>
    <w:rsid w:val="00090100"/>
    <w:rsid w:val="000901CA"/>
    <w:rsid w:val="00090351"/>
    <w:rsid w:val="00090768"/>
    <w:rsid w:val="00090B7B"/>
    <w:rsid w:val="00091AE2"/>
    <w:rsid w:val="00091FB1"/>
    <w:rsid w:val="00092A17"/>
    <w:rsid w:val="00092B56"/>
    <w:rsid w:val="00092BAB"/>
    <w:rsid w:val="000930EB"/>
    <w:rsid w:val="00093916"/>
    <w:rsid w:val="00093E9A"/>
    <w:rsid w:val="00094BA9"/>
    <w:rsid w:val="00094D0C"/>
    <w:rsid w:val="00094E03"/>
    <w:rsid w:val="0009564B"/>
    <w:rsid w:val="000956BB"/>
    <w:rsid w:val="0009578D"/>
    <w:rsid w:val="00095BE3"/>
    <w:rsid w:val="00095D88"/>
    <w:rsid w:val="000964EA"/>
    <w:rsid w:val="000966AF"/>
    <w:rsid w:val="00096709"/>
    <w:rsid w:val="00096B54"/>
    <w:rsid w:val="00096E03"/>
    <w:rsid w:val="00097405"/>
    <w:rsid w:val="000975B3"/>
    <w:rsid w:val="000978B2"/>
    <w:rsid w:val="00097958"/>
    <w:rsid w:val="00097F25"/>
    <w:rsid w:val="000A02D0"/>
    <w:rsid w:val="000A0798"/>
    <w:rsid w:val="000A0B59"/>
    <w:rsid w:val="000A2031"/>
    <w:rsid w:val="000A2084"/>
    <w:rsid w:val="000A2866"/>
    <w:rsid w:val="000A2CFD"/>
    <w:rsid w:val="000A2E87"/>
    <w:rsid w:val="000A37F2"/>
    <w:rsid w:val="000A3BC6"/>
    <w:rsid w:val="000A4562"/>
    <w:rsid w:val="000A4B81"/>
    <w:rsid w:val="000A4EDC"/>
    <w:rsid w:val="000A4F4A"/>
    <w:rsid w:val="000A5005"/>
    <w:rsid w:val="000A53B2"/>
    <w:rsid w:val="000A555F"/>
    <w:rsid w:val="000A5DDA"/>
    <w:rsid w:val="000A61CB"/>
    <w:rsid w:val="000A6209"/>
    <w:rsid w:val="000A6731"/>
    <w:rsid w:val="000A681C"/>
    <w:rsid w:val="000A6974"/>
    <w:rsid w:val="000A782A"/>
    <w:rsid w:val="000A7998"/>
    <w:rsid w:val="000B02E4"/>
    <w:rsid w:val="000B03AD"/>
    <w:rsid w:val="000B0F8A"/>
    <w:rsid w:val="000B1B01"/>
    <w:rsid w:val="000B1D74"/>
    <w:rsid w:val="000B1E01"/>
    <w:rsid w:val="000B27BA"/>
    <w:rsid w:val="000B2EAF"/>
    <w:rsid w:val="000B2FF9"/>
    <w:rsid w:val="000B32C4"/>
    <w:rsid w:val="000B355A"/>
    <w:rsid w:val="000B40C4"/>
    <w:rsid w:val="000B4203"/>
    <w:rsid w:val="000B4501"/>
    <w:rsid w:val="000B4695"/>
    <w:rsid w:val="000B48A9"/>
    <w:rsid w:val="000B4CF0"/>
    <w:rsid w:val="000B523E"/>
    <w:rsid w:val="000B635D"/>
    <w:rsid w:val="000B63D6"/>
    <w:rsid w:val="000B6D76"/>
    <w:rsid w:val="000B75F4"/>
    <w:rsid w:val="000C17B1"/>
    <w:rsid w:val="000C1BA2"/>
    <w:rsid w:val="000C1F6D"/>
    <w:rsid w:val="000C201E"/>
    <w:rsid w:val="000C220B"/>
    <w:rsid w:val="000C26EE"/>
    <w:rsid w:val="000C2F34"/>
    <w:rsid w:val="000C32BB"/>
    <w:rsid w:val="000C3ADB"/>
    <w:rsid w:val="000C3ED7"/>
    <w:rsid w:val="000C415D"/>
    <w:rsid w:val="000C4754"/>
    <w:rsid w:val="000C47B2"/>
    <w:rsid w:val="000C4990"/>
    <w:rsid w:val="000C4AC5"/>
    <w:rsid w:val="000C5355"/>
    <w:rsid w:val="000C5BAA"/>
    <w:rsid w:val="000C5D15"/>
    <w:rsid w:val="000C63F1"/>
    <w:rsid w:val="000C67BC"/>
    <w:rsid w:val="000C6E40"/>
    <w:rsid w:val="000C6FCA"/>
    <w:rsid w:val="000C72B7"/>
    <w:rsid w:val="000C731E"/>
    <w:rsid w:val="000C744C"/>
    <w:rsid w:val="000C76C1"/>
    <w:rsid w:val="000C7800"/>
    <w:rsid w:val="000C79AA"/>
    <w:rsid w:val="000C7A5C"/>
    <w:rsid w:val="000D0B6E"/>
    <w:rsid w:val="000D0C72"/>
    <w:rsid w:val="000D14A5"/>
    <w:rsid w:val="000D17BB"/>
    <w:rsid w:val="000D18A2"/>
    <w:rsid w:val="000D1F58"/>
    <w:rsid w:val="000D29DE"/>
    <w:rsid w:val="000D2AC8"/>
    <w:rsid w:val="000D2B33"/>
    <w:rsid w:val="000D3117"/>
    <w:rsid w:val="000D3EAA"/>
    <w:rsid w:val="000D4E1C"/>
    <w:rsid w:val="000D544A"/>
    <w:rsid w:val="000D5970"/>
    <w:rsid w:val="000D62DF"/>
    <w:rsid w:val="000D66A4"/>
    <w:rsid w:val="000D6A37"/>
    <w:rsid w:val="000D6AB4"/>
    <w:rsid w:val="000D715E"/>
    <w:rsid w:val="000D72D0"/>
    <w:rsid w:val="000D7C83"/>
    <w:rsid w:val="000D7CFF"/>
    <w:rsid w:val="000E0121"/>
    <w:rsid w:val="000E0630"/>
    <w:rsid w:val="000E0B52"/>
    <w:rsid w:val="000E0BD2"/>
    <w:rsid w:val="000E0FE4"/>
    <w:rsid w:val="000E1D4A"/>
    <w:rsid w:val="000E265B"/>
    <w:rsid w:val="000E3A3C"/>
    <w:rsid w:val="000E43D2"/>
    <w:rsid w:val="000E45F8"/>
    <w:rsid w:val="000E4636"/>
    <w:rsid w:val="000E5255"/>
    <w:rsid w:val="000E5291"/>
    <w:rsid w:val="000E5BB2"/>
    <w:rsid w:val="000E6262"/>
    <w:rsid w:val="000E6727"/>
    <w:rsid w:val="000E7B8E"/>
    <w:rsid w:val="000F01F8"/>
    <w:rsid w:val="000F03FD"/>
    <w:rsid w:val="000F093D"/>
    <w:rsid w:val="000F10F7"/>
    <w:rsid w:val="000F11FA"/>
    <w:rsid w:val="000F17B4"/>
    <w:rsid w:val="000F189C"/>
    <w:rsid w:val="000F1D3D"/>
    <w:rsid w:val="000F1E84"/>
    <w:rsid w:val="000F29E1"/>
    <w:rsid w:val="000F32D8"/>
    <w:rsid w:val="000F3C5E"/>
    <w:rsid w:val="000F4451"/>
    <w:rsid w:val="000F5121"/>
    <w:rsid w:val="000F51DE"/>
    <w:rsid w:val="000F592A"/>
    <w:rsid w:val="000F61A2"/>
    <w:rsid w:val="000F63B2"/>
    <w:rsid w:val="000F6B34"/>
    <w:rsid w:val="000F76FA"/>
    <w:rsid w:val="000F7CA8"/>
    <w:rsid w:val="001001FE"/>
    <w:rsid w:val="00100368"/>
    <w:rsid w:val="00100552"/>
    <w:rsid w:val="00100645"/>
    <w:rsid w:val="00100E9E"/>
    <w:rsid w:val="00101216"/>
    <w:rsid w:val="0010135F"/>
    <w:rsid w:val="00102F9D"/>
    <w:rsid w:val="0010331E"/>
    <w:rsid w:val="001034EE"/>
    <w:rsid w:val="0010398D"/>
    <w:rsid w:val="00103C50"/>
    <w:rsid w:val="001040B3"/>
    <w:rsid w:val="001040C9"/>
    <w:rsid w:val="0010453F"/>
    <w:rsid w:val="00104EFB"/>
    <w:rsid w:val="001050E9"/>
    <w:rsid w:val="00105959"/>
    <w:rsid w:val="001059D1"/>
    <w:rsid w:val="00105EC9"/>
    <w:rsid w:val="001060A5"/>
    <w:rsid w:val="00106192"/>
    <w:rsid w:val="001063E0"/>
    <w:rsid w:val="001067F3"/>
    <w:rsid w:val="00106C05"/>
    <w:rsid w:val="00106DCA"/>
    <w:rsid w:val="00107393"/>
    <w:rsid w:val="001075DC"/>
    <w:rsid w:val="001076E8"/>
    <w:rsid w:val="0010792B"/>
    <w:rsid w:val="00107D99"/>
    <w:rsid w:val="00110548"/>
    <w:rsid w:val="001108DE"/>
    <w:rsid w:val="00110B49"/>
    <w:rsid w:val="00110CDC"/>
    <w:rsid w:val="00110F67"/>
    <w:rsid w:val="001111A7"/>
    <w:rsid w:val="001111ED"/>
    <w:rsid w:val="00111325"/>
    <w:rsid w:val="0011194E"/>
    <w:rsid w:val="00111B3A"/>
    <w:rsid w:val="00111DF1"/>
    <w:rsid w:val="00112250"/>
    <w:rsid w:val="001127F1"/>
    <w:rsid w:val="00112E1B"/>
    <w:rsid w:val="00112EC3"/>
    <w:rsid w:val="00113052"/>
    <w:rsid w:val="001134BC"/>
    <w:rsid w:val="00113C0B"/>
    <w:rsid w:val="001145CD"/>
    <w:rsid w:val="00114790"/>
    <w:rsid w:val="00114882"/>
    <w:rsid w:val="001149E4"/>
    <w:rsid w:val="00114CAD"/>
    <w:rsid w:val="001154FC"/>
    <w:rsid w:val="00115A91"/>
    <w:rsid w:val="00115EAF"/>
    <w:rsid w:val="0011614E"/>
    <w:rsid w:val="00116252"/>
    <w:rsid w:val="00116A21"/>
    <w:rsid w:val="00116FDE"/>
    <w:rsid w:val="00117742"/>
    <w:rsid w:val="00117E5A"/>
    <w:rsid w:val="00117EF1"/>
    <w:rsid w:val="00120A13"/>
    <w:rsid w:val="001214A2"/>
    <w:rsid w:val="001216B5"/>
    <w:rsid w:val="00121C03"/>
    <w:rsid w:val="001220E2"/>
    <w:rsid w:val="0012388E"/>
    <w:rsid w:val="001238A5"/>
    <w:rsid w:val="00123D81"/>
    <w:rsid w:val="00124153"/>
    <w:rsid w:val="00124224"/>
    <w:rsid w:val="001247B0"/>
    <w:rsid w:val="001249E4"/>
    <w:rsid w:val="00124F37"/>
    <w:rsid w:val="001258E6"/>
    <w:rsid w:val="00125A19"/>
    <w:rsid w:val="00125D3A"/>
    <w:rsid w:val="00125E33"/>
    <w:rsid w:val="0012661B"/>
    <w:rsid w:val="00126B18"/>
    <w:rsid w:val="001270DF"/>
    <w:rsid w:val="001273C7"/>
    <w:rsid w:val="00127CD2"/>
    <w:rsid w:val="00127DB8"/>
    <w:rsid w:val="00130213"/>
    <w:rsid w:val="00130260"/>
    <w:rsid w:val="00130CAF"/>
    <w:rsid w:val="00130DAD"/>
    <w:rsid w:val="00130E73"/>
    <w:rsid w:val="0013135B"/>
    <w:rsid w:val="00131EFF"/>
    <w:rsid w:val="00131F5B"/>
    <w:rsid w:val="00132096"/>
    <w:rsid w:val="001334F4"/>
    <w:rsid w:val="0013356F"/>
    <w:rsid w:val="00133A25"/>
    <w:rsid w:val="00133B25"/>
    <w:rsid w:val="00133B9F"/>
    <w:rsid w:val="00134597"/>
    <w:rsid w:val="001345CC"/>
    <w:rsid w:val="00134DE2"/>
    <w:rsid w:val="00135057"/>
    <w:rsid w:val="00135D0B"/>
    <w:rsid w:val="00135FF0"/>
    <w:rsid w:val="00136641"/>
    <w:rsid w:val="00136C80"/>
    <w:rsid w:val="00137146"/>
    <w:rsid w:val="001400BE"/>
    <w:rsid w:val="001403D5"/>
    <w:rsid w:val="00140924"/>
    <w:rsid w:val="00140B5C"/>
    <w:rsid w:val="00140F11"/>
    <w:rsid w:val="001414C5"/>
    <w:rsid w:val="00141913"/>
    <w:rsid w:val="00141B1E"/>
    <w:rsid w:val="00141D3A"/>
    <w:rsid w:val="00141F48"/>
    <w:rsid w:val="001420B8"/>
    <w:rsid w:val="00142169"/>
    <w:rsid w:val="001422BE"/>
    <w:rsid w:val="001429A1"/>
    <w:rsid w:val="00142CF1"/>
    <w:rsid w:val="00143024"/>
    <w:rsid w:val="00143175"/>
    <w:rsid w:val="0014327C"/>
    <w:rsid w:val="001437FC"/>
    <w:rsid w:val="00143C4B"/>
    <w:rsid w:val="00144068"/>
    <w:rsid w:val="0014455C"/>
    <w:rsid w:val="00144B34"/>
    <w:rsid w:val="00144C07"/>
    <w:rsid w:val="00144F00"/>
    <w:rsid w:val="00145384"/>
    <w:rsid w:val="00145672"/>
    <w:rsid w:val="00145A5D"/>
    <w:rsid w:val="00145F19"/>
    <w:rsid w:val="00146494"/>
    <w:rsid w:val="00146EDC"/>
    <w:rsid w:val="00147081"/>
    <w:rsid w:val="001473C8"/>
    <w:rsid w:val="00147615"/>
    <w:rsid w:val="001502A2"/>
    <w:rsid w:val="00150A69"/>
    <w:rsid w:val="0015157B"/>
    <w:rsid w:val="0015161D"/>
    <w:rsid w:val="001520AC"/>
    <w:rsid w:val="001525FC"/>
    <w:rsid w:val="001528B9"/>
    <w:rsid w:val="00152A0E"/>
    <w:rsid w:val="00153191"/>
    <w:rsid w:val="00153246"/>
    <w:rsid w:val="0015351C"/>
    <w:rsid w:val="00153587"/>
    <w:rsid w:val="001541DD"/>
    <w:rsid w:val="001541F2"/>
    <w:rsid w:val="001545DA"/>
    <w:rsid w:val="00154684"/>
    <w:rsid w:val="001549E7"/>
    <w:rsid w:val="00154B89"/>
    <w:rsid w:val="00154F6F"/>
    <w:rsid w:val="00155EDC"/>
    <w:rsid w:val="00156A00"/>
    <w:rsid w:val="00156B93"/>
    <w:rsid w:val="00156EA8"/>
    <w:rsid w:val="001571D1"/>
    <w:rsid w:val="0016051D"/>
    <w:rsid w:val="00160A11"/>
    <w:rsid w:val="00160B09"/>
    <w:rsid w:val="00160D94"/>
    <w:rsid w:val="0016138D"/>
    <w:rsid w:val="0016176D"/>
    <w:rsid w:val="00161E1A"/>
    <w:rsid w:val="00161FBA"/>
    <w:rsid w:val="001620C3"/>
    <w:rsid w:val="00162235"/>
    <w:rsid w:val="00162CAC"/>
    <w:rsid w:val="00163068"/>
    <w:rsid w:val="00163CE8"/>
    <w:rsid w:val="00163CFD"/>
    <w:rsid w:val="00164DDC"/>
    <w:rsid w:val="00164E92"/>
    <w:rsid w:val="00165ADB"/>
    <w:rsid w:val="00165BD4"/>
    <w:rsid w:val="00165F21"/>
    <w:rsid w:val="00165F58"/>
    <w:rsid w:val="00166161"/>
    <w:rsid w:val="0016637C"/>
    <w:rsid w:val="001669FB"/>
    <w:rsid w:val="00167E75"/>
    <w:rsid w:val="0017044E"/>
    <w:rsid w:val="0017083B"/>
    <w:rsid w:val="00170BDA"/>
    <w:rsid w:val="00170DA8"/>
    <w:rsid w:val="0017156B"/>
    <w:rsid w:val="001716EF"/>
    <w:rsid w:val="00171AEF"/>
    <w:rsid w:val="00171B77"/>
    <w:rsid w:val="0017227C"/>
    <w:rsid w:val="00172443"/>
    <w:rsid w:val="001726F6"/>
    <w:rsid w:val="00172778"/>
    <w:rsid w:val="00172809"/>
    <w:rsid w:val="00173240"/>
    <w:rsid w:val="0017336B"/>
    <w:rsid w:val="00173B25"/>
    <w:rsid w:val="00173BE1"/>
    <w:rsid w:val="00173D06"/>
    <w:rsid w:val="00173E18"/>
    <w:rsid w:val="00173E74"/>
    <w:rsid w:val="00174201"/>
    <w:rsid w:val="00174444"/>
    <w:rsid w:val="0017451E"/>
    <w:rsid w:val="0017455A"/>
    <w:rsid w:val="0017469D"/>
    <w:rsid w:val="00174D6F"/>
    <w:rsid w:val="00175584"/>
    <w:rsid w:val="00175BF2"/>
    <w:rsid w:val="00175F50"/>
    <w:rsid w:val="00175FA2"/>
    <w:rsid w:val="0017603A"/>
    <w:rsid w:val="00176157"/>
    <w:rsid w:val="0017633E"/>
    <w:rsid w:val="001766C3"/>
    <w:rsid w:val="00176AC8"/>
    <w:rsid w:val="00177628"/>
    <w:rsid w:val="00177C6F"/>
    <w:rsid w:val="00180238"/>
    <w:rsid w:val="001802C0"/>
    <w:rsid w:val="001813A0"/>
    <w:rsid w:val="001813D7"/>
    <w:rsid w:val="0018169C"/>
    <w:rsid w:val="00181794"/>
    <w:rsid w:val="001817D5"/>
    <w:rsid w:val="00181858"/>
    <w:rsid w:val="00181C25"/>
    <w:rsid w:val="00181DAD"/>
    <w:rsid w:val="0018227A"/>
    <w:rsid w:val="00182575"/>
    <w:rsid w:val="0018283C"/>
    <w:rsid w:val="001829F7"/>
    <w:rsid w:val="00182B21"/>
    <w:rsid w:val="00184003"/>
    <w:rsid w:val="00184480"/>
    <w:rsid w:val="0018458C"/>
    <w:rsid w:val="001849FC"/>
    <w:rsid w:val="00184A0F"/>
    <w:rsid w:val="00184E84"/>
    <w:rsid w:val="0018514E"/>
    <w:rsid w:val="001858D8"/>
    <w:rsid w:val="00185A25"/>
    <w:rsid w:val="00185A7F"/>
    <w:rsid w:val="00186088"/>
    <w:rsid w:val="001862B9"/>
    <w:rsid w:val="001863CD"/>
    <w:rsid w:val="0018658C"/>
    <w:rsid w:val="00186954"/>
    <w:rsid w:val="00186B13"/>
    <w:rsid w:val="00186DD5"/>
    <w:rsid w:val="0018733C"/>
    <w:rsid w:val="00190386"/>
    <w:rsid w:val="00190F18"/>
    <w:rsid w:val="001912DA"/>
    <w:rsid w:val="00191764"/>
    <w:rsid w:val="00191C43"/>
    <w:rsid w:val="00192030"/>
    <w:rsid w:val="001921B4"/>
    <w:rsid w:val="001925B5"/>
    <w:rsid w:val="00192B92"/>
    <w:rsid w:val="00192F9A"/>
    <w:rsid w:val="00193366"/>
    <w:rsid w:val="001939FF"/>
    <w:rsid w:val="00193D5E"/>
    <w:rsid w:val="00194181"/>
    <w:rsid w:val="00194C48"/>
    <w:rsid w:val="00194CF5"/>
    <w:rsid w:val="00194E95"/>
    <w:rsid w:val="00195356"/>
    <w:rsid w:val="001954D5"/>
    <w:rsid w:val="001958A1"/>
    <w:rsid w:val="001960F5"/>
    <w:rsid w:val="00196E5F"/>
    <w:rsid w:val="00197654"/>
    <w:rsid w:val="001A0287"/>
    <w:rsid w:val="001A0B05"/>
    <w:rsid w:val="001A0D8C"/>
    <w:rsid w:val="001A0EA5"/>
    <w:rsid w:val="001A1394"/>
    <w:rsid w:val="001A170A"/>
    <w:rsid w:val="001A1779"/>
    <w:rsid w:val="001A24E0"/>
    <w:rsid w:val="001A254B"/>
    <w:rsid w:val="001A3111"/>
    <w:rsid w:val="001A320C"/>
    <w:rsid w:val="001A3623"/>
    <w:rsid w:val="001A3780"/>
    <w:rsid w:val="001A3BA3"/>
    <w:rsid w:val="001A407A"/>
    <w:rsid w:val="001A49AC"/>
    <w:rsid w:val="001A49B0"/>
    <w:rsid w:val="001A4E0B"/>
    <w:rsid w:val="001A6067"/>
    <w:rsid w:val="001A642B"/>
    <w:rsid w:val="001A665B"/>
    <w:rsid w:val="001A7138"/>
    <w:rsid w:val="001A72D9"/>
    <w:rsid w:val="001A7793"/>
    <w:rsid w:val="001A7935"/>
    <w:rsid w:val="001B0321"/>
    <w:rsid w:val="001B0B34"/>
    <w:rsid w:val="001B102A"/>
    <w:rsid w:val="001B2831"/>
    <w:rsid w:val="001B2CE9"/>
    <w:rsid w:val="001B30FC"/>
    <w:rsid w:val="001B3C9D"/>
    <w:rsid w:val="001B3D07"/>
    <w:rsid w:val="001B46FB"/>
    <w:rsid w:val="001B495C"/>
    <w:rsid w:val="001B50D2"/>
    <w:rsid w:val="001B591A"/>
    <w:rsid w:val="001B5AF4"/>
    <w:rsid w:val="001B5C9F"/>
    <w:rsid w:val="001B6E57"/>
    <w:rsid w:val="001B6F59"/>
    <w:rsid w:val="001B73E0"/>
    <w:rsid w:val="001C01E1"/>
    <w:rsid w:val="001C0591"/>
    <w:rsid w:val="001C0798"/>
    <w:rsid w:val="001C0EF9"/>
    <w:rsid w:val="001C17B5"/>
    <w:rsid w:val="001C1ABD"/>
    <w:rsid w:val="001C257E"/>
    <w:rsid w:val="001C2B4D"/>
    <w:rsid w:val="001C2BBB"/>
    <w:rsid w:val="001C2E27"/>
    <w:rsid w:val="001C318C"/>
    <w:rsid w:val="001C3C31"/>
    <w:rsid w:val="001C3CCB"/>
    <w:rsid w:val="001C471B"/>
    <w:rsid w:val="001C4B0D"/>
    <w:rsid w:val="001C4E2D"/>
    <w:rsid w:val="001C4EAB"/>
    <w:rsid w:val="001C54DF"/>
    <w:rsid w:val="001C67CF"/>
    <w:rsid w:val="001C6973"/>
    <w:rsid w:val="001C69BA"/>
    <w:rsid w:val="001C69C0"/>
    <w:rsid w:val="001C6C03"/>
    <w:rsid w:val="001C6FB7"/>
    <w:rsid w:val="001C70CE"/>
    <w:rsid w:val="001C7242"/>
    <w:rsid w:val="001C7555"/>
    <w:rsid w:val="001C76E8"/>
    <w:rsid w:val="001C7934"/>
    <w:rsid w:val="001C7AE0"/>
    <w:rsid w:val="001C7C85"/>
    <w:rsid w:val="001D0920"/>
    <w:rsid w:val="001D0B77"/>
    <w:rsid w:val="001D1026"/>
    <w:rsid w:val="001D2011"/>
    <w:rsid w:val="001D2A61"/>
    <w:rsid w:val="001D350B"/>
    <w:rsid w:val="001D46E9"/>
    <w:rsid w:val="001D4A69"/>
    <w:rsid w:val="001D4B96"/>
    <w:rsid w:val="001D6287"/>
    <w:rsid w:val="001D6955"/>
    <w:rsid w:val="001D6B48"/>
    <w:rsid w:val="001D6E02"/>
    <w:rsid w:val="001D716D"/>
    <w:rsid w:val="001D7301"/>
    <w:rsid w:val="001D7423"/>
    <w:rsid w:val="001D78DF"/>
    <w:rsid w:val="001D7B6B"/>
    <w:rsid w:val="001D7E43"/>
    <w:rsid w:val="001D7E7F"/>
    <w:rsid w:val="001E063A"/>
    <w:rsid w:val="001E067C"/>
    <w:rsid w:val="001E0F85"/>
    <w:rsid w:val="001E1090"/>
    <w:rsid w:val="001E1554"/>
    <w:rsid w:val="001E1B33"/>
    <w:rsid w:val="001E1E4B"/>
    <w:rsid w:val="001E24AF"/>
    <w:rsid w:val="001E2A34"/>
    <w:rsid w:val="001E33D3"/>
    <w:rsid w:val="001E4CED"/>
    <w:rsid w:val="001E539E"/>
    <w:rsid w:val="001E53F3"/>
    <w:rsid w:val="001E5427"/>
    <w:rsid w:val="001E55D4"/>
    <w:rsid w:val="001E5781"/>
    <w:rsid w:val="001E5AF7"/>
    <w:rsid w:val="001E6178"/>
    <w:rsid w:val="001E66B6"/>
    <w:rsid w:val="001E679B"/>
    <w:rsid w:val="001E6B00"/>
    <w:rsid w:val="001E6B7F"/>
    <w:rsid w:val="001E6C8C"/>
    <w:rsid w:val="001E6FDC"/>
    <w:rsid w:val="001E7730"/>
    <w:rsid w:val="001E7819"/>
    <w:rsid w:val="001E79AC"/>
    <w:rsid w:val="001E7F68"/>
    <w:rsid w:val="001F015D"/>
    <w:rsid w:val="001F0360"/>
    <w:rsid w:val="001F061F"/>
    <w:rsid w:val="001F0B09"/>
    <w:rsid w:val="001F1CD6"/>
    <w:rsid w:val="001F1DDD"/>
    <w:rsid w:val="001F1E62"/>
    <w:rsid w:val="001F27C1"/>
    <w:rsid w:val="001F2D00"/>
    <w:rsid w:val="001F2E8E"/>
    <w:rsid w:val="001F2F32"/>
    <w:rsid w:val="001F2F75"/>
    <w:rsid w:val="001F3071"/>
    <w:rsid w:val="001F3435"/>
    <w:rsid w:val="001F3CE1"/>
    <w:rsid w:val="001F40F8"/>
    <w:rsid w:val="001F4839"/>
    <w:rsid w:val="001F4C18"/>
    <w:rsid w:val="001F4C5E"/>
    <w:rsid w:val="001F505E"/>
    <w:rsid w:val="001F525D"/>
    <w:rsid w:val="001F5ED2"/>
    <w:rsid w:val="001F6281"/>
    <w:rsid w:val="001F67AC"/>
    <w:rsid w:val="001F70B3"/>
    <w:rsid w:val="001F7A64"/>
    <w:rsid w:val="002001B4"/>
    <w:rsid w:val="002003FA"/>
    <w:rsid w:val="00201180"/>
    <w:rsid w:val="00201196"/>
    <w:rsid w:val="002012A9"/>
    <w:rsid w:val="002013F7"/>
    <w:rsid w:val="002018B3"/>
    <w:rsid w:val="00202268"/>
    <w:rsid w:val="00202799"/>
    <w:rsid w:val="00202FD7"/>
    <w:rsid w:val="00202FF9"/>
    <w:rsid w:val="0020345E"/>
    <w:rsid w:val="00203E0E"/>
    <w:rsid w:val="00204469"/>
    <w:rsid w:val="00205305"/>
    <w:rsid w:val="002057A5"/>
    <w:rsid w:val="00205B6D"/>
    <w:rsid w:val="00205DEF"/>
    <w:rsid w:val="00206188"/>
    <w:rsid w:val="00206523"/>
    <w:rsid w:val="00207016"/>
    <w:rsid w:val="00210198"/>
    <w:rsid w:val="00210AF1"/>
    <w:rsid w:val="00210CB3"/>
    <w:rsid w:val="0021107C"/>
    <w:rsid w:val="002110F6"/>
    <w:rsid w:val="002115A7"/>
    <w:rsid w:val="00211E2A"/>
    <w:rsid w:val="002124A7"/>
    <w:rsid w:val="002124BF"/>
    <w:rsid w:val="002125EC"/>
    <w:rsid w:val="00212869"/>
    <w:rsid w:val="002135F6"/>
    <w:rsid w:val="0021379F"/>
    <w:rsid w:val="0021434F"/>
    <w:rsid w:val="00214714"/>
    <w:rsid w:val="002148FE"/>
    <w:rsid w:val="00215046"/>
    <w:rsid w:val="00215445"/>
    <w:rsid w:val="00215595"/>
    <w:rsid w:val="0021583E"/>
    <w:rsid w:val="002162F4"/>
    <w:rsid w:val="00216EF7"/>
    <w:rsid w:val="002174FC"/>
    <w:rsid w:val="0021766C"/>
    <w:rsid w:val="0021777D"/>
    <w:rsid w:val="00217ABA"/>
    <w:rsid w:val="00220391"/>
    <w:rsid w:val="00221C15"/>
    <w:rsid w:val="00221DCD"/>
    <w:rsid w:val="002229D3"/>
    <w:rsid w:val="002230A7"/>
    <w:rsid w:val="002236E3"/>
    <w:rsid w:val="00223983"/>
    <w:rsid w:val="0022426E"/>
    <w:rsid w:val="0022499A"/>
    <w:rsid w:val="00224E17"/>
    <w:rsid w:val="00225002"/>
    <w:rsid w:val="002253D0"/>
    <w:rsid w:val="00225637"/>
    <w:rsid w:val="002264A8"/>
    <w:rsid w:val="00226524"/>
    <w:rsid w:val="00226CF7"/>
    <w:rsid w:val="0022707A"/>
    <w:rsid w:val="0022707E"/>
    <w:rsid w:val="002272DF"/>
    <w:rsid w:val="0022775B"/>
    <w:rsid w:val="00227A87"/>
    <w:rsid w:val="00230073"/>
    <w:rsid w:val="002307F0"/>
    <w:rsid w:val="00230812"/>
    <w:rsid w:val="00230D51"/>
    <w:rsid w:val="0023115D"/>
    <w:rsid w:val="0023140B"/>
    <w:rsid w:val="0023178E"/>
    <w:rsid w:val="0023184D"/>
    <w:rsid w:val="00231F25"/>
    <w:rsid w:val="002320B6"/>
    <w:rsid w:val="0023250C"/>
    <w:rsid w:val="00232A32"/>
    <w:rsid w:val="00233675"/>
    <w:rsid w:val="002346FA"/>
    <w:rsid w:val="00234DE2"/>
    <w:rsid w:val="00235548"/>
    <w:rsid w:val="0023665B"/>
    <w:rsid w:val="00236867"/>
    <w:rsid w:val="002368AC"/>
    <w:rsid w:val="00236D5A"/>
    <w:rsid w:val="00236DE1"/>
    <w:rsid w:val="00236F1F"/>
    <w:rsid w:val="002372EC"/>
    <w:rsid w:val="002376AC"/>
    <w:rsid w:val="00240390"/>
    <w:rsid w:val="00240986"/>
    <w:rsid w:val="002417E5"/>
    <w:rsid w:val="0024199A"/>
    <w:rsid w:val="00241D52"/>
    <w:rsid w:val="00242B71"/>
    <w:rsid w:val="00242BFD"/>
    <w:rsid w:val="00243767"/>
    <w:rsid w:val="00243910"/>
    <w:rsid w:val="00243993"/>
    <w:rsid w:val="0024439C"/>
    <w:rsid w:val="00244DF5"/>
    <w:rsid w:val="00244F89"/>
    <w:rsid w:val="00245264"/>
    <w:rsid w:val="00245326"/>
    <w:rsid w:val="00245597"/>
    <w:rsid w:val="0024565A"/>
    <w:rsid w:val="002462F9"/>
    <w:rsid w:val="002463EE"/>
    <w:rsid w:val="00246883"/>
    <w:rsid w:val="00246D2A"/>
    <w:rsid w:val="00247678"/>
    <w:rsid w:val="002478C3"/>
    <w:rsid w:val="00247CEE"/>
    <w:rsid w:val="00247D0A"/>
    <w:rsid w:val="00247EAE"/>
    <w:rsid w:val="00251260"/>
    <w:rsid w:val="00251352"/>
    <w:rsid w:val="0025139A"/>
    <w:rsid w:val="0025232E"/>
    <w:rsid w:val="0025244D"/>
    <w:rsid w:val="0025254D"/>
    <w:rsid w:val="00252C3B"/>
    <w:rsid w:val="00252CAB"/>
    <w:rsid w:val="00253477"/>
    <w:rsid w:val="00253B05"/>
    <w:rsid w:val="00253BE6"/>
    <w:rsid w:val="00253C29"/>
    <w:rsid w:val="00254B2D"/>
    <w:rsid w:val="00254CFC"/>
    <w:rsid w:val="0025533E"/>
    <w:rsid w:val="0025590A"/>
    <w:rsid w:val="00255BB2"/>
    <w:rsid w:val="00255F79"/>
    <w:rsid w:val="0025643A"/>
    <w:rsid w:val="00256D2F"/>
    <w:rsid w:val="00257D32"/>
    <w:rsid w:val="00261506"/>
    <w:rsid w:val="00262D9D"/>
    <w:rsid w:val="00263642"/>
    <w:rsid w:val="00263659"/>
    <w:rsid w:val="00263874"/>
    <w:rsid w:val="00263F4E"/>
    <w:rsid w:val="00263FC6"/>
    <w:rsid w:val="00264CAE"/>
    <w:rsid w:val="00264F9F"/>
    <w:rsid w:val="0026596E"/>
    <w:rsid w:val="00265C6F"/>
    <w:rsid w:val="00265DDD"/>
    <w:rsid w:val="00266CC5"/>
    <w:rsid w:val="00266EFD"/>
    <w:rsid w:val="00267A8B"/>
    <w:rsid w:val="002700D3"/>
    <w:rsid w:val="00270544"/>
    <w:rsid w:val="002708A9"/>
    <w:rsid w:val="00270DD5"/>
    <w:rsid w:val="00271712"/>
    <w:rsid w:val="00271B98"/>
    <w:rsid w:val="002725EF"/>
    <w:rsid w:val="002727E7"/>
    <w:rsid w:val="00273D0D"/>
    <w:rsid w:val="00273F68"/>
    <w:rsid w:val="00274965"/>
    <w:rsid w:val="00274A3E"/>
    <w:rsid w:val="00274E46"/>
    <w:rsid w:val="0027519B"/>
    <w:rsid w:val="00275959"/>
    <w:rsid w:val="00275C20"/>
    <w:rsid w:val="00276836"/>
    <w:rsid w:val="00276ABB"/>
    <w:rsid w:val="0027718F"/>
    <w:rsid w:val="002779D8"/>
    <w:rsid w:val="00277C07"/>
    <w:rsid w:val="00280316"/>
    <w:rsid w:val="00282032"/>
    <w:rsid w:val="00282069"/>
    <w:rsid w:val="00282BAC"/>
    <w:rsid w:val="00282E58"/>
    <w:rsid w:val="00282F09"/>
    <w:rsid w:val="0028328B"/>
    <w:rsid w:val="0028334C"/>
    <w:rsid w:val="0028373D"/>
    <w:rsid w:val="002837F7"/>
    <w:rsid w:val="0028387B"/>
    <w:rsid w:val="00283A70"/>
    <w:rsid w:val="002841ED"/>
    <w:rsid w:val="00284647"/>
    <w:rsid w:val="002853C5"/>
    <w:rsid w:val="0028567F"/>
    <w:rsid w:val="00285740"/>
    <w:rsid w:val="00285E64"/>
    <w:rsid w:val="002861D8"/>
    <w:rsid w:val="002865A1"/>
    <w:rsid w:val="0028677D"/>
    <w:rsid w:val="00286A3A"/>
    <w:rsid w:val="00287975"/>
    <w:rsid w:val="002905DF"/>
    <w:rsid w:val="0029091D"/>
    <w:rsid w:val="00290A30"/>
    <w:rsid w:val="00290BB9"/>
    <w:rsid w:val="002919EC"/>
    <w:rsid w:val="00291D32"/>
    <w:rsid w:val="00292C5A"/>
    <w:rsid w:val="00292EAA"/>
    <w:rsid w:val="00292F27"/>
    <w:rsid w:val="002932AB"/>
    <w:rsid w:val="00293F5F"/>
    <w:rsid w:val="00294665"/>
    <w:rsid w:val="00295365"/>
    <w:rsid w:val="00295426"/>
    <w:rsid w:val="00295EE2"/>
    <w:rsid w:val="002963AB"/>
    <w:rsid w:val="00296517"/>
    <w:rsid w:val="002966D3"/>
    <w:rsid w:val="002968F1"/>
    <w:rsid w:val="00296C2E"/>
    <w:rsid w:val="002972A9"/>
    <w:rsid w:val="002972E0"/>
    <w:rsid w:val="00297760"/>
    <w:rsid w:val="00297862"/>
    <w:rsid w:val="00297E31"/>
    <w:rsid w:val="002A04A8"/>
    <w:rsid w:val="002A0CC4"/>
    <w:rsid w:val="002A0ED0"/>
    <w:rsid w:val="002A123C"/>
    <w:rsid w:val="002A2904"/>
    <w:rsid w:val="002A3871"/>
    <w:rsid w:val="002A3A53"/>
    <w:rsid w:val="002A3BC0"/>
    <w:rsid w:val="002A4190"/>
    <w:rsid w:val="002A4195"/>
    <w:rsid w:val="002A4B34"/>
    <w:rsid w:val="002A5510"/>
    <w:rsid w:val="002A589E"/>
    <w:rsid w:val="002A5DB2"/>
    <w:rsid w:val="002A607B"/>
    <w:rsid w:val="002A6270"/>
    <w:rsid w:val="002A69D8"/>
    <w:rsid w:val="002A6B06"/>
    <w:rsid w:val="002A6E56"/>
    <w:rsid w:val="002B0211"/>
    <w:rsid w:val="002B0AE9"/>
    <w:rsid w:val="002B14DC"/>
    <w:rsid w:val="002B15EA"/>
    <w:rsid w:val="002B16C2"/>
    <w:rsid w:val="002B179E"/>
    <w:rsid w:val="002B1A25"/>
    <w:rsid w:val="002B1C58"/>
    <w:rsid w:val="002B1EAB"/>
    <w:rsid w:val="002B212E"/>
    <w:rsid w:val="002B27B5"/>
    <w:rsid w:val="002B324D"/>
    <w:rsid w:val="002B351E"/>
    <w:rsid w:val="002B36AE"/>
    <w:rsid w:val="002B427C"/>
    <w:rsid w:val="002B5565"/>
    <w:rsid w:val="002B59D9"/>
    <w:rsid w:val="002B5D53"/>
    <w:rsid w:val="002B6185"/>
    <w:rsid w:val="002B6B8F"/>
    <w:rsid w:val="002B7518"/>
    <w:rsid w:val="002B7C5E"/>
    <w:rsid w:val="002B7D72"/>
    <w:rsid w:val="002B7E19"/>
    <w:rsid w:val="002B7FAB"/>
    <w:rsid w:val="002C01A6"/>
    <w:rsid w:val="002C01FC"/>
    <w:rsid w:val="002C081B"/>
    <w:rsid w:val="002C086A"/>
    <w:rsid w:val="002C2169"/>
    <w:rsid w:val="002C2846"/>
    <w:rsid w:val="002C2958"/>
    <w:rsid w:val="002C2BB5"/>
    <w:rsid w:val="002C2D3C"/>
    <w:rsid w:val="002C310C"/>
    <w:rsid w:val="002C391A"/>
    <w:rsid w:val="002C43AE"/>
    <w:rsid w:val="002C448E"/>
    <w:rsid w:val="002C48BE"/>
    <w:rsid w:val="002C4F0C"/>
    <w:rsid w:val="002C5151"/>
    <w:rsid w:val="002C51CA"/>
    <w:rsid w:val="002C5361"/>
    <w:rsid w:val="002C54AD"/>
    <w:rsid w:val="002C62CF"/>
    <w:rsid w:val="002C62E7"/>
    <w:rsid w:val="002C6B06"/>
    <w:rsid w:val="002C71ED"/>
    <w:rsid w:val="002C7289"/>
    <w:rsid w:val="002C7B68"/>
    <w:rsid w:val="002C7E02"/>
    <w:rsid w:val="002D0B90"/>
    <w:rsid w:val="002D120D"/>
    <w:rsid w:val="002D152D"/>
    <w:rsid w:val="002D16BA"/>
    <w:rsid w:val="002D212B"/>
    <w:rsid w:val="002D27ED"/>
    <w:rsid w:val="002D2D76"/>
    <w:rsid w:val="002D2F20"/>
    <w:rsid w:val="002D2FAE"/>
    <w:rsid w:val="002D30FD"/>
    <w:rsid w:val="002D3150"/>
    <w:rsid w:val="002D3794"/>
    <w:rsid w:val="002D3860"/>
    <w:rsid w:val="002D3B6C"/>
    <w:rsid w:val="002D3D79"/>
    <w:rsid w:val="002D3F1E"/>
    <w:rsid w:val="002D3FA7"/>
    <w:rsid w:val="002D45DA"/>
    <w:rsid w:val="002D4761"/>
    <w:rsid w:val="002D5770"/>
    <w:rsid w:val="002D5E2A"/>
    <w:rsid w:val="002D5FE6"/>
    <w:rsid w:val="002D6085"/>
    <w:rsid w:val="002D6D63"/>
    <w:rsid w:val="002D7090"/>
    <w:rsid w:val="002D726E"/>
    <w:rsid w:val="002D7497"/>
    <w:rsid w:val="002D76FC"/>
    <w:rsid w:val="002D7766"/>
    <w:rsid w:val="002D7961"/>
    <w:rsid w:val="002D7997"/>
    <w:rsid w:val="002E04B5"/>
    <w:rsid w:val="002E04CF"/>
    <w:rsid w:val="002E0FF8"/>
    <w:rsid w:val="002E13EA"/>
    <w:rsid w:val="002E1AF4"/>
    <w:rsid w:val="002E1E6B"/>
    <w:rsid w:val="002E2408"/>
    <w:rsid w:val="002E27B9"/>
    <w:rsid w:val="002E2AA2"/>
    <w:rsid w:val="002E2CB5"/>
    <w:rsid w:val="002E3018"/>
    <w:rsid w:val="002E34B5"/>
    <w:rsid w:val="002E376D"/>
    <w:rsid w:val="002E388B"/>
    <w:rsid w:val="002E3D67"/>
    <w:rsid w:val="002E4024"/>
    <w:rsid w:val="002E4112"/>
    <w:rsid w:val="002E4417"/>
    <w:rsid w:val="002E46E0"/>
    <w:rsid w:val="002E4CF4"/>
    <w:rsid w:val="002E5047"/>
    <w:rsid w:val="002E50CE"/>
    <w:rsid w:val="002E5A22"/>
    <w:rsid w:val="002E5D5A"/>
    <w:rsid w:val="002E5F53"/>
    <w:rsid w:val="002E63B1"/>
    <w:rsid w:val="002E64FA"/>
    <w:rsid w:val="002E6CC0"/>
    <w:rsid w:val="002E6CEE"/>
    <w:rsid w:val="002E733E"/>
    <w:rsid w:val="002E73CE"/>
    <w:rsid w:val="002E74FD"/>
    <w:rsid w:val="002E7ADE"/>
    <w:rsid w:val="002F068C"/>
    <w:rsid w:val="002F0C8E"/>
    <w:rsid w:val="002F1048"/>
    <w:rsid w:val="002F12FE"/>
    <w:rsid w:val="002F1581"/>
    <w:rsid w:val="002F15C4"/>
    <w:rsid w:val="002F16C6"/>
    <w:rsid w:val="002F1BA5"/>
    <w:rsid w:val="002F1C59"/>
    <w:rsid w:val="002F1DF6"/>
    <w:rsid w:val="002F2273"/>
    <w:rsid w:val="002F2A93"/>
    <w:rsid w:val="002F35FD"/>
    <w:rsid w:val="002F397C"/>
    <w:rsid w:val="002F4381"/>
    <w:rsid w:val="002F46A6"/>
    <w:rsid w:val="002F4770"/>
    <w:rsid w:val="002F4D46"/>
    <w:rsid w:val="002F4F57"/>
    <w:rsid w:val="002F5C03"/>
    <w:rsid w:val="002F664B"/>
    <w:rsid w:val="002F6E97"/>
    <w:rsid w:val="002F738D"/>
    <w:rsid w:val="002F7CED"/>
    <w:rsid w:val="002F7E5F"/>
    <w:rsid w:val="00300951"/>
    <w:rsid w:val="00300FE3"/>
    <w:rsid w:val="0030164A"/>
    <w:rsid w:val="00301A8B"/>
    <w:rsid w:val="00301DBC"/>
    <w:rsid w:val="003020DD"/>
    <w:rsid w:val="003033FA"/>
    <w:rsid w:val="003038D4"/>
    <w:rsid w:val="00303D51"/>
    <w:rsid w:val="003043D2"/>
    <w:rsid w:val="00304717"/>
    <w:rsid w:val="00304911"/>
    <w:rsid w:val="00304CAF"/>
    <w:rsid w:val="003057E1"/>
    <w:rsid w:val="00306353"/>
    <w:rsid w:val="003069FF"/>
    <w:rsid w:val="00306F43"/>
    <w:rsid w:val="00307226"/>
    <w:rsid w:val="00307508"/>
    <w:rsid w:val="003077B4"/>
    <w:rsid w:val="00307EC7"/>
    <w:rsid w:val="00310917"/>
    <w:rsid w:val="00310A32"/>
    <w:rsid w:val="00310F75"/>
    <w:rsid w:val="003112A2"/>
    <w:rsid w:val="003113E4"/>
    <w:rsid w:val="003115AF"/>
    <w:rsid w:val="003117CC"/>
    <w:rsid w:val="00312316"/>
    <w:rsid w:val="00312489"/>
    <w:rsid w:val="003133C0"/>
    <w:rsid w:val="00313E29"/>
    <w:rsid w:val="00313E7F"/>
    <w:rsid w:val="00314A62"/>
    <w:rsid w:val="00315133"/>
    <w:rsid w:val="00315E7C"/>
    <w:rsid w:val="00316C42"/>
    <w:rsid w:val="00316C9A"/>
    <w:rsid w:val="0031778B"/>
    <w:rsid w:val="00320267"/>
    <w:rsid w:val="003211C7"/>
    <w:rsid w:val="003215BE"/>
    <w:rsid w:val="00321CF6"/>
    <w:rsid w:val="00322540"/>
    <w:rsid w:val="00324AFC"/>
    <w:rsid w:val="00324D30"/>
    <w:rsid w:val="003252A1"/>
    <w:rsid w:val="003254CD"/>
    <w:rsid w:val="003258C1"/>
    <w:rsid w:val="00325909"/>
    <w:rsid w:val="00325C04"/>
    <w:rsid w:val="0032630D"/>
    <w:rsid w:val="00326314"/>
    <w:rsid w:val="00326C30"/>
    <w:rsid w:val="0032714C"/>
    <w:rsid w:val="00327188"/>
    <w:rsid w:val="00327314"/>
    <w:rsid w:val="00327B7A"/>
    <w:rsid w:val="00327F34"/>
    <w:rsid w:val="00327F91"/>
    <w:rsid w:val="003302EB"/>
    <w:rsid w:val="003311B0"/>
    <w:rsid w:val="00331371"/>
    <w:rsid w:val="003315E4"/>
    <w:rsid w:val="00332655"/>
    <w:rsid w:val="00332BAB"/>
    <w:rsid w:val="00332E82"/>
    <w:rsid w:val="003331F1"/>
    <w:rsid w:val="00333978"/>
    <w:rsid w:val="00334715"/>
    <w:rsid w:val="00334A42"/>
    <w:rsid w:val="00334B2A"/>
    <w:rsid w:val="00335925"/>
    <w:rsid w:val="00335D23"/>
    <w:rsid w:val="00335FFD"/>
    <w:rsid w:val="00336084"/>
    <w:rsid w:val="00336BAE"/>
    <w:rsid w:val="0033786E"/>
    <w:rsid w:val="00337B68"/>
    <w:rsid w:val="00337FC5"/>
    <w:rsid w:val="003400BF"/>
    <w:rsid w:val="00340554"/>
    <w:rsid w:val="0034081C"/>
    <w:rsid w:val="00340B4E"/>
    <w:rsid w:val="00340D1E"/>
    <w:rsid w:val="00340D2D"/>
    <w:rsid w:val="00341039"/>
    <w:rsid w:val="003410B4"/>
    <w:rsid w:val="003411AF"/>
    <w:rsid w:val="00341270"/>
    <w:rsid w:val="00341365"/>
    <w:rsid w:val="00341772"/>
    <w:rsid w:val="003425AE"/>
    <w:rsid w:val="0034285B"/>
    <w:rsid w:val="0034292B"/>
    <w:rsid w:val="00342A72"/>
    <w:rsid w:val="00343109"/>
    <w:rsid w:val="00343459"/>
    <w:rsid w:val="00343867"/>
    <w:rsid w:val="003447BA"/>
    <w:rsid w:val="003449B5"/>
    <w:rsid w:val="00345D34"/>
    <w:rsid w:val="00346114"/>
    <w:rsid w:val="00346562"/>
    <w:rsid w:val="00347603"/>
    <w:rsid w:val="00347796"/>
    <w:rsid w:val="00347A10"/>
    <w:rsid w:val="00347FD7"/>
    <w:rsid w:val="003503C4"/>
    <w:rsid w:val="003505A8"/>
    <w:rsid w:val="00350CAA"/>
    <w:rsid w:val="0035139E"/>
    <w:rsid w:val="00352147"/>
    <w:rsid w:val="0035241F"/>
    <w:rsid w:val="003528C7"/>
    <w:rsid w:val="00353154"/>
    <w:rsid w:val="0035323C"/>
    <w:rsid w:val="003533BC"/>
    <w:rsid w:val="00353890"/>
    <w:rsid w:val="00353B59"/>
    <w:rsid w:val="00354740"/>
    <w:rsid w:val="003547F9"/>
    <w:rsid w:val="00354870"/>
    <w:rsid w:val="0035487F"/>
    <w:rsid w:val="00354949"/>
    <w:rsid w:val="00354E9B"/>
    <w:rsid w:val="00355594"/>
    <w:rsid w:val="00355863"/>
    <w:rsid w:val="00355AC1"/>
    <w:rsid w:val="00355FD2"/>
    <w:rsid w:val="003560D6"/>
    <w:rsid w:val="00356560"/>
    <w:rsid w:val="003567D1"/>
    <w:rsid w:val="00356CF1"/>
    <w:rsid w:val="00357558"/>
    <w:rsid w:val="0035789E"/>
    <w:rsid w:val="00360B85"/>
    <w:rsid w:val="00361752"/>
    <w:rsid w:val="003619E9"/>
    <w:rsid w:val="00361A6B"/>
    <w:rsid w:val="00361A9D"/>
    <w:rsid w:val="003620E5"/>
    <w:rsid w:val="0036277D"/>
    <w:rsid w:val="003629EF"/>
    <w:rsid w:val="00363827"/>
    <w:rsid w:val="00363A20"/>
    <w:rsid w:val="00363B23"/>
    <w:rsid w:val="00363D25"/>
    <w:rsid w:val="00364048"/>
    <w:rsid w:val="00364670"/>
    <w:rsid w:val="003646B9"/>
    <w:rsid w:val="003648B0"/>
    <w:rsid w:val="00364960"/>
    <w:rsid w:val="00366056"/>
    <w:rsid w:val="00366160"/>
    <w:rsid w:val="003661B9"/>
    <w:rsid w:val="003661F0"/>
    <w:rsid w:val="0036647A"/>
    <w:rsid w:val="00366640"/>
    <w:rsid w:val="00366A47"/>
    <w:rsid w:val="003672F2"/>
    <w:rsid w:val="003673FB"/>
    <w:rsid w:val="003676D1"/>
    <w:rsid w:val="003709D6"/>
    <w:rsid w:val="00370ED8"/>
    <w:rsid w:val="00371057"/>
    <w:rsid w:val="00371BE1"/>
    <w:rsid w:val="00371FF8"/>
    <w:rsid w:val="00372628"/>
    <w:rsid w:val="00372640"/>
    <w:rsid w:val="00372B96"/>
    <w:rsid w:val="00372EB7"/>
    <w:rsid w:val="003732CA"/>
    <w:rsid w:val="003738E9"/>
    <w:rsid w:val="00373ADA"/>
    <w:rsid w:val="00373D42"/>
    <w:rsid w:val="00374194"/>
    <w:rsid w:val="00374313"/>
    <w:rsid w:val="003743A4"/>
    <w:rsid w:val="00374A9C"/>
    <w:rsid w:val="00374F4B"/>
    <w:rsid w:val="0037561B"/>
    <w:rsid w:val="0037566D"/>
    <w:rsid w:val="00375906"/>
    <w:rsid w:val="00375A97"/>
    <w:rsid w:val="00375CCC"/>
    <w:rsid w:val="00376F6F"/>
    <w:rsid w:val="003772EF"/>
    <w:rsid w:val="003772FA"/>
    <w:rsid w:val="00377455"/>
    <w:rsid w:val="00377694"/>
    <w:rsid w:val="00377E77"/>
    <w:rsid w:val="0038064B"/>
    <w:rsid w:val="003809F9"/>
    <w:rsid w:val="00380F05"/>
    <w:rsid w:val="00381460"/>
    <w:rsid w:val="003817FA"/>
    <w:rsid w:val="00381A13"/>
    <w:rsid w:val="003825BD"/>
    <w:rsid w:val="0038343C"/>
    <w:rsid w:val="003838C9"/>
    <w:rsid w:val="003838CB"/>
    <w:rsid w:val="003845F0"/>
    <w:rsid w:val="00385628"/>
    <w:rsid w:val="00385695"/>
    <w:rsid w:val="003859AD"/>
    <w:rsid w:val="00385E0B"/>
    <w:rsid w:val="003861CB"/>
    <w:rsid w:val="003865A8"/>
    <w:rsid w:val="00386B74"/>
    <w:rsid w:val="003871AA"/>
    <w:rsid w:val="00387264"/>
    <w:rsid w:val="003872EC"/>
    <w:rsid w:val="0038757F"/>
    <w:rsid w:val="0038766D"/>
    <w:rsid w:val="0039074A"/>
    <w:rsid w:val="00390AEF"/>
    <w:rsid w:val="00390BB7"/>
    <w:rsid w:val="00390D23"/>
    <w:rsid w:val="00391EAB"/>
    <w:rsid w:val="00393C37"/>
    <w:rsid w:val="003940CF"/>
    <w:rsid w:val="00394267"/>
    <w:rsid w:val="003946C8"/>
    <w:rsid w:val="00394AEC"/>
    <w:rsid w:val="00394D1B"/>
    <w:rsid w:val="0039596B"/>
    <w:rsid w:val="0039596D"/>
    <w:rsid w:val="00397A2B"/>
    <w:rsid w:val="00397CB1"/>
    <w:rsid w:val="00397ECA"/>
    <w:rsid w:val="003A02BC"/>
    <w:rsid w:val="003A0436"/>
    <w:rsid w:val="003A0498"/>
    <w:rsid w:val="003A130F"/>
    <w:rsid w:val="003A2E59"/>
    <w:rsid w:val="003A2F65"/>
    <w:rsid w:val="003A379A"/>
    <w:rsid w:val="003A3A9D"/>
    <w:rsid w:val="003A3F9D"/>
    <w:rsid w:val="003A512C"/>
    <w:rsid w:val="003A5B5E"/>
    <w:rsid w:val="003A63A3"/>
    <w:rsid w:val="003A64DD"/>
    <w:rsid w:val="003A6557"/>
    <w:rsid w:val="003A662D"/>
    <w:rsid w:val="003A6843"/>
    <w:rsid w:val="003A69F3"/>
    <w:rsid w:val="003A7065"/>
    <w:rsid w:val="003A7B7A"/>
    <w:rsid w:val="003B0322"/>
    <w:rsid w:val="003B050A"/>
    <w:rsid w:val="003B0C39"/>
    <w:rsid w:val="003B12EC"/>
    <w:rsid w:val="003B17C7"/>
    <w:rsid w:val="003B1983"/>
    <w:rsid w:val="003B19C2"/>
    <w:rsid w:val="003B2682"/>
    <w:rsid w:val="003B2BCF"/>
    <w:rsid w:val="003B343A"/>
    <w:rsid w:val="003B360D"/>
    <w:rsid w:val="003B3639"/>
    <w:rsid w:val="003B3D4A"/>
    <w:rsid w:val="003B40B8"/>
    <w:rsid w:val="003B4939"/>
    <w:rsid w:val="003B4A85"/>
    <w:rsid w:val="003B517D"/>
    <w:rsid w:val="003B5A42"/>
    <w:rsid w:val="003B5AD5"/>
    <w:rsid w:val="003B5C9B"/>
    <w:rsid w:val="003B6350"/>
    <w:rsid w:val="003B6B07"/>
    <w:rsid w:val="003B76AC"/>
    <w:rsid w:val="003B7ADD"/>
    <w:rsid w:val="003B7C5D"/>
    <w:rsid w:val="003C04AF"/>
    <w:rsid w:val="003C125B"/>
    <w:rsid w:val="003C15D7"/>
    <w:rsid w:val="003C1922"/>
    <w:rsid w:val="003C1FE2"/>
    <w:rsid w:val="003C2047"/>
    <w:rsid w:val="003C21DD"/>
    <w:rsid w:val="003C22AE"/>
    <w:rsid w:val="003C28DE"/>
    <w:rsid w:val="003C2918"/>
    <w:rsid w:val="003C3816"/>
    <w:rsid w:val="003C3AC5"/>
    <w:rsid w:val="003C40C2"/>
    <w:rsid w:val="003C4695"/>
    <w:rsid w:val="003C5201"/>
    <w:rsid w:val="003C5237"/>
    <w:rsid w:val="003C56F3"/>
    <w:rsid w:val="003C5B4E"/>
    <w:rsid w:val="003C5CFE"/>
    <w:rsid w:val="003C5DF8"/>
    <w:rsid w:val="003C5F3F"/>
    <w:rsid w:val="003C6C2D"/>
    <w:rsid w:val="003C7375"/>
    <w:rsid w:val="003C74B3"/>
    <w:rsid w:val="003C74E6"/>
    <w:rsid w:val="003C7CCB"/>
    <w:rsid w:val="003C7DA5"/>
    <w:rsid w:val="003C7F91"/>
    <w:rsid w:val="003D00F0"/>
    <w:rsid w:val="003D0191"/>
    <w:rsid w:val="003D0524"/>
    <w:rsid w:val="003D080B"/>
    <w:rsid w:val="003D0D24"/>
    <w:rsid w:val="003D0EE7"/>
    <w:rsid w:val="003D14AC"/>
    <w:rsid w:val="003D19D4"/>
    <w:rsid w:val="003D1A34"/>
    <w:rsid w:val="003D1FDB"/>
    <w:rsid w:val="003D26B9"/>
    <w:rsid w:val="003D312E"/>
    <w:rsid w:val="003D34CF"/>
    <w:rsid w:val="003D38B7"/>
    <w:rsid w:val="003D391C"/>
    <w:rsid w:val="003D3C8C"/>
    <w:rsid w:val="003D3F79"/>
    <w:rsid w:val="003D4B65"/>
    <w:rsid w:val="003D4D67"/>
    <w:rsid w:val="003D50C1"/>
    <w:rsid w:val="003D54D3"/>
    <w:rsid w:val="003D559D"/>
    <w:rsid w:val="003E06F9"/>
    <w:rsid w:val="003E1B18"/>
    <w:rsid w:val="003E1EDB"/>
    <w:rsid w:val="003E3364"/>
    <w:rsid w:val="003E37FB"/>
    <w:rsid w:val="003E409C"/>
    <w:rsid w:val="003E462D"/>
    <w:rsid w:val="003E47D1"/>
    <w:rsid w:val="003E5203"/>
    <w:rsid w:val="003E549D"/>
    <w:rsid w:val="003E5503"/>
    <w:rsid w:val="003E5535"/>
    <w:rsid w:val="003E5A7C"/>
    <w:rsid w:val="003E5B8A"/>
    <w:rsid w:val="003E5ECD"/>
    <w:rsid w:val="003E6479"/>
    <w:rsid w:val="003E6D96"/>
    <w:rsid w:val="003E6EC0"/>
    <w:rsid w:val="003E7BAD"/>
    <w:rsid w:val="003F0950"/>
    <w:rsid w:val="003F099A"/>
    <w:rsid w:val="003F0AD1"/>
    <w:rsid w:val="003F0B84"/>
    <w:rsid w:val="003F0EB2"/>
    <w:rsid w:val="003F1927"/>
    <w:rsid w:val="003F274F"/>
    <w:rsid w:val="003F2E57"/>
    <w:rsid w:val="003F2FB7"/>
    <w:rsid w:val="003F30D8"/>
    <w:rsid w:val="003F3A62"/>
    <w:rsid w:val="003F423D"/>
    <w:rsid w:val="003F45A3"/>
    <w:rsid w:val="003F4715"/>
    <w:rsid w:val="003F4A62"/>
    <w:rsid w:val="003F4EA4"/>
    <w:rsid w:val="003F4ED8"/>
    <w:rsid w:val="003F50CD"/>
    <w:rsid w:val="003F53C9"/>
    <w:rsid w:val="003F53EC"/>
    <w:rsid w:val="003F5707"/>
    <w:rsid w:val="003F5E4A"/>
    <w:rsid w:val="003F6097"/>
    <w:rsid w:val="003F60D5"/>
    <w:rsid w:val="003F63B2"/>
    <w:rsid w:val="003F6FDD"/>
    <w:rsid w:val="003F7ABA"/>
    <w:rsid w:val="0040022B"/>
    <w:rsid w:val="00400314"/>
    <w:rsid w:val="00400929"/>
    <w:rsid w:val="00401257"/>
    <w:rsid w:val="00401985"/>
    <w:rsid w:val="00401C3C"/>
    <w:rsid w:val="00402D2B"/>
    <w:rsid w:val="00403179"/>
    <w:rsid w:val="00403413"/>
    <w:rsid w:val="0040360C"/>
    <w:rsid w:val="0040370F"/>
    <w:rsid w:val="00403AB8"/>
    <w:rsid w:val="00403B46"/>
    <w:rsid w:val="00403CDD"/>
    <w:rsid w:val="00404652"/>
    <w:rsid w:val="00404F78"/>
    <w:rsid w:val="00405921"/>
    <w:rsid w:val="00405B32"/>
    <w:rsid w:val="00405D47"/>
    <w:rsid w:val="00405EAC"/>
    <w:rsid w:val="00406C13"/>
    <w:rsid w:val="00406E58"/>
    <w:rsid w:val="00407F76"/>
    <w:rsid w:val="00410720"/>
    <w:rsid w:val="00410992"/>
    <w:rsid w:val="00410D70"/>
    <w:rsid w:val="00411722"/>
    <w:rsid w:val="00411FA8"/>
    <w:rsid w:val="00412842"/>
    <w:rsid w:val="004128FB"/>
    <w:rsid w:val="00412CB3"/>
    <w:rsid w:val="00412FD9"/>
    <w:rsid w:val="00413B08"/>
    <w:rsid w:val="00413C2C"/>
    <w:rsid w:val="00413EAD"/>
    <w:rsid w:val="00413F35"/>
    <w:rsid w:val="004142B8"/>
    <w:rsid w:val="004143FB"/>
    <w:rsid w:val="00414EA9"/>
    <w:rsid w:val="0041531B"/>
    <w:rsid w:val="00415623"/>
    <w:rsid w:val="00415667"/>
    <w:rsid w:val="00415C15"/>
    <w:rsid w:val="004160AB"/>
    <w:rsid w:val="00416884"/>
    <w:rsid w:val="00416935"/>
    <w:rsid w:val="00416A01"/>
    <w:rsid w:val="00416A20"/>
    <w:rsid w:val="004170F2"/>
    <w:rsid w:val="00417B51"/>
    <w:rsid w:val="00417DFF"/>
    <w:rsid w:val="004205A9"/>
    <w:rsid w:val="0042136A"/>
    <w:rsid w:val="00421765"/>
    <w:rsid w:val="00422025"/>
    <w:rsid w:val="0042227F"/>
    <w:rsid w:val="004226B3"/>
    <w:rsid w:val="004228C1"/>
    <w:rsid w:val="00423252"/>
    <w:rsid w:val="00423435"/>
    <w:rsid w:val="00423F0E"/>
    <w:rsid w:val="00424111"/>
    <w:rsid w:val="0042466B"/>
    <w:rsid w:val="0042498C"/>
    <w:rsid w:val="00424BD4"/>
    <w:rsid w:val="00425664"/>
    <w:rsid w:val="00425926"/>
    <w:rsid w:val="0042672C"/>
    <w:rsid w:val="00426F52"/>
    <w:rsid w:val="0043016E"/>
    <w:rsid w:val="004305CB"/>
    <w:rsid w:val="00430701"/>
    <w:rsid w:val="0043087D"/>
    <w:rsid w:val="00430941"/>
    <w:rsid w:val="00430DB3"/>
    <w:rsid w:val="00431420"/>
    <w:rsid w:val="00431D86"/>
    <w:rsid w:val="00431E9E"/>
    <w:rsid w:val="004325AB"/>
    <w:rsid w:val="00432B4C"/>
    <w:rsid w:val="00432EAD"/>
    <w:rsid w:val="004332B2"/>
    <w:rsid w:val="00433535"/>
    <w:rsid w:val="004335AA"/>
    <w:rsid w:val="004339DE"/>
    <w:rsid w:val="004346B9"/>
    <w:rsid w:val="00434AE2"/>
    <w:rsid w:val="00434EA5"/>
    <w:rsid w:val="00435DAA"/>
    <w:rsid w:val="00436155"/>
    <w:rsid w:val="00436208"/>
    <w:rsid w:val="00436B2C"/>
    <w:rsid w:val="00440040"/>
    <w:rsid w:val="00440314"/>
    <w:rsid w:val="00440369"/>
    <w:rsid w:val="0044041D"/>
    <w:rsid w:val="00440A0C"/>
    <w:rsid w:val="00440F02"/>
    <w:rsid w:val="004410A5"/>
    <w:rsid w:val="004411F6"/>
    <w:rsid w:val="00441C7B"/>
    <w:rsid w:val="004421E3"/>
    <w:rsid w:val="0044266C"/>
    <w:rsid w:val="004427CC"/>
    <w:rsid w:val="00442D87"/>
    <w:rsid w:val="00444A90"/>
    <w:rsid w:val="00445807"/>
    <w:rsid w:val="00445A65"/>
    <w:rsid w:val="00445E77"/>
    <w:rsid w:val="00446EEC"/>
    <w:rsid w:val="00447296"/>
    <w:rsid w:val="00447579"/>
    <w:rsid w:val="00447948"/>
    <w:rsid w:val="00447B43"/>
    <w:rsid w:val="00450BAF"/>
    <w:rsid w:val="00450CA4"/>
    <w:rsid w:val="004511C7"/>
    <w:rsid w:val="0045141B"/>
    <w:rsid w:val="0045157A"/>
    <w:rsid w:val="004515DC"/>
    <w:rsid w:val="00451D44"/>
    <w:rsid w:val="00451D7D"/>
    <w:rsid w:val="0045268A"/>
    <w:rsid w:val="00452943"/>
    <w:rsid w:val="00452F12"/>
    <w:rsid w:val="004530F3"/>
    <w:rsid w:val="00453970"/>
    <w:rsid w:val="00453F71"/>
    <w:rsid w:val="0045412D"/>
    <w:rsid w:val="004542AC"/>
    <w:rsid w:val="0045430C"/>
    <w:rsid w:val="00454419"/>
    <w:rsid w:val="00454970"/>
    <w:rsid w:val="004552D1"/>
    <w:rsid w:val="0045549F"/>
    <w:rsid w:val="00455BE5"/>
    <w:rsid w:val="00455F4E"/>
    <w:rsid w:val="00456054"/>
    <w:rsid w:val="00456AE9"/>
    <w:rsid w:val="004609C7"/>
    <w:rsid w:val="00460FE9"/>
    <w:rsid w:val="004614E1"/>
    <w:rsid w:val="00461811"/>
    <w:rsid w:val="0046199F"/>
    <w:rsid w:val="00461AAA"/>
    <w:rsid w:val="00461BF5"/>
    <w:rsid w:val="00461DBE"/>
    <w:rsid w:val="00462303"/>
    <w:rsid w:val="004629A2"/>
    <w:rsid w:val="00463E53"/>
    <w:rsid w:val="00463EF2"/>
    <w:rsid w:val="004641A6"/>
    <w:rsid w:val="004648BD"/>
    <w:rsid w:val="00464960"/>
    <w:rsid w:val="00464A3C"/>
    <w:rsid w:val="00464D93"/>
    <w:rsid w:val="0046643B"/>
    <w:rsid w:val="0046699C"/>
    <w:rsid w:val="00466C50"/>
    <w:rsid w:val="00466F9B"/>
    <w:rsid w:val="00466FB5"/>
    <w:rsid w:val="00467815"/>
    <w:rsid w:val="0047005D"/>
    <w:rsid w:val="004701CC"/>
    <w:rsid w:val="00470B64"/>
    <w:rsid w:val="00472356"/>
    <w:rsid w:val="0047290F"/>
    <w:rsid w:val="004733FE"/>
    <w:rsid w:val="004736E1"/>
    <w:rsid w:val="004738AB"/>
    <w:rsid w:val="004741FC"/>
    <w:rsid w:val="004747E9"/>
    <w:rsid w:val="00474BE5"/>
    <w:rsid w:val="00474EAD"/>
    <w:rsid w:val="0047518D"/>
    <w:rsid w:val="0047577C"/>
    <w:rsid w:val="00475850"/>
    <w:rsid w:val="00476277"/>
    <w:rsid w:val="004768C1"/>
    <w:rsid w:val="004769D6"/>
    <w:rsid w:val="00476CE4"/>
    <w:rsid w:val="00476DCA"/>
    <w:rsid w:val="00476DFF"/>
    <w:rsid w:val="0047734A"/>
    <w:rsid w:val="00477674"/>
    <w:rsid w:val="004778A8"/>
    <w:rsid w:val="0048092F"/>
    <w:rsid w:val="00480A9A"/>
    <w:rsid w:val="00480B98"/>
    <w:rsid w:val="00480D06"/>
    <w:rsid w:val="0048136B"/>
    <w:rsid w:val="004814B0"/>
    <w:rsid w:val="004816D4"/>
    <w:rsid w:val="00481AD2"/>
    <w:rsid w:val="00481B5B"/>
    <w:rsid w:val="004825C6"/>
    <w:rsid w:val="00482886"/>
    <w:rsid w:val="00482FDD"/>
    <w:rsid w:val="0048333E"/>
    <w:rsid w:val="0048387D"/>
    <w:rsid w:val="00483912"/>
    <w:rsid w:val="00485B4B"/>
    <w:rsid w:val="0048650E"/>
    <w:rsid w:val="00486CF8"/>
    <w:rsid w:val="0048737C"/>
    <w:rsid w:val="00487B44"/>
    <w:rsid w:val="00487D1F"/>
    <w:rsid w:val="00487F38"/>
    <w:rsid w:val="004903A2"/>
    <w:rsid w:val="00490534"/>
    <w:rsid w:val="00490DE0"/>
    <w:rsid w:val="004911AF"/>
    <w:rsid w:val="00491330"/>
    <w:rsid w:val="00491529"/>
    <w:rsid w:val="0049188C"/>
    <w:rsid w:val="00492130"/>
    <w:rsid w:val="00492A2D"/>
    <w:rsid w:val="00492CC0"/>
    <w:rsid w:val="00493739"/>
    <w:rsid w:val="00494B12"/>
    <w:rsid w:val="00495E03"/>
    <w:rsid w:val="0049608D"/>
    <w:rsid w:val="00496BE3"/>
    <w:rsid w:val="00497017"/>
    <w:rsid w:val="0049712D"/>
    <w:rsid w:val="004974EF"/>
    <w:rsid w:val="00497DDD"/>
    <w:rsid w:val="004A03B6"/>
    <w:rsid w:val="004A17D2"/>
    <w:rsid w:val="004A1891"/>
    <w:rsid w:val="004A23AF"/>
    <w:rsid w:val="004A31AB"/>
    <w:rsid w:val="004A3C6E"/>
    <w:rsid w:val="004A3E3A"/>
    <w:rsid w:val="004A3E75"/>
    <w:rsid w:val="004A4B5C"/>
    <w:rsid w:val="004A500B"/>
    <w:rsid w:val="004A545C"/>
    <w:rsid w:val="004A55D6"/>
    <w:rsid w:val="004A646A"/>
    <w:rsid w:val="004A6629"/>
    <w:rsid w:val="004A69D2"/>
    <w:rsid w:val="004A6E5E"/>
    <w:rsid w:val="004B0CE0"/>
    <w:rsid w:val="004B1BAD"/>
    <w:rsid w:val="004B1C8A"/>
    <w:rsid w:val="004B2342"/>
    <w:rsid w:val="004B2631"/>
    <w:rsid w:val="004B2BBB"/>
    <w:rsid w:val="004B2D51"/>
    <w:rsid w:val="004B2FE1"/>
    <w:rsid w:val="004B30D9"/>
    <w:rsid w:val="004B3330"/>
    <w:rsid w:val="004B41D5"/>
    <w:rsid w:val="004B5410"/>
    <w:rsid w:val="004B59E0"/>
    <w:rsid w:val="004B5D59"/>
    <w:rsid w:val="004B6D05"/>
    <w:rsid w:val="004B76F1"/>
    <w:rsid w:val="004B7934"/>
    <w:rsid w:val="004B7F1B"/>
    <w:rsid w:val="004C0FE4"/>
    <w:rsid w:val="004C1C3B"/>
    <w:rsid w:val="004C2530"/>
    <w:rsid w:val="004C2897"/>
    <w:rsid w:val="004C29D1"/>
    <w:rsid w:val="004C2E9B"/>
    <w:rsid w:val="004C3805"/>
    <w:rsid w:val="004C3C54"/>
    <w:rsid w:val="004C4115"/>
    <w:rsid w:val="004C4605"/>
    <w:rsid w:val="004C4F20"/>
    <w:rsid w:val="004C5257"/>
    <w:rsid w:val="004C52FE"/>
    <w:rsid w:val="004C5B77"/>
    <w:rsid w:val="004C5CB4"/>
    <w:rsid w:val="004C666D"/>
    <w:rsid w:val="004C722F"/>
    <w:rsid w:val="004C7895"/>
    <w:rsid w:val="004C7E6C"/>
    <w:rsid w:val="004D014B"/>
    <w:rsid w:val="004D114E"/>
    <w:rsid w:val="004D16CD"/>
    <w:rsid w:val="004D21AC"/>
    <w:rsid w:val="004D2576"/>
    <w:rsid w:val="004D266B"/>
    <w:rsid w:val="004D2D68"/>
    <w:rsid w:val="004D33AC"/>
    <w:rsid w:val="004D37FC"/>
    <w:rsid w:val="004D38A2"/>
    <w:rsid w:val="004D3E8A"/>
    <w:rsid w:val="004D4509"/>
    <w:rsid w:val="004D4576"/>
    <w:rsid w:val="004D4A7A"/>
    <w:rsid w:val="004D501D"/>
    <w:rsid w:val="004D5058"/>
    <w:rsid w:val="004D53A3"/>
    <w:rsid w:val="004D5829"/>
    <w:rsid w:val="004D680B"/>
    <w:rsid w:val="004D68FD"/>
    <w:rsid w:val="004D6C6F"/>
    <w:rsid w:val="004D7194"/>
    <w:rsid w:val="004D796B"/>
    <w:rsid w:val="004E0193"/>
    <w:rsid w:val="004E0E62"/>
    <w:rsid w:val="004E138F"/>
    <w:rsid w:val="004E17B6"/>
    <w:rsid w:val="004E190D"/>
    <w:rsid w:val="004E1B50"/>
    <w:rsid w:val="004E1B7A"/>
    <w:rsid w:val="004E1C7E"/>
    <w:rsid w:val="004E1DC8"/>
    <w:rsid w:val="004E1FEC"/>
    <w:rsid w:val="004E2234"/>
    <w:rsid w:val="004E26C1"/>
    <w:rsid w:val="004E27EF"/>
    <w:rsid w:val="004E2FB2"/>
    <w:rsid w:val="004E3AD6"/>
    <w:rsid w:val="004E3AEF"/>
    <w:rsid w:val="004E3E54"/>
    <w:rsid w:val="004E4104"/>
    <w:rsid w:val="004E41EE"/>
    <w:rsid w:val="004E454F"/>
    <w:rsid w:val="004E45AE"/>
    <w:rsid w:val="004E4719"/>
    <w:rsid w:val="004E4ABA"/>
    <w:rsid w:val="004E4F18"/>
    <w:rsid w:val="004E515D"/>
    <w:rsid w:val="004E5399"/>
    <w:rsid w:val="004E5613"/>
    <w:rsid w:val="004E6832"/>
    <w:rsid w:val="004E6A54"/>
    <w:rsid w:val="004E6E30"/>
    <w:rsid w:val="004E740C"/>
    <w:rsid w:val="004E7432"/>
    <w:rsid w:val="004F0079"/>
    <w:rsid w:val="004F02C4"/>
    <w:rsid w:val="004F0863"/>
    <w:rsid w:val="004F0E35"/>
    <w:rsid w:val="004F11FE"/>
    <w:rsid w:val="004F178B"/>
    <w:rsid w:val="004F1E50"/>
    <w:rsid w:val="004F2501"/>
    <w:rsid w:val="004F289F"/>
    <w:rsid w:val="004F2A20"/>
    <w:rsid w:val="004F2A39"/>
    <w:rsid w:val="004F2A60"/>
    <w:rsid w:val="004F2A92"/>
    <w:rsid w:val="004F2B6E"/>
    <w:rsid w:val="004F2E25"/>
    <w:rsid w:val="004F4681"/>
    <w:rsid w:val="004F4F94"/>
    <w:rsid w:val="004F54CE"/>
    <w:rsid w:val="004F5D77"/>
    <w:rsid w:val="004F60BC"/>
    <w:rsid w:val="004F6F4B"/>
    <w:rsid w:val="004F6F64"/>
    <w:rsid w:val="004F7645"/>
    <w:rsid w:val="00500886"/>
    <w:rsid w:val="00500CCF"/>
    <w:rsid w:val="00500D4E"/>
    <w:rsid w:val="00500F6C"/>
    <w:rsid w:val="005021AB"/>
    <w:rsid w:val="0050286B"/>
    <w:rsid w:val="00502C70"/>
    <w:rsid w:val="0050307B"/>
    <w:rsid w:val="00503712"/>
    <w:rsid w:val="0050408B"/>
    <w:rsid w:val="005042B0"/>
    <w:rsid w:val="0050436B"/>
    <w:rsid w:val="005043EB"/>
    <w:rsid w:val="005044DA"/>
    <w:rsid w:val="00504870"/>
    <w:rsid w:val="00504E12"/>
    <w:rsid w:val="00504F97"/>
    <w:rsid w:val="00505257"/>
    <w:rsid w:val="005056BB"/>
    <w:rsid w:val="005058CD"/>
    <w:rsid w:val="005058DD"/>
    <w:rsid w:val="0050680E"/>
    <w:rsid w:val="00506849"/>
    <w:rsid w:val="00507125"/>
    <w:rsid w:val="00507F86"/>
    <w:rsid w:val="005103FC"/>
    <w:rsid w:val="005106A9"/>
    <w:rsid w:val="00511515"/>
    <w:rsid w:val="00512951"/>
    <w:rsid w:val="00513B33"/>
    <w:rsid w:val="00513BB8"/>
    <w:rsid w:val="005158B5"/>
    <w:rsid w:val="00515A10"/>
    <w:rsid w:val="005162EB"/>
    <w:rsid w:val="00516360"/>
    <w:rsid w:val="00516D6A"/>
    <w:rsid w:val="00516E8D"/>
    <w:rsid w:val="00516E8E"/>
    <w:rsid w:val="00516EDB"/>
    <w:rsid w:val="005175E7"/>
    <w:rsid w:val="00517A12"/>
    <w:rsid w:val="00517AFE"/>
    <w:rsid w:val="00517F51"/>
    <w:rsid w:val="00520235"/>
    <w:rsid w:val="00521769"/>
    <w:rsid w:val="00521931"/>
    <w:rsid w:val="00521CF5"/>
    <w:rsid w:val="00521F85"/>
    <w:rsid w:val="0052246B"/>
    <w:rsid w:val="0052250F"/>
    <w:rsid w:val="00522529"/>
    <w:rsid w:val="005225C8"/>
    <w:rsid w:val="00522EFC"/>
    <w:rsid w:val="00523AC3"/>
    <w:rsid w:val="00523BDD"/>
    <w:rsid w:val="00524050"/>
    <w:rsid w:val="00524575"/>
    <w:rsid w:val="00524D83"/>
    <w:rsid w:val="00524E14"/>
    <w:rsid w:val="00524E67"/>
    <w:rsid w:val="0052574B"/>
    <w:rsid w:val="0052599D"/>
    <w:rsid w:val="00525A75"/>
    <w:rsid w:val="00525E08"/>
    <w:rsid w:val="00526150"/>
    <w:rsid w:val="005269A8"/>
    <w:rsid w:val="00526BDF"/>
    <w:rsid w:val="0052729B"/>
    <w:rsid w:val="0052770D"/>
    <w:rsid w:val="00527767"/>
    <w:rsid w:val="005277FA"/>
    <w:rsid w:val="005279F4"/>
    <w:rsid w:val="00530275"/>
    <w:rsid w:val="00530872"/>
    <w:rsid w:val="00530B82"/>
    <w:rsid w:val="00531C0A"/>
    <w:rsid w:val="0053291B"/>
    <w:rsid w:val="00532AD8"/>
    <w:rsid w:val="00532E0D"/>
    <w:rsid w:val="005335DB"/>
    <w:rsid w:val="005335DE"/>
    <w:rsid w:val="00533CEF"/>
    <w:rsid w:val="00533F0D"/>
    <w:rsid w:val="005349DA"/>
    <w:rsid w:val="0053564F"/>
    <w:rsid w:val="00535771"/>
    <w:rsid w:val="00535DDD"/>
    <w:rsid w:val="005361FC"/>
    <w:rsid w:val="00536257"/>
    <w:rsid w:val="00536CDF"/>
    <w:rsid w:val="005371EB"/>
    <w:rsid w:val="0053727C"/>
    <w:rsid w:val="0053F21F"/>
    <w:rsid w:val="0054041B"/>
    <w:rsid w:val="00540AA3"/>
    <w:rsid w:val="00540DB7"/>
    <w:rsid w:val="00540FDD"/>
    <w:rsid w:val="00541C96"/>
    <w:rsid w:val="00541D18"/>
    <w:rsid w:val="00541EFE"/>
    <w:rsid w:val="005423E2"/>
    <w:rsid w:val="00542744"/>
    <w:rsid w:val="00542833"/>
    <w:rsid w:val="00542922"/>
    <w:rsid w:val="005431A7"/>
    <w:rsid w:val="005431B6"/>
    <w:rsid w:val="00543300"/>
    <w:rsid w:val="005436C4"/>
    <w:rsid w:val="00543A01"/>
    <w:rsid w:val="00543F60"/>
    <w:rsid w:val="0054421E"/>
    <w:rsid w:val="005442C9"/>
    <w:rsid w:val="00544787"/>
    <w:rsid w:val="005447F0"/>
    <w:rsid w:val="005448D5"/>
    <w:rsid w:val="005452D5"/>
    <w:rsid w:val="005459CF"/>
    <w:rsid w:val="00545B48"/>
    <w:rsid w:val="00545E0E"/>
    <w:rsid w:val="00545F0C"/>
    <w:rsid w:val="00545F52"/>
    <w:rsid w:val="00546B4E"/>
    <w:rsid w:val="005473A4"/>
    <w:rsid w:val="005473F1"/>
    <w:rsid w:val="00547861"/>
    <w:rsid w:val="005503EB"/>
    <w:rsid w:val="00550A6E"/>
    <w:rsid w:val="00551187"/>
    <w:rsid w:val="005513EF"/>
    <w:rsid w:val="0055143B"/>
    <w:rsid w:val="00551D26"/>
    <w:rsid w:val="0055212E"/>
    <w:rsid w:val="005522F0"/>
    <w:rsid w:val="00553284"/>
    <w:rsid w:val="00553B08"/>
    <w:rsid w:val="0055428E"/>
    <w:rsid w:val="00554571"/>
    <w:rsid w:val="005548DE"/>
    <w:rsid w:val="00554A67"/>
    <w:rsid w:val="00554BB4"/>
    <w:rsid w:val="00554C8D"/>
    <w:rsid w:val="00554E39"/>
    <w:rsid w:val="00555989"/>
    <w:rsid w:val="00555F5E"/>
    <w:rsid w:val="0055643E"/>
    <w:rsid w:val="005564B2"/>
    <w:rsid w:val="005568A2"/>
    <w:rsid w:val="00556D25"/>
    <w:rsid w:val="0055754F"/>
    <w:rsid w:val="005579BF"/>
    <w:rsid w:val="00560E99"/>
    <w:rsid w:val="00560FE8"/>
    <w:rsid w:val="005616B9"/>
    <w:rsid w:val="00561C3F"/>
    <w:rsid w:val="0056341F"/>
    <w:rsid w:val="005637E0"/>
    <w:rsid w:val="005637FC"/>
    <w:rsid w:val="00563A07"/>
    <w:rsid w:val="00563CB3"/>
    <w:rsid w:val="00563E2C"/>
    <w:rsid w:val="00564718"/>
    <w:rsid w:val="0056499D"/>
    <w:rsid w:val="00564FB1"/>
    <w:rsid w:val="005655B5"/>
    <w:rsid w:val="0056574D"/>
    <w:rsid w:val="00565AE9"/>
    <w:rsid w:val="00565CD1"/>
    <w:rsid w:val="005662ED"/>
    <w:rsid w:val="005668FE"/>
    <w:rsid w:val="00566A0A"/>
    <w:rsid w:val="00566B28"/>
    <w:rsid w:val="005674BA"/>
    <w:rsid w:val="005677A9"/>
    <w:rsid w:val="00567B45"/>
    <w:rsid w:val="0057096A"/>
    <w:rsid w:val="00570AF2"/>
    <w:rsid w:val="00570CD9"/>
    <w:rsid w:val="00571029"/>
    <w:rsid w:val="00571146"/>
    <w:rsid w:val="0057121A"/>
    <w:rsid w:val="00571AFD"/>
    <w:rsid w:val="00571CAA"/>
    <w:rsid w:val="00571D6F"/>
    <w:rsid w:val="00573200"/>
    <w:rsid w:val="00573BC2"/>
    <w:rsid w:val="00574400"/>
    <w:rsid w:val="005744B6"/>
    <w:rsid w:val="00574BD8"/>
    <w:rsid w:val="00575613"/>
    <w:rsid w:val="00575709"/>
    <w:rsid w:val="00575759"/>
    <w:rsid w:val="0057590F"/>
    <w:rsid w:val="0057617A"/>
    <w:rsid w:val="005770CD"/>
    <w:rsid w:val="00577220"/>
    <w:rsid w:val="005773E2"/>
    <w:rsid w:val="00577646"/>
    <w:rsid w:val="005805A8"/>
    <w:rsid w:val="005806D4"/>
    <w:rsid w:val="00580722"/>
    <w:rsid w:val="00580756"/>
    <w:rsid w:val="005808A4"/>
    <w:rsid w:val="00580B57"/>
    <w:rsid w:val="00580BA7"/>
    <w:rsid w:val="00581A80"/>
    <w:rsid w:val="00581D3D"/>
    <w:rsid w:val="00582688"/>
    <w:rsid w:val="0058285F"/>
    <w:rsid w:val="00582D0B"/>
    <w:rsid w:val="00582FCB"/>
    <w:rsid w:val="005837F4"/>
    <w:rsid w:val="0058397E"/>
    <w:rsid w:val="00583B92"/>
    <w:rsid w:val="0058413C"/>
    <w:rsid w:val="00584683"/>
    <w:rsid w:val="00584908"/>
    <w:rsid w:val="005855EA"/>
    <w:rsid w:val="00585A58"/>
    <w:rsid w:val="00585FB3"/>
    <w:rsid w:val="0058614D"/>
    <w:rsid w:val="00586291"/>
    <w:rsid w:val="005863D2"/>
    <w:rsid w:val="00586699"/>
    <w:rsid w:val="005867B7"/>
    <w:rsid w:val="005869ED"/>
    <w:rsid w:val="00587394"/>
    <w:rsid w:val="00587D0F"/>
    <w:rsid w:val="005902A7"/>
    <w:rsid w:val="005907CD"/>
    <w:rsid w:val="00591992"/>
    <w:rsid w:val="00591F39"/>
    <w:rsid w:val="0059201B"/>
    <w:rsid w:val="0059212C"/>
    <w:rsid w:val="00592137"/>
    <w:rsid w:val="005926E4"/>
    <w:rsid w:val="00592FA4"/>
    <w:rsid w:val="0059307D"/>
    <w:rsid w:val="005931EB"/>
    <w:rsid w:val="005933C0"/>
    <w:rsid w:val="00593688"/>
    <w:rsid w:val="00593738"/>
    <w:rsid w:val="0059384D"/>
    <w:rsid w:val="00593A7C"/>
    <w:rsid w:val="00593E42"/>
    <w:rsid w:val="00594673"/>
    <w:rsid w:val="00594D4E"/>
    <w:rsid w:val="005950AC"/>
    <w:rsid w:val="00595910"/>
    <w:rsid w:val="00595DB3"/>
    <w:rsid w:val="00595EC7"/>
    <w:rsid w:val="00596801"/>
    <w:rsid w:val="00596C00"/>
    <w:rsid w:val="0059765F"/>
    <w:rsid w:val="005976AB"/>
    <w:rsid w:val="005A0034"/>
    <w:rsid w:val="005A06DC"/>
    <w:rsid w:val="005A08E0"/>
    <w:rsid w:val="005A0B70"/>
    <w:rsid w:val="005A0C2D"/>
    <w:rsid w:val="005A149A"/>
    <w:rsid w:val="005A190F"/>
    <w:rsid w:val="005A1A2F"/>
    <w:rsid w:val="005A1C4B"/>
    <w:rsid w:val="005A2021"/>
    <w:rsid w:val="005A24D5"/>
    <w:rsid w:val="005A2EFF"/>
    <w:rsid w:val="005A3039"/>
    <w:rsid w:val="005A30AA"/>
    <w:rsid w:val="005A3177"/>
    <w:rsid w:val="005A5176"/>
    <w:rsid w:val="005A55FB"/>
    <w:rsid w:val="005A5A97"/>
    <w:rsid w:val="005A5DE5"/>
    <w:rsid w:val="005A5EE7"/>
    <w:rsid w:val="005A65FC"/>
    <w:rsid w:val="005A74F5"/>
    <w:rsid w:val="005A769A"/>
    <w:rsid w:val="005A79DB"/>
    <w:rsid w:val="005A7B66"/>
    <w:rsid w:val="005B0333"/>
    <w:rsid w:val="005B0701"/>
    <w:rsid w:val="005B1036"/>
    <w:rsid w:val="005B16A6"/>
    <w:rsid w:val="005B2991"/>
    <w:rsid w:val="005B2DB6"/>
    <w:rsid w:val="005B3182"/>
    <w:rsid w:val="005B35AB"/>
    <w:rsid w:val="005B549C"/>
    <w:rsid w:val="005B5B3F"/>
    <w:rsid w:val="005B5E3E"/>
    <w:rsid w:val="005B655C"/>
    <w:rsid w:val="005B7ACC"/>
    <w:rsid w:val="005B7E1E"/>
    <w:rsid w:val="005C0B00"/>
    <w:rsid w:val="005C0C28"/>
    <w:rsid w:val="005C0F02"/>
    <w:rsid w:val="005C116D"/>
    <w:rsid w:val="005C13B4"/>
    <w:rsid w:val="005C17EC"/>
    <w:rsid w:val="005C210D"/>
    <w:rsid w:val="005C22D8"/>
    <w:rsid w:val="005C2989"/>
    <w:rsid w:val="005C2D5D"/>
    <w:rsid w:val="005C3270"/>
    <w:rsid w:val="005C339D"/>
    <w:rsid w:val="005C373D"/>
    <w:rsid w:val="005C3DBC"/>
    <w:rsid w:val="005C4E73"/>
    <w:rsid w:val="005C52EA"/>
    <w:rsid w:val="005C5427"/>
    <w:rsid w:val="005C5603"/>
    <w:rsid w:val="005C5804"/>
    <w:rsid w:val="005C5DAF"/>
    <w:rsid w:val="005C60F8"/>
    <w:rsid w:val="005C6121"/>
    <w:rsid w:val="005C7339"/>
    <w:rsid w:val="005C733E"/>
    <w:rsid w:val="005C79B8"/>
    <w:rsid w:val="005C7B0B"/>
    <w:rsid w:val="005C7D25"/>
    <w:rsid w:val="005D08BE"/>
    <w:rsid w:val="005D0C89"/>
    <w:rsid w:val="005D0F3F"/>
    <w:rsid w:val="005D0F8B"/>
    <w:rsid w:val="005D1293"/>
    <w:rsid w:val="005D1B85"/>
    <w:rsid w:val="005D1ED8"/>
    <w:rsid w:val="005D1FA3"/>
    <w:rsid w:val="005D2303"/>
    <w:rsid w:val="005D2C52"/>
    <w:rsid w:val="005D2E66"/>
    <w:rsid w:val="005D2E7A"/>
    <w:rsid w:val="005D2F6B"/>
    <w:rsid w:val="005D30D7"/>
    <w:rsid w:val="005D325A"/>
    <w:rsid w:val="005D32DC"/>
    <w:rsid w:val="005D3490"/>
    <w:rsid w:val="005D43EE"/>
    <w:rsid w:val="005D4CA1"/>
    <w:rsid w:val="005D4EFA"/>
    <w:rsid w:val="005D55FA"/>
    <w:rsid w:val="005D5D13"/>
    <w:rsid w:val="005D6380"/>
    <w:rsid w:val="005D653E"/>
    <w:rsid w:val="005D714A"/>
    <w:rsid w:val="005E03E0"/>
    <w:rsid w:val="005E05BD"/>
    <w:rsid w:val="005E086D"/>
    <w:rsid w:val="005E148D"/>
    <w:rsid w:val="005E18D6"/>
    <w:rsid w:val="005E20A5"/>
    <w:rsid w:val="005E30A1"/>
    <w:rsid w:val="005E4436"/>
    <w:rsid w:val="005E47D8"/>
    <w:rsid w:val="005E4AB8"/>
    <w:rsid w:val="005E4AF1"/>
    <w:rsid w:val="005E51F9"/>
    <w:rsid w:val="005E58E1"/>
    <w:rsid w:val="005E60EE"/>
    <w:rsid w:val="005E6567"/>
    <w:rsid w:val="005E65B1"/>
    <w:rsid w:val="005E66B3"/>
    <w:rsid w:val="005E7F56"/>
    <w:rsid w:val="005F1408"/>
    <w:rsid w:val="005F15F5"/>
    <w:rsid w:val="005F19E9"/>
    <w:rsid w:val="005F2B0E"/>
    <w:rsid w:val="005F3318"/>
    <w:rsid w:val="005F3407"/>
    <w:rsid w:val="005F3802"/>
    <w:rsid w:val="005F4054"/>
    <w:rsid w:val="005F48DE"/>
    <w:rsid w:val="005F4D17"/>
    <w:rsid w:val="005F5707"/>
    <w:rsid w:val="005F5A9B"/>
    <w:rsid w:val="005F5C27"/>
    <w:rsid w:val="005F5E3A"/>
    <w:rsid w:val="005F611B"/>
    <w:rsid w:val="005F6563"/>
    <w:rsid w:val="005F6885"/>
    <w:rsid w:val="005F6A5C"/>
    <w:rsid w:val="005F7B6F"/>
    <w:rsid w:val="006016F1"/>
    <w:rsid w:val="00601B4C"/>
    <w:rsid w:val="00601DAA"/>
    <w:rsid w:val="006022F3"/>
    <w:rsid w:val="0060250F"/>
    <w:rsid w:val="006025BC"/>
    <w:rsid w:val="00602A79"/>
    <w:rsid w:val="006033D0"/>
    <w:rsid w:val="0060353A"/>
    <w:rsid w:val="006043BE"/>
    <w:rsid w:val="006049A4"/>
    <w:rsid w:val="00605333"/>
    <w:rsid w:val="00605337"/>
    <w:rsid w:val="00605414"/>
    <w:rsid w:val="006057C0"/>
    <w:rsid w:val="00605B98"/>
    <w:rsid w:val="00605CB5"/>
    <w:rsid w:val="00606348"/>
    <w:rsid w:val="006068CE"/>
    <w:rsid w:val="00606939"/>
    <w:rsid w:val="00606C76"/>
    <w:rsid w:val="00607340"/>
    <w:rsid w:val="00607716"/>
    <w:rsid w:val="006102A0"/>
    <w:rsid w:val="00610723"/>
    <w:rsid w:val="00610F7B"/>
    <w:rsid w:val="0061168D"/>
    <w:rsid w:val="0061198C"/>
    <w:rsid w:val="006122DF"/>
    <w:rsid w:val="00612A57"/>
    <w:rsid w:val="00612C73"/>
    <w:rsid w:val="00613463"/>
    <w:rsid w:val="0061379C"/>
    <w:rsid w:val="006137DD"/>
    <w:rsid w:val="00613B65"/>
    <w:rsid w:val="00613D35"/>
    <w:rsid w:val="006140F7"/>
    <w:rsid w:val="00614C9E"/>
    <w:rsid w:val="0061506E"/>
    <w:rsid w:val="006157AB"/>
    <w:rsid w:val="00615D34"/>
    <w:rsid w:val="0061616C"/>
    <w:rsid w:val="00616197"/>
    <w:rsid w:val="0061631E"/>
    <w:rsid w:val="00616B48"/>
    <w:rsid w:val="00617211"/>
    <w:rsid w:val="00617AEC"/>
    <w:rsid w:val="00617E2C"/>
    <w:rsid w:val="00617F91"/>
    <w:rsid w:val="0062008B"/>
    <w:rsid w:val="0062012B"/>
    <w:rsid w:val="0062048E"/>
    <w:rsid w:val="00620665"/>
    <w:rsid w:val="00620E9D"/>
    <w:rsid w:val="0062100A"/>
    <w:rsid w:val="006212BE"/>
    <w:rsid w:val="00621658"/>
    <w:rsid w:val="006219C0"/>
    <w:rsid w:val="00621C8B"/>
    <w:rsid w:val="0062277D"/>
    <w:rsid w:val="006228FA"/>
    <w:rsid w:val="00623F6E"/>
    <w:rsid w:val="00624181"/>
    <w:rsid w:val="006241E4"/>
    <w:rsid w:val="006245CF"/>
    <w:rsid w:val="00625960"/>
    <w:rsid w:val="0062596E"/>
    <w:rsid w:val="00625BC6"/>
    <w:rsid w:val="00625CD2"/>
    <w:rsid w:val="006266DE"/>
    <w:rsid w:val="00626AEB"/>
    <w:rsid w:val="0062732F"/>
    <w:rsid w:val="0062756B"/>
    <w:rsid w:val="00627849"/>
    <w:rsid w:val="006278C9"/>
    <w:rsid w:val="00627DEE"/>
    <w:rsid w:val="00630741"/>
    <w:rsid w:val="006307E2"/>
    <w:rsid w:val="006308C7"/>
    <w:rsid w:val="00630F85"/>
    <w:rsid w:val="00631218"/>
    <w:rsid w:val="006312CB"/>
    <w:rsid w:val="00631928"/>
    <w:rsid w:val="00631E3C"/>
    <w:rsid w:val="00631F73"/>
    <w:rsid w:val="00632007"/>
    <w:rsid w:val="006321AC"/>
    <w:rsid w:val="00632574"/>
    <w:rsid w:val="006326D0"/>
    <w:rsid w:val="00633095"/>
    <w:rsid w:val="0063385F"/>
    <w:rsid w:val="00633D04"/>
    <w:rsid w:val="00633D39"/>
    <w:rsid w:val="00634803"/>
    <w:rsid w:val="00634F74"/>
    <w:rsid w:val="00635226"/>
    <w:rsid w:val="006359C8"/>
    <w:rsid w:val="00635E21"/>
    <w:rsid w:val="0063600D"/>
    <w:rsid w:val="006369B2"/>
    <w:rsid w:val="00636B6C"/>
    <w:rsid w:val="00636FAF"/>
    <w:rsid w:val="006371BD"/>
    <w:rsid w:val="0063735E"/>
    <w:rsid w:val="00637B49"/>
    <w:rsid w:val="006405F7"/>
    <w:rsid w:val="00640C6B"/>
    <w:rsid w:val="00640C75"/>
    <w:rsid w:val="0064164F"/>
    <w:rsid w:val="0064168E"/>
    <w:rsid w:val="006416B8"/>
    <w:rsid w:val="006416D5"/>
    <w:rsid w:val="0064173C"/>
    <w:rsid w:val="00641AA8"/>
    <w:rsid w:val="00641B9B"/>
    <w:rsid w:val="00641D6E"/>
    <w:rsid w:val="00642D51"/>
    <w:rsid w:val="0064305E"/>
    <w:rsid w:val="00643902"/>
    <w:rsid w:val="00644A05"/>
    <w:rsid w:val="00644B12"/>
    <w:rsid w:val="0064535D"/>
    <w:rsid w:val="0064600A"/>
    <w:rsid w:val="0064634F"/>
    <w:rsid w:val="00646D85"/>
    <w:rsid w:val="006475BC"/>
    <w:rsid w:val="006475D6"/>
    <w:rsid w:val="00647D6E"/>
    <w:rsid w:val="00650576"/>
    <w:rsid w:val="00650580"/>
    <w:rsid w:val="0065073A"/>
    <w:rsid w:val="00650946"/>
    <w:rsid w:val="006510F8"/>
    <w:rsid w:val="0065199B"/>
    <w:rsid w:val="00651E87"/>
    <w:rsid w:val="00651F58"/>
    <w:rsid w:val="006525A1"/>
    <w:rsid w:val="00652EFA"/>
    <w:rsid w:val="006530A9"/>
    <w:rsid w:val="006533A5"/>
    <w:rsid w:val="006536C2"/>
    <w:rsid w:val="00653A6D"/>
    <w:rsid w:val="00653F12"/>
    <w:rsid w:val="006541A9"/>
    <w:rsid w:val="0065429A"/>
    <w:rsid w:val="00654D5C"/>
    <w:rsid w:val="006558C2"/>
    <w:rsid w:val="00655E50"/>
    <w:rsid w:val="00656737"/>
    <w:rsid w:val="0065691B"/>
    <w:rsid w:val="00656E82"/>
    <w:rsid w:val="00657B78"/>
    <w:rsid w:val="00657D56"/>
    <w:rsid w:val="00657F3F"/>
    <w:rsid w:val="006600C3"/>
    <w:rsid w:val="0066035A"/>
    <w:rsid w:val="00660AC9"/>
    <w:rsid w:val="00660CA7"/>
    <w:rsid w:val="00661775"/>
    <w:rsid w:val="00662056"/>
    <w:rsid w:val="00662295"/>
    <w:rsid w:val="006623AE"/>
    <w:rsid w:val="0066357B"/>
    <w:rsid w:val="00663937"/>
    <w:rsid w:val="00663B18"/>
    <w:rsid w:val="00663C0D"/>
    <w:rsid w:val="0066403A"/>
    <w:rsid w:val="00664D0C"/>
    <w:rsid w:val="0066544A"/>
    <w:rsid w:val="00665A80"/>
    <w:rsid w:val="00665AFA"/>
    <w:rsid w:val="00665ED7"/>
    <w:rsid w:val="00666595"/>
    <w:rsid w:val="0066678B"/>
    <w:rsid w:val="00666E70"/>
    <w:rsid w:val="00667203"/>
    <w:rsid w:val="0066742B"/>
    <w:rsid w:val="00670875"/>
    <w:rsid w:val="00670B10"/>
    <w:rsid w:val="00670C13"/>
    <w:rsid w:val="00670DD9"/>
    <w:rsid w:val="00671441"/>
    <w:rsid w:val="00671559"/>
    <w:rsid w:val="006715C9"/>
    <w:rsid w:val="00671FE6"/>
    <w:rsid w:val="006724DD"/>
    <w:rsid w:val="00672CD1"/>
    <w:rsid w:val="00672F7C"/>
    <w:rsid w:val="00673551"/>
    <w:rsid w:val="00673A55"/>
    <w:rsid w:val="00674345"/>
    <w:rsid w:val="006743B0"/>
    <w:rsid w:val="00674DF0"/>
    <w:rsid w:val="00674FC6"/>
    <w:rsid w:val="00675FFE"/>
    <w:rsid w:val="006765AA"/>
    <w:rsid w:val="006765C9"/>
    <w:rsid w:val="00677E6A"/>
    <w:rsid w:val="00680172"/>
    <w:rsid w:val="00681192"/>
    <w:rsid w:val="0068154E"/>
    <w:rsid w:val="00681DA6"/>
    <w:rsid w:val="006821F7"/>
    <w:rsid w:val="006822F4"/>
    <w:rsid w:val="00682546"/>
    <w:rsid w:val="00683403"/>
    <w:rsid w:val="00683B83"/>
    <w:rsid w:val="00683D2C"/>
    <w:rsid w:val="00683D82"/>
    <w:rsid w:val="00683DB0"/>
    <w:rsid w:val="00684012"/>
    <w:rsid w:val="00684E77"/>
    <w:rsid w:val="00686464"/>
    <w:rsid w:val="00686621"/>
    <w:rsid w:val="00687182"/>
    <w:rsid w:val="006877B6"/>
    <w:rsid w:val="006907B8"/>
    <w:rsid w:val="00690CD0"/>
    <w:rsid w:val="0069165C"/>
    <w:rsid w:val="00691A39"/>
    <w:rsid w:val="00691D6D"/>
    <w:rsid w:val="00692365"/>
    <w:rsid w:val="0069276F"/>
    <w:rsid w:val="006927C1"/>
    <w:rsid w:val="00692847"/>
    <w:rsid w:val="006929BA"/>
    <w:rsid w:val="00692BCC"/>
    <w:rsid w:val="0069325B"/>
    <w:rsid w:val="006937A2"/>
    <w:rsid w:val="00693A20"/>
    <w:rsid w:val="00693D5B"/>
    <w:rsid w:val="006943B4"/>
    <w:rsid w:val="00694766"/>
    <w:rsid w:val="00694F69"/>
    <w:rsid w:val="006956CB"/>
    <w:rsid w:val="00695D4F"/>
    <w:rsid w:val="00695E4A"/>
    <w:rsid w:val="00696031"/>
    <w:rsid w:val="00696559"/>
    <w:rsid w:val="00696731"/>
    <w:rsid w:val="00696A1D"/>
    <w:rsid w:val="00696A8E"/>
    <w:rsid w:val="00697632"/>
    <w:rsid w:val="00697686"/>
    <w:rsid w:val="00697ACD"/>
    <w:rsid w:val="00697DB5"/>
    <w:rsid w:val="00697DFB"/>
    <w:rsid w:val="006A0C4C"/>
    <w:rsid w:val="006A0D79"/>
    <w:rsid w:val="006A0D94"/>
    <w:rsid w:val="006A1786"/>
    <w:rsid w:val="006A1A3B"/>
    <w:rsid w:val="006A2B7A"/>
    <w:rsid w:val="006A3405"/>
    <w:rsid w:val="006A373F"/>
    <w:rsid w:val="006A3CC7"/>
    <w:rsid w:val="006A3D3A"/>
    <w:rsid w:val="006A409C"/>
    <w:rsid w:val="006A4E00"/>
    <w:rsid w:val="006A4F74"/>
    <w:rsid w:val="006A510C"/>
    <w:rsid w:val="006A5FF0"/>
    <w:rsid w:val="006A626E"/>
    <w:rsid w:val="006A63B2"/>
    <w:rsid w:val="006A6771"/>
    <w:rsid w:val="006A6ABF"/>
    <w:rsid w:val="006A7447"/>
    <w:rsid w:val="006A7A9A"/>
    <w:rsid w:val="006A7C99"/>
    <w:rsid w:val="006B03A0"/>
    <w:rsid w:val="006B0AB3"/>
    <w:rsid w:val="006B0F30"/>
    <w:rsid w:val="006B1089"/>
    <w:rsid w:val="006B1296"/>
    <w:rsid w:val="006B1736"/>
    <w:rsid w:val="006B19DA"/>
    <w:rsid w:val="006B1CA2"/>
    <w:rsid w:val="006B2309"/>
    <w:rsid w:val="006B2454"/>
    <w:rsid w:val="006B25BA"/>
    <w:rsid w:val="006B2A01"/>
    <w:rsid w:val="006B361E"/>
    <w:rsid w:val="006B3A63"/>
    <w:rsid w:val="006B3D75"/>
    <w:rsid w:val="006B4BBC"/>
    <w:rsid w:val="006B50E8"/>
    <w:rsid w:val="006B512B"/>
    <w:rsid w:val="006B5441"/>
    <w:rsid w:val="006B619C"/>
    <w:rsid w:val="006B662B"/>
    <w:rsid w:val="006B6927"/>
    <w:rsid w:val="006B6D0B"/>
    <w:rsid w:val="006B77DE"/>
    <w:rsid w:val="006C06F5"/>
    <w:rsid w:val="006C082D"/>
    <w:rsid w:val="006C0BD4"/>
    <w:rsid w:val="006C1188"/>
    <w:rsid w:val="006C12F5"/>
    <w:rsid w:val="006C1686"/>
    <w:rsid w:val="006C1FD1"/>
    <w:rsid w:val="006C2266"/>
    <w:rsid w:val="006C345A"/>
    <w:rsid w:val="006C3684"/>
    <w:rsid w:val="006C469E"/>
    <w:rsid w:val="006C4716"/>
    <w:rsid w:val="006C4DBD"/>
    <w:rsid w:val="006C58EA"/>
    <w:rsid w:val="006C5918"/>
    <w:rsid w:val="006C5B02"/>
    <w:rsid w:val="006C61AC"/>
    <w:rsid w:val="006C66A8"/>
    <w:rsid w:val="006C6821"/>
    <w:rsid w:val="006C68F5"/>
    <w:rsid w:val="006C6E4D"/>
    <w:rsid w:val="006D014B"/>
    <w:rsid w:val="006D027E"/>
    <w:rsid w:val="006D0999"/>
    <w:rsid w:val="006D0F40"/>
    <w:rsid w:val="006D1520"/>
    <w:rsid w:val="006D1831"/>
    <w:rsid w:val="006D2210"/>
    <w:rsid w:val="006D231F"/>
    <w:rsid w:val="006D2513"/>
    <w:rsid w:val="006D281B"/>
    <w:rsid w:val="006D2CB8"/>
    <w:rsid w:val="006D2F9F"/>
    <w:rsid w:val="006D33E7"/>
    <w:rsid w:val="006D3657"/>
    <w:rsid w:val="006D385E"/>
    <w:rsid w:val="006D402F"/>
    <w:rsid w:val="006D4142"/>
    <w:rsid w:val="006D4B48"/>
    <w:rsid w:val="006D4C95"/>
    <w:rsid w:val="006D4D2C"/>
    <w:rsid w:val="006D562A"/>
    <w:rsid w:val="006D57D3"/>
    <w:rsid w:val="006D5821"/>
    <w:rsid w:val="006D5AE2"/>
    <w:rsid w:val="006D5BAB"/>
    <w:rsid w:val="006D5F32"/>
    <w:rsid w:val="006D5FE4"/>
    <w:rsid w:val="006D6010"/>
    <w:rsid w:val="006D64C7"/>
    <w:rsid w:val="006D6A30"/>
    <w:rsid w:val="006D6E78"/>
    <w:rsid w:val="006D730B"/>
    <w:rsid w:val="006D735E"/>
    <w:rsid w:val="006D79D7"/>
    <w:rsid w:val="006D7F6E"/>
    <w:rsid w:val="006E0142"/>
    <w:rsid w:val="006E0815"/>
    <w:rsid w:val="006E0A47"/>
    <w:rsid w:val="006E0A78"/>
    <w:rsid w:val="006E0CB0"/>
    <w:rsid w:val="006E0D62"/>
    <w:rsid w:val="006E1FED"/>
    <w:rsid w:val="006E20A2"/>
    <w:rsid w:val="006E2280"/>
    <w:rsid w:val="006E2757"/>
    <w:rsid w:val="006E3223"/>
    <w:rsid w:val="006E3CD3"/>
    <w:rsid w:val="006E3CEA"/>
    <w:rsid w:val="006E422F"/>
    <w:rsid w:val="006E45C4"/>
    <w:rsid w:val="006E47EE"/>
    <w:rsid w:val="006E47F3"/>
    <w:rsid w:val="006E4A35"/>
    <w:rsid w:val="006E4E03"/>
    <w:rsid w:val="006E5166"/>
    <w:rsid w:val="006E5750"/>
    <w:rsid w:val="006E5EC5"/>
    <w:rsid w:val="006E63E5"/>
    <w:rsid w:val="006E6EC5"/>
    <w:rsid w:val="006E6F76"/>
    <w:rsid w:val="006E726B"/>
    <w:rsid w:val="006E764F"/>
    <w:rsid w:val="006E7D02"/>
    <w:rsid w:val="006E7E1D"/>
    <w:rsid w:val="006F01E7"/>
    <w:rsid w:val="006F03D0"/>
    <w:rsid w:val="006F03F9"/>
    <w:rsid w:val="006F07A4"/>
    <w:rsid w:val="006F0B86"/>
    <w:rsid w:val="006F0DD3"/>
    <w:rsid w:val="006F121D"/>
    <w:rsid w:val="006F1557"/>
    <w:rsid w:val="006F1737"/>
    <w:rsid w:val="006F1E89"/>
    <w:rsid w:val="006F2490"/>
    <w:rsid w:val="006F3148"/>
    <w:rsid w:val="006F3463"/>
    <w:rsid w:val="006F384C"/>
    <w:rsid w:val="006F38DE"/>
    <w:rsid w:val="006F41BF"/>
    <w:rsid w:val="006F4236"/>
    <w:rsid w:val="006F549E"/>
    <w:rsid w:val="006F5A47"/>
    <w:rsid w:val="006F61C0"/>
    <w:rsid w:val="006F624B"/>
    <w:rsid w:val="006F6EE8"/>
    <w:rsid w:val="006F721C"/>
    <w:rsid w:val="006F79CF"/>
    <w:rsid w:val="007001BD"/>
    <w:rsid w:val="00700629"/>
    <w:rsid w:val="00700785"/>
    <w:rsid w:val="00700BB5"/>
    <w:rsid w:val="00700E79"/>
    <w:rsid w:val="00701431"/>
    <w:rsid w:val="00702877"/>
    <w:rsid w:val="00703E76"/>
    <w:rsid w:val="00703F3C"/>
    <w:rsid w:val="007046F9"/>
    <w:rsid w:val="00704D55"/>
    <w:rsid w:val="00705264"/>
    <w:rsid w:val="00705516"/>
    <w:rsid w:val="0070589D"/>
    <w:rsid w:val="007065E2"/>
    <w:rsid w:val="0070676B"/>
    <w:rsid w:val="00706BE4"/>
    <w:rsid w:val="00707240"/>
    <w:rsid w:val="00707447"/>
    <w:rsid w:val="007075FC"/>
    <w:rsid w:val="00707836"/>
    <w:rsid w:val="00707B1F"/>
    <w:rsid w:val="007102C4"/>
    <w:rsid w:val="00710313"/>
    <w:rsid w:val="00710A74"/>
    <w:rsid w:val="00711AF2"/>
    <w:rsid w:val="00711BCE"/>
    <w:rsid w:val="00711F2B"/>
    <w:rsid w:val="00712345"/>
    <w:rsid w:val="00712695"/>
    <w:rsid w:val="00712EBE"/>
    <w:rsid w:val="00712EC6"/>
    <w:rsid w:val="00713067"/>
    <w:rsid w:val="007134C3"/>
    <w:rsid w:val="007135DF"/>
    <w:rsid w:val="007135E9"/>
    <w:rsid w:val="00714281"/>
    <w:rsid w:val="00714A48"/>
    <w:rsid w:val="00714C57"/>
    <w:rsid w:val="007152DD"/>
    <w:rsid w:val="00715ADC"/>
    <w:rsid w:val="00715F27"/>
    <w:rsid w:val="007164DE"/>
    <w:rsid w:val="007168D9"/>
    <w:rsid w:val="00716DA2"/>
    <w:rsid w:val="007176C8"/>
    <w:rsid w:val="007178A8"/>
    <w:rsid w:val="0072008A"/>
    <w:rsid w:val="007203B9"/>
    <w:rsid w:val="0072068B"/>
    <w:rsid w:val="00720894"/>
    <w:rsid w:val="007209A2"/>
    <w:rsid w:val="00720BBB"/>
    <w:rsid w:val="00720BEA"/>
    <w:rsid w:val="007214F4"/>
    <w:rsid w:val="00722690"/>
    <w:rsid w:val="00722825"/>
    <w:rsid w:val="007228E9"/>
    <w:rsid w:val="00723728"/>
    <w:rsid w:val="00723865"/>
    <w:rsid w:val="00723FE4"/>
    <w:rsid w:val="00724354"/>
    <w:rsid w:val="0072459E"/>
    <w:rsid w:val="007246D0"/>
    <w:rsid w:val="00724700"/>
    <w:rsid w:val="00724A4D"/>
    <w:rsid w:val="00724ED4"/>
    <w:rsid w:val="00725256"/>
    <w:rsid w:val="007254B8"/>
    <w:rsid w:val="00725632"/>
    <w:rsid w:val="00725748"/>
    <w:rsid w:val="00725A96"/>
    <w:rsid w:val="00725B21"/>
    <w:rsid w:val="007263C4"/>
    <w:rsid w:val="00726426"/>
    <w:rsid w:val="00726A41"/>
    <w:rsid w:val="007274ED"/>
    <w:rsid w:val="00727904"/>
    <w:rsid w:val="00727A45"/>
    <w:rsid w:val="00727A6C"/>
    <w:rsid w:val="00727DD0"/>
    <w:rsid w:val="00730155"/>
    <w:rsid w:val="00730AC7"/>
    <w:rsid w:val="00730E4E"/>
    <w:rsid w:val="00731068"/>
    <w:rsid w:val="00731272"/>
    <w:rsid w:val="00731834"/>
    <w:rsid w:val="00732493"/>
    <w:rsid w:val="0073255C"/>
    <w:rsid w:val="007327A1"/>
    <w:rsid w:val="00732845"/>
    <w:rsid w:val="00732950"/>
    <w:rsid w:val="00733164"/>
    <w:rsid w:val="007331B8"/>
    <w:rsid w:val="00733536"/>
    <w:rsid w:val="00733AB0"/>
    <w:rsid w:val="00733C3D"/>
    <w:rsid w:val="00734004"/>
    <w:rsid w:val="0073468D"/>
    <w:rsid w:val="00734CB0"/>
    <w:rsid w:val="0073528D"/>
    <w:rsid w:val="007352C5"/>
    <w:rsid w:val="007353D3"/>
    <w:rsid w:val="007358B4"/>
    <w:rsid w:val="007365AA"/>
    <w:rsid w:val="0073660B"/>
    <w:rsid w:val="00736CA2"/>
    <w:rsid w:val="007370E1"/>
    <w:rsid w:val="00740AC5"/>
    <w:rsid w:val="00740AF5"/>
    <w:rsid w:val="00741177"/>
    <w:rsid w:val="00741727"/>
    <w:rsid w:val="00741ADA"/>
    <w:rsid w:val="00741B7B"/>
    <w:rsid w:val="00741E7F"/>
    <w:rsid w:val="00742096"/>
    <w:rsid w:val="007421C4"/>
    <w:rsid w:val="007425FB"/>
    <w:rsid w:val="00742713"/>
    <w:rsid w:val="00742A75"/>
    <w:rsid w:val="00742BDE"/>
    <w:rsid w:val="00742CAF"/>
    <w:rsid w:val="0074313C"/>
    <w:rsid w:val="00743C4F"/>
    <w:rsid w:val="00743F4A"/>
    <w:rsid w:val="00743FD9"/>
    <w:rsid w:val="007447BE"/>
    <w:rsid w:val="00744A34"/>
    <w:rsid w:val="007451E7"/>
    <w:rsid w:val="0074570B"/>
    <w:rsid w:val="00745ACE"/>
    <w:rsid w:val="00745BD4"/>
    <w:rsid w:val="007466FC"/>
    <w:rsid w:val="00746900"/>
    <w:rsid w:val="00746975"/>
    <w:rsid w:val="00746CF1"/>
    <w:rsid w:val="00746D13"/>
    <w:rsid w:val="00750584"/>
    <w:rsid w:val="007507DA"/>
    <w:rsid w:val="00751752"/>
    <w:rsid w:val="0075187E"/>
    <w:rsid w:val="007518F5"/>
    <w:rsid w:val="0075191B"/>
    <w:rsid w:val="00751CC4"/>
    <w:rsid w:val="00752066"/>
    <w:rsid w:val="00752160"/>
    <w:rsid w:val="00752767"/>
    <w:rsid w:val="00752F36"/>
    <w:rsid w:val="00753C14"/>
    <w:rsid w:val="00753E03"/>
    <w:rsid w:val="00754D35"/>
    <w:rsid w:val="00755261"/>
    <w:rsid w:val="00755864"/>
    <w:rsid w:val="007558C1"/>
    <w:rsid w:val="00755D0F"/>
    <w:rsid w:val="00756308"/>
    <w:rsid w:val="007563D6"/>
    <w:rsid w:val="007563FC"/>
    <w:rsid w:val="00756469"/>
    <w:rsid w:val="00756711"/>
    <w:rsid w:val="007568BB"/>
    <w:rsid w:val="00756DBC"/>
    <w:rsid w:val="00757276"/>
    <w:rsid w:val="00757436"/>
    <w:rsid w:val="007574AC"/>
    <w:rsid w:val="00757D03"/>
    <w:rsid w:val="00757ED7"/>
    <w:rsid w:val="00760094"/>
    <w:rsid w:val="00760165"/>
    <w:rsid w:val="00760296"/>
    <w:rsid w:val="00760C38"/>
    <w:rsid w:val="00760F30"/>
    <w:rsid w:val="0076232A"/>
    <w:rsid w:val="007626B6"/>
    <w:rsid w:val="00762FE8"/>
    <w:rsid w:val="00763358"/>
    <w:rsid w:val="007639EE"/>
    <w:rsid w:val="00763EAE"/>
    <w:rsid w:val="00763EE2"/>
    <w:rsid w:val="007640EC"/>
    <w:rsid w:val="00764217"/>
    <w:rsid w:val="00764368"/>
    <w:rsid w:val="00764E91"/>
    <w:rsid w:val="00764FCE"/>
    <w:rsid w:val="00765199"/>
    <w:rsid w:val="00765541"/>
    <w:rsid w:val="00767A3B"/>
    <w:rsid w:val="007702D5"/>
    <w:rsid w:val="00770557"/>
    <w:rsid w:val="007705A8"/>
    <w:rsid w:val="007707B8"/>
    <w:rsid w:val="0077136E"/>
    <w:rsid w:val="007715C9"/>
    <w:rsid w:val="007729FA"/>
    <w:rsid w:val="00772AF2"/>
    <w:rsid w:val="0077380B"/>
    <w:rsid w:val="0077415E"/>
    <w:rsid w:val="00774379"/>
    <w:rsid w:val="007744DD"/>
    <w:rsid w:val="00774555"/>
    <w:rsid w:val="00774CF0"/>
    <w:rsid w:val="00775D91"/>
    <w:rsid w:val="00775E74"/>
    <w:rsid w:val="00775FE3"/>
    <w:rsid w:val="007763EE"/>
    <w:rsid w:val="00776F95"/>
    <w:rsid w:val="00776FDC"/>
    <w:rsid w:val="007774E0"/>
    <w:rsid w:val="00777AE4"/>
    <w:rsid w:val="00777D41"/>
    <w:rsid w:val="00780BD2"/>
    <w:rsid w:val="00780CFD"/>
    <w:rsid w:val="00780D00"/>
    <w:rsid w:val="00780EB5"/>
    <w:rsid w:val="00780F14"/>
    <w:rsid w:val="007810B3"/>
    <w:rsid w:val="00781972"/>
    <w:rsid w:val="00781BBC"/>
    <w:rsid w:val="00781C37"/>
    <w:rsid w:val="00781DE3"/>
    <w:rsid w:val="00782324"/>
    <w:rsid w:val="00782776"/>
    <w:rsid w:val="00782C56"/>
    <w:rsid w:val="00782C69"/>
    <w:rsid w:val="00782E90"/>
    <w:rsid w:val="00783190"/>
    <w:rsid w:val="00783440"/>
    <w:rsid w:val="007846C1"/>
    <w:rsid w:val="00784872"/>
    <w:rsid w:val="00784B8E"/>
    <w:rsid w:val="00784E0C"/>
    <w:rsid w:val="00785966"/>
    <w:rsid w:val="00785A3C"/>
    <w:rsid w:val="007861D2"/>
    <w:rsid w:val="0078625E"/>
    <w:rsid w:val="00786B9D"/>
    <w:rsid w:val="00786E18"/>
    <w:rsid w:val="00787778"/>
    <w:rsid w:val="007878FA"/>
    <w:rsid w:val="00787A76"/>
    <w:rsid w:val="0079013B"/>
    <w:rsid w:val="00790237"/>
    <w:rsid w:val="00790A62"/>
    <w:rsid w:val="00791273"/>
    <w:rsid w:val="00791BE2"/>
    <w:rsid w:val="007925A0"/>
    <w:rsid w:val="0079282F"/>
    <w:rsid w:val="00792CDB"/>
    <w:rsid w:val="0079352C"/>
    <w:rsid w:val="00793DE8"/>
    <w:rsid w:val="00793EB9"/>
    <w:rsid w:val="00794424"/>
    <w:rsid w:val="0079494F"/>
    <w:rsid w:val="0079496E"/>
    <w:rsid w:val="00794DEB"/>
    <w:rsid w:val="007953BB"/>
    <w:rsid w:val="00795458"/>
    <w:rsid w:val="007954A7"/>
    <w:rsid w:val="00795636"/>
    <w:rsid w:val="00795A15"/>
    <w:rsid w:val="00795A85"/>
    <w:rsid w:val="00795AD6"/>
    <w:rsid w:val="007963A2"/>
    <w:rsid w:val="00796937"/>
    <w:rsid w:val="00796DA9"/>
    <w:rsid w:val="0079723E"/>
    <w:rsid w:val="007978B6"/>
    <w:rsid w:val="00797AA9"/>
    <w:rsid w:val="00797B0D"/>
    <w:rsid w:val="007A0399"/>
    <w:rsid w:val="007A0B11"/>
    <w:rsid w:val="007A0ED6"/>
    <w:rsid w:val="007A0F4F"/>
    <w:rsid w:val="007A14AB"/>
    <w:rsid w:val="007A1778"/>
    <w:rsid w:val="007A244C"/>
    <w:rsid w:val="007A2FF5"/>
    <w:rsid w:val="007A384F"/>
    <w:rsid w:val="007A424B"/>
    <w:rsid w:val="007A4A87"/>
    <w:rsid w:val="007A4DBB"/>
    <w:rsid w:val="007A4F67"/>
    <w:rsid w:val="007A522E"/>
    <w:rsid w:val="007A54EE"/>
    <w:rsid w:val="007A5BFE"/>
    <w:rsid w:val="007A5DDA"/>
    <w:rsid w:val="007A5EFB"/>
    <w:rsid w:val="007A6065"/>
    <w:rsid w:val="007A6881"/>
    <w:rsid w:val="007A6D87"/>
    <w:rsid w:val="007A6DA9"/>
    <w:rsid w:val="007A710E"/>
    <w:rsid w:val="007A7FDB"/>
    <w:rsid w:val="007AFDB2"/>
    <w:rsid w:val="007B0ECD"/>
    <w:rsid w:val="007B0EE6"/>
    <w:rsid w:val="007B1D10"/>
    <w:rsid w:val="007B2594"/>
    <w:rsid w:val="007B2B0A"/>
    <w:rsid w:val="007B31ED"/>
    <w:rsid w:val="007B3D7C"/>
    <w:rsid w:val="007B4720"/>
    <w:rsid w:val="007B4D8D"/>
    <w:rsid w:val="007B51DB"/>
    <w:rsid w:val="007B5345"/>
    <w:rsid w:val="007B5848"/>
    <w:rsid w:val="007B5FE8"/>
    <w:rsid w:val="007B64B3"/>
    <w:rsid w:val="007B69F2"/>
    <w:rsid w:val="007B6A25"/>
    <w:rsid w:val="007B6EC1"/>
    <w:rsid w:val="007B7D67"/>
    <w:rsid w:val="007C04D8"/>
    <w:rsid w:val="007C0A53"/>
    <w:rsid w:val="007C1509"/>
    <w:rsid w:val="007C195F"/>
    <w:rsid w:val="007C1A9E"/>
    <w:rsid w:val="007C2370"/>
    <w:rsid w:val="007C2393"/>
    <w:rsid w:val="007C25F8"/>
    <w:rsid w:val="007C2F7E"/>
    <w:rsid w:val="007C318E"/>
    <w:rsid w:val="007C3CA8"/>
    <w:rsid w:val="007C4AE7"/>
    <w:rsid w:val="007C519F"/>
    <w:rsid w:val="007C57A0"/>
    <w:rsid w:val="007C5856"/>
    <w:rsid w:val="007C610A"/>
    <w:rsid w:val="007C6405"/>
    <w:rsid w:val="007C693E"/>
    <w:rsid w:val="007C7B3C"/>
    <w:rsid w:val="007C7C97"/>
    <w:rsid w:val="007C7ED3"/>
    <w:rsid w:val="007D00B9"/>
    <w:rsid w:val="007D02CE"/>
    <w:rsid w:val="007D143C"/>
    <w:rsid w:val="007D1D6C"/>
    <w:rsid w:val="007D2321"/>
    <w:rsid w:val="007D23EC"/>
    <w:rsid w:val="007D2794"/>
    <w:rsid w:val="007D303C"/>
    <w:rsid w:val="007D3063"/>
    <w:rsid w:val="007D37EB"/>
    <w:rsid w:val="007D3A2A"/>
    <w:rsid w:val="007D3AC9"/>
    <w:rsid w:val="007D3C02"/>
    <w:rsid w:val="007D3F52"/>
    <w:rsid w:val="007D4868"/>
    <w:rsid w:val="007D4B3F"/>
    <w:rsid w:val="007D5A49"/>
    <w:rsid w:val="007D6205"/>
    <w:rsid w:val="007D6553"/>
    <w:rsid w:val="007D6E4A"/>
    <w:rsid w:val="007D730E"/>
    <w:rsid w:val="007D7E7E"/>
    <w:rsid w:val="007D7F7D"/>
    <w:rsid w:val="007E015A"/>
    <w:rsid w:val="007E026C"/>
    <w:rsid w:val="007E04C6"/>
    <w:rsid w:val="007E05FF"/>
    <w:rsid w:val="007E1043"/>
    <w:rsid w:val="007E19F1"/>
    <w:rsid w:val="007E1E07"/>
    <w:rsid w:val="007E1E89"/>
    <w:rsid w:val="007E254E"/>
    <w:rsid w:val="007E2606"/>
    <w:rsid w:val="007E2B66"/>
    <w:rsid w:val="007E31B2"/>
    <w:rsid w:val="007E342B"/>
    <w:rsid w:val="007E3DBC"/>
    <w:rsid w:val="007E3F0D"/>
    <w:rsid w:val="007E5045"/>
    <w:rsid w:val="007E50C4"/>
    <w:rsid w:val="007E592B"/>
    <w:rsid w:val="007E5DD0"/>
    <w:rsid w:val="007E6054"/>
    <w:rsid w:val="007E6056"/>
    <w:rsid w:val="007E6AC8"/>
    <w:rsid w:val="007E7311"/>
    <w:rsid w:val="007E7615"/>
    <w:rsid w:val="007E77B9"/>
    <w:rsid w:val="007E7997"/>
    <w:rsid w:val="007E7A43"/>
    <w:rsid w:val="007E7A68"/>
    <w:rsid w:val="007E7B97"/>
    <w:rsid w:val="007F00E3"/>
    <w:rsid w:val="007F053A"/>
    <w:rsid w:val="007F0A6F"/>
    <w:rsid w:val="007F0AB3"/>
    <w:rsid w:val="007F1177"/>
    <w:rsid w:val="007F1BFB"/>
    <w:rsid w:val="007F1C2B"/>
    <w:rsid w:val="007F20EC"/>
    <w:rsid w:val="007F2201"/>
    <w:rsid w:val="007F27F1"/>
    <w:rsid w:val="007F3165"/>
    <w:rsid w:val="007F3AD5"/>
    <w:rsid w:val="007F45C0"/>
    <w:rsid w:val="007F49B9"/>
    <w:rsid w:val="007F4BD8"/>
    <w:rsid w:val="007F53F3"/>
    <w:rsid w:val="007F55B7"/>
    <w:rsid w:val="007F5833"/>
    <w:rsid w:val="007F5AF4"/>
    <w:rsid w:val="007F6505"/>
    <w:rsid w:val="007F6B0B"/>
    <w:rsid w:val="007F6EA1"/>
    <w:rsid w:val="007F6F6B"/>
    <w:rsid w:val="007F7704"/>
    <w:rsid w:val="007F7A98"/>
    <w:rsid w:val="007F7B55"/>
    <w:rsid w:val="007F7EEE"/>
    <w:rsid w:val="008002A4"/>
    <w:rsid w:val="0080092E"/>
    <w:rsid w:val="00800AFF"/>
    <w:rsid w:val="00801591"/>
    <w:rsid w:val="0080174C"/>
    <w:rsid w:val="00801B6E"/>
    <w:rsid w:val="00801D7C"/>
    <w:rsid w:val="008023AF"/>
    <w:rsid w:val="00802C44"/>
    <w:rsid w:val="00802EE1"/>
    <w:rsid w:val="0080340F"/>
    <w:rsid w:val="00803F10"/>
    <w:rsid w:val="00803FEA"/>
    <w:rsid w:val="00804D1A"/>
    <w:rsid w:val="00805246"/>
    <w:rsid w:val="00805737"/>
    <w:rsid w:val="00805E4F"/>
    <w:rsid w:val="00806268"/>
    <w:rsid w:val="0080664B"/>
    <w:rsid w:val="008067C4"/>
    <w:rsid w:val="008073FD"/>
    <w:rsid w:val="00807422"/>
    <w:rsid w:val="008103AF"/>
    <w:rsid w:val="0081121D"/>
    <w:rsid w:val="0081153B"/>
    <w:rsid w:val="0081157F"/>
    <w:rsid w:val="0081177B"/>
    <w:rsid w:val="008117E8"/>
    <w:rsid w:val="008118AF"/>
    <w:rsid w:val="0081227C"/>
    <w:rsid w:val="0081253A"/>
    <w:rsid w:val="008128B3"/>
    <w:rsid w:val="00813072"/>
    <w:rsid w:val="00813BAE"/>
    <w:rsid w:val="00813C94"/>
    <w:rsid w:val="00813D6F"/>
    <w:rsid w:val="008144F5"/>
    <w:rsid w:val="0081454B"/>
    <w:rsid w:val="00814763"/>
    <w:rsid w:val="00814B59"/>
    <w:rsid w:val="00814D35"/>
    <w:rsid w:val="00815275"/>
    <w:rsid w:val="00815449"/>
    <w:rsid w:val="00815471"/>
    <w:rsid w:val="00815705"/>
    <w:rsid w:val="008158BB"/>
    <w:rsid w:val="0081609C"/>
    <w:rsid w:val="00816275"/>
    <w:rsid w:val="008169C7"/>
    <w:rsid w:val="00816E4C"/>
    <w:rsid w:val="00817381"/>
    <w:rsid w:val="008211D1"/>
    <w:rsid w:val="00821264"/>
    <w:rsid w:val="00821625"/>
    <w:rsid w:val="00821A41"/>
    <w:rsid w:val="00821CF1"/>
    <w:rsid w:val="008220BD"/>
    <w:rsid w:val="008228EE"/>
    <w:rsid w:val="00822A47"/>
    <w:rsid w:val="00822A6C"/>
    <w:rsid w:val="00822C7C"/>
    <w:rsid w:val="00822F33"/>
    <w:rsid w:val="00823064"/>
    <w:rsid w:val="008230EE"/>
    <w:rsid w:val="008232B5"/>
    <w:rsid w:val="00823990"/>
    <w:rsid w:val="00823A1E"/>
    <w:rsid w:val="00823C28"/>
    <w:rsid w:val="00824E62"/>
    <w:rsid w:val="00824FC7"/>
    <w:rsid w:val="00825297"/>
    <w:rsid w:val="008252FC"/>
    <w:rsid w:val="008254AE"/>
    <w:rsid w:val="008257EB"/>
    <w:rsid w:val="00825D0B"/>
    <w:rsid w:val="00827A23"/>
    <w:rsid w:val="008301F7"/>
    <w:rsid w:val="00830360"/>
    <w:rsid w:val="00830CAD"/>
    <w:rsid w:val="0083124A"/>
    <w:rsid w:val="00831413"/>
    <w:rsid w:val="00831645"/>
    <w:rsid w:val="008316E3"/>
    <w:rsid w:val="0083203B"/>
    <w:rsid w:val="00832098"/>
    <w:rsid w:val="008325EF"/>
    <w:rsid w:val="00832614"/>
    <w:rsid w:val="00832DA1"/>
    <w:rsid w:val="008335B9"/>
    <w:rsid w:val="0083398A"/>
    <w:rsid w:val="0083411F"/>
    <w:rsid w:val="0083420C"/>
    <w:rsid w:val="008346E7"/>
    <w:rsid w:val="00834DD6"/>
    <w:rsid w:val="00834F2A"/>
    <w:rsid w:val="0083558B"/>
    <w:rsid w:val="00835831"/>
    <w:rsid w:val="008359D5"/>
    <w:rsid w:val="008366C9"/>
    <w:rsid w:val="0083697E"/>
    <w:rsid w:val="00836B80"/>
    <w:rsid w:val="00837005"/>
    <w:rsid w:val="008374D1"/>
    <w:rsid w:val="00837D48"/>
    <w:rsid w:val="00837D91"/>
    <w:rsid w:val="008407FD"/>
    <w:rsid w:val="00840908"/>
    <w:rsid w:val="00841B05"/>
    <w:rsid w:val="00841F70"/>
    <w:rsid w:val="00841F82"/>
    <w:rsid w:val="008421E9"/>
    <w:rsid w:val="00842D58"/>
    <w:rsid w:val="00843038"/>
    <w:rsid w:val="00843278"/>
    <w:rsid w:val="008436BE"/>
    <w:rsid w:val="00843BD1"/>
    <w:rsid w:val="00844020"/>
    <w:rsid w:val="00845476"/>
    <w:rsid w:val="00846552"/>
    <w:rsid w:val="00846C70"/>
    <w:rsid w:val="0085093F"/>
    <w:rsid w:val="008510DE"/>
    <w:rsid w:val="008519C4"/>
    <w:rsid w:val="0085247A"/>
    <w:rsid w:val="00852685"/>
    <w:rsid w:val="00852DBA"/>
    <w:rsid w:val="00852DDA"/>
    <w:rsid w:val="00853297"/>
    <w:rsid w:val="00853572"/>
    <w:rsid w:val="008535C4"/>
    <w:rsid w:val="00853A3F"/>
    <w:rsid w:val="00853FF7"/>
    <w:rsid w:val="008548FA"/>
    <w:rsid w:val="00855158"/>
    <w:rsid w:val="008551B9"/>
    <w:rsid w:val="0085541B"/>
    <w:rsid w:val="0085566D"/>
    <w:rsid w:val="008557DE"/>
    <w:rsid w:val="00855B4C"/>
    <w:rsid w:val="00855B6A"/>
    <w:rsid w:val="00855CB4"/>
    <w:rsid w:val="00855D00"/>
    <w:rsid w:val="0085646F"/>
    <w:rsid w:val="00856B79"/>
    <w:rsid w:val="00856C18"/>
    <w:rsid w:val="00856D1F"/>
    <w:rsid w:val="00857FE7"/>
    <w:rsid w:val="00860410"/>
    <w:rsid w:val="008605AC"/>
    <w:rsid w:val="008607F8"/>
    <w:rsid w:val="00861D29"/>
    <w:rsid w:val="00862273"/>
    <w:rsid w:val="00862CFF"/>
    <w:rsid w:val="00863072"/>
    <w:rsid w:val="00864220"/>
    <w:rsid w:val="008648F1"/>
    <w:rsid w:val="00865649"/>
    <w:rsid w:val="008656D8"/>
    <w:rsid w:val="008657F3"/>
    <w:rsid w:val="00865AC2"/>
    <w:rsid w:val="00866240"/>
    <w:rsid w:val="00866561"/>
    <w:rsid w:val="008665C3"/>
    <w:rsid w:val="008669B2"/>
    <w:rsid w:val="00866A15"/>
    <w:rsid w:val="00866A40"/>
    <w:rsid w:val="00866E44"/>
    <w:rsid w:val="00867AF7"/>
    <w:rsid w:val="00867BC2"/>
    <w:rsid w:val="00867D90"/>
    <w:rsid w:val="00870D3A"/>
    <w:rsid w:val="0087112E"/>
    <w:rsid w:val="0087141C"/>
    <w:rsid w:val="00871CF2"/>
    <w:rsid w:val="008726A3"/>
    <w:rsid w:val="008727D5"/>
    <w:rsid w:val="0087317E"/>
    <w:rsid w:val="008740BD"/>
    <w:rsid w:val="008749FF"/>
    <w:rsid w:val="00874BE9"/>
    <w:rsid w:val="00875209"/>
    <w:rsid w:val="0087542B"/>
    <w:rsid w:val="0087585E"/>
    <w:rsid w:val="008758BA"/>
    <w:rsid w:val="00875A1A"/>
    <w:rsid w:val="00875EF7"/>
    <w:rsid w:val="00875F73"/>
    <w:rsid w:val="00876398"/>
    <w:rsid w:val="008763C5"/>
    <w:rsid w:val="0087652C"/>
    <w:rsid w:val="00876621"/>
    <w:rsid w:val="00877433"/>
    <w:rsid w:val="00880B29"/>
    <w:rsid w:val="008811A3"/>
    <w:rsid w:val="00881381"/>
    <w:rsid w:val="00881E52"/>
    <w:rsid w:val="00881F32"/>
    <w:rsid w:val="0088234D"/>
    <w:rsid w:val="00883B1E"/>
    <w:rsid w:val="00883EFE"/>
    <w:rsid w:val="008841D4"/>
    <w:rsid w:val="00884D6B"/>
    <w:rsid w:val="00884E4D"/>
    <w:rsid w:val="0088528E"/>
    <w:rsid w:val="00886529"/>
    <w:rsid w:val="0088691E"/>
    <w:rsid w:val="00886947"/>
    <w:rsid w:val="00886B18"/>
    <w:rsid w:val="008879B4"/>
    <w:rsid w:val="008906E6"/>
    <w:rsid w:val="00890908"/>
    <w:rsid w:val="00890931"/>
    <w:rsid w:val="00890977"/>
    <w:rsid w:val="008912C5"/>
    <w:rsid w:val="00891789"/>
    <w:rsid w:val="00891C7F"/>
    <w:rsid w:val="00892DF7"/>
    <w:rsid w:val="00892FF1"/>
    <w:rsid w:val="00893044"/>
    <w:rsid w:val="008933DE"/>
    <w:rsid w:val="0089444B"/>
    <w:rsid w:val="00894E00"/>
    <w:rsid w:val="00894F0A"/>
    <w:rsid w:val="00895E2C"/>
    <w:rsid w:val="00896338"/>
    <w:rsid w:val="00896458"/>
    <w:rsid w:val="00896578"/>
    <w:rsid w:val="008970EA"/>
    <w:rsid w:val="008971DA"/>
    <w:rsid w:val="00897658"/>
    <w:rsid w:val="008A07FE"/>
    <w:rsid w:val="008A0FFD"/>
    <w:rsid w:val="008A1332"/>
    <w:rsid w:val="008A192A"/>
    <w:rsid w:val="008A21CB"/>
    <w:rsid w:val="008A2575"/>
    <w:rsid w:val="008A3AA7"/>
    <w:rsid w:val="008A3CBF"/>
    <w:rsid w:val="008A3FBF"/>
    <w:rsid w:val="008A3FE6"/>
    <w:rsid w:val="008A4579"/>
    <w:rsid w:val="008A46D5"/>
    <w:rsid w:val="008A4841"/>
    <w:rsid w:val="008A4B22"/>
    <w:rsid w:val="008A59F7"/>
    <w:rsid w:val="008A5A91"/>
    <w:rsid w:val="008A6001"/>
    <w:rsid w:val="008A658D"/>
    <w:rsid w:val="008A6947"/>
    <w:rsid w:val="008A72CA"/>
    <w:rsid w:val="008A77A9"/>
    <w:rsid w:val="008A7996"/>
    <w:rsid w:val="008A9F90"/>
    <w:rsid w:val="008B0D99"/>
    <w:rsid w:val="008B1A1F"/>
    <w:rsid w:val="008B1CB4"/>
    <w:rsid w:val="008B2586"/>
    <w:rsid w:val="008B2BCC"/>
    <w:rsid w:val="008B31F3"/>
    <w:rsid w:val="008B3482"/>
    <w:rsid w:val="008B3CFA"/>
    <w:rsid w:val="008B3ED0"/>
    <w:rsid w:val="008B40E4"/>
    <w:rsid w:val="008B5183"/>
    <w:rsid w:val="008B52E6"/>
    <w:rsid w:val="008B59A1"/>
    <w:rsid w:val="008B5FD3"/>
    <w:rsid w:val="008B6096"/>
    <w:rsid w:val="008B61FF"/>
    <w:rsid w:val="008B6467"/>
    <w:rsid w:val="008B6931"/>
    <w:rsid w:val="008B6CC4"/>
    <w:rsid w:val="008B6CEA"/>
    <w:rsid w:val="008B6D60"/>
    <w:rsid w:val="008B6E35"/>
    <w:rsid w:val="008B7382"/>
    <w:rsid w:val="008B771B"/>
    <w:rsid w:val="008B7925"/>
    <w:rsid w:val="008B7BBD"/>
    <w:rsid w:val="008B7EA1"/>
    <w:rsid w:val="008C0393"/>
    <w:rsid w:val="008C059F"/>
    <w:rsid w:val="008C07F7"/>
    <w:rsid w:val="008C0ACB"/>
    <w:rsid w:val="008C1F2D"/>
    <w:rsid w:val="008C254F"/>
    <w:rsid w:val="008C28ED"/>
    <w:rsid w:val="008C2BED"/>
    <w:rsid w:val="008C3425"/>
    <w:rsid w:val="008C36DF"/>
    <w:rsid w:val="008C39B4"/>
    <w:rsid w:val="008C4A07"/>
    <w:rsid w:val="008C57E5"/>
    <w:rsid w:val="008C5A51"/>
    <w:rsid w:val="008C60C4"/>
    <w:rsid w:val="008C6431"/>
    <w:rsid w:val="008C6560"/>
    <w:rsid w:val="008C672A"/>
    <w:rsid w:val="008C675F"/>
    <w:rsid w:val="008C683B"/>
    <w:rsid w:val="008C6BEB"/>
    <w:rsid w:val="008C6C41"/>
    <w:rsid w:val="008C6D64"/>
    <w:rsid w:val="008C72F7"/>
    <w:rsid w:val="008C7714"/>
    <w:rsid w:val="008C7BBE"/>
    <w:rsid w:val="008D07CB"/>
    <w:rsid w:val="008D0A15"/>
    <w:rsid w:val="008D157A"/>
    <w:rsid w:val="008D18FD"/>
    <w:rsid w:val="008D2518"/>
    <w:rsid w:val="008D25E2"/>
    <w:rsid w:val="008D289C"/>
    <w:rsid w:val="008D28A5"/>
    <w:rsid w:val="008D2983"/>
    <w:rsid w:val="008D2B64"/>
    <w:rsid w:val="008D30A7"/>
    <w:rsid w:val="008D3AAA"/>
    <w:rsid w:val="008D3F96"/>
    <w:rsid w:val="008D4040"/>
    <w:rsid w:val="008D40A3"/>
    <w:rsid w:val="008D4593"/>
    <w:rsid w:val="008D485D"/>
    <w:rsid w:val="008D5784"/>
    <w:rsid w:val="008D57AC"/>
    <w:rsid w:val="008D5804"/>
    <w:rsid w:val="008D5952"/>
    <w:rsid w:val="008D5CF1"/>
    <w:rsid w:val="008D6176"/>
    <w:rsid w:val="008D6792"/>
    <w:rsid w:val="008D6EF0"/>
    <w:rsid w:val="008D70FB"/>
    <w:rsid w:val="008D763A"/>
    <w:rsid w:val="008D7DB7"/>
    <w:rsid w:val="008E070D"/>
    <w:rsid w:val="008E082C"/>
    <w:rsid w:val="008E093B"/>
    <w:rsid w:val="008E09ED"/>
    <w:rsid w:val="008E21AD"/>
    <w:rsid w:val="008E22F2"/>
    <w:rsid w:val="008E30A4"/>
    <w:rsid w:val="008E30F2"/>
    <w:rsid w:val="008E3102"/>
    <w:rsid w:val="008E3B73"/>
    <w:rsid w:val="008E3EE2"/>
    <w:rsid w:val="008E4178"/>
    <w:rsid w:val="008E41D8"/>
    <w:rsid w:val="008E4206"/>
    <w:rsid w:val="008E4D99"/>
    <w:rsid w:val="008E5691"/>
    <w:rsid w:val="008E5AC7"/>
    <w:rsid w:val="008E5BBB"/>
    <w:rsid w:val="008E6948"/>
    <w:rsid w:val="008E69DC"/>
    <w:rsid w:val="008E6A01"/>
    <w:rsid w:val="008E6C7F"/>
    <w:rsid w:val="008E7A37"/>
    <w:rsid w:val="008E7BF3"/>
    <w:rsid w:val="008E7BF7"/>
    <w:rsid w:val="008F0CB0"/>
    <w:rsid w:val="008F129C"/>
    <w:rsid w:val="008F199E"/>
    <w:rsid w:val="008F1E33"/>
    <w:rsid w:val="008F20CB"/>
    <w:rsid w:val="008F3018"/>
    <w:rsid w:val="008F356E"/>
    <w:rsid w:val="008F3828"/>
    <w:rsid w:val="008F394F"/>
    <w:rsid w:val="008F4361"/>
    <w:rsid w:val="008F457C"/>
    <w:rsid w:val="008F49AC"/>
    <w:rsid w:val="008F4AAE"/>
    <w:rsid w:val="008F4DE1"/>
    <w:rsid w:val="008F4E60"/>
    <w:rsid w:val="008F50FE"/>
    <w:rsid w:val="008F51F1"/>
    <w:rsid w:val="008F56F2"/>
    <w:rsid w:val="008F60E3"/>
    <w:rsid w:val="008F61FC"/>
    <w:rsid w:val="008F62B2"/>
    <w:rsid w:val="008F645E"/>
    <w:rsid w:val="008F6BD9"/>
    <w:rsid w:val="008F6E04"/>
    <w:rsid w:val="008F6F8D"/>
    <w:rsid w:val="008F7341"/>
    <w:rsid w:val="008F7AE4"/>
    <w:rsid w:val="00900707"/>
    <w:rsid w:val="0090092A"/>
    <w:rsid w:val="00900C63"/>
    <w:rsid w:val="00901BA9"/>
    <w:rsid w:val="00902197"/>
    <w:rsid w:val="009021D5"/>
    <w:rsid w:val="009029B6"/>
    <w:rsid w:val="00902C12"/>
    <w:rsid w:val="00902E6E"/>
    <w:rsid w:val="00903199"/>
    <w:rsid w:val="00903A07"/>
    <w:rsid w:val="00903D62"/>
    <w:rsid w:val="00903ED9"/>
    <w:rsid w:val="00904B31"/>
    <w:rsid w:val="00904C53"/>
    <w:rsid w:val="009050F3"/>
    <w:rsid w:val="00905162"/>
    <w:rsid w:val="009059CB"/>
    <w:rsid w:val="009066CB"/>
    <w:rsid w:val="00906877"/>
    <w:rsid w:val="0090693A"/>
    <w:rsid w:val="00907092"/>
    <w:rsid w:val="00907485"/>
    <w:rsid w:val="00907569"/>
    <w:rsid w:val="00910318"/>
    <w:rsid w:val="00910B70"/>
    <w:rsid w:val="00910F81"/>
    <w:rsid w:val="00910FF9"/>
    <w:rsid w:val="0091132D"/>
    <w:rsid w:val="009113F7"/>
    <w:rsid w:val="009116DA"/>
    <w:rsid w:val="00911A15"/>
    <w:rsid w:val="00912260"/>
    <w:rsid w:val="00912331"/>
    <w:rsid w:val="009124CE"/>
    <w:rsid w:val="009133FC"/>
    <w:rsid w:val="009143D8"/>
    <w:rsid w:val="00914486"/>
    <w:rsid w:val="009147B8"/>
    <w:rsid w:val="00914FEB"/>
    <w:rsid w:val="009157AF"/>
    <w:rsid w:val="0091600E"/>
    <w:rsid w:val="00916162"/>
    <w:rsid w:val="00916FAA"/>
    <w:rsid w:val="00917850"/>
    <w:rsid w:val="00917E7D"/>
    <w:rsid w:val="00920052"/>
    <w:rsid w:val="009200DC"/>
    <w:rsid w:val="00920203"/>
    <w:rsid w:val="009204EC"/>
    <w:rsid w:val="009206B4"/>
    <w:rsid w:val="00920E03"/>
    <w:rsid w:val="009210C1"/>
    <w:rsid w:val="00921450"/>
    <w:rsid w:val="0092192E"/>
    <w:rsid w:val="00921A51"/>
    <w:rsid w:val="00921BAA"/>
    <w:rsid w:val="00921BCC"/>
    <w:rsid w:val="009224D7"/>
    <w:rsid w:val="00922599"/>
    <w:rsid w:val="00922672"/>
    <w:rsid w:val="00922B66"/>
    <w:rsid w:val="00922B75"/>
    <w:rsid w:val="00924274"/>
    <w:rsid w:val="0092441D"/>
    <w:rsid w:val="009244F6"/>
    <w:rsid w:val="0092495E"/>
    <w:rsid w:val="00924DEA"/>
    <w:rsid w:val="00925B2C"/>
    <w:rsid w:val="00925B90"/>
    <w:rsid w:val="00925FE4"/>
    <w:rsid w:val="0092622A"/>
    <w:rsid w:val="00926A76"/>
    <w:rsid w:val="00927A7F"/>
    <w:rsid w:val="00927C0B"/>
    <w:rsid w:val="00927F65"/>
    <w:rsid w:val="009301E1"/>
    <w:rsid w:val="00930417"/>
    <w:rsid w:val="00930C5F"/>
    <w:rsid w:val="00930F1A"/>
    <w:rsid w:val="0093245A"/>
    <w:rsid w:val="00932E75"/>
    <w:rsid w:val="00932F40"/>
    <w:rsid w:val="00932F8D"/>
    <w:rsid w:val="00933181"/>
    <w:rsid w:val="00933236"/>
    <w:rsid w:val="009333DE"/>
    <w:rsid w:val="0093399A"/>
    <w:rsid w:val="00933B0C"/>
    <w:rsid w:val="00933FB8"/>
    <w:rsid w:val="00933FBB"/>
    <w:rsid w:val="0093439E"/>
    <w:rsid w:val="0093455F"/>
    <w:rsid w:val="00934CCB"/>
    <w:rsid w:val="00934F55"/>
    <w:rsid w:val="009357B6"/>
    <w:rsid w:val="00935F0A"/>
    <w:rsid w:val="009365A5"/>
    <w:rsid w:val="00936A09"/>
    <w:rsid w:val="00936E57"/>
    <w:rsid w:val="00936E9E"/>
    <w:rsid w:val="00937A7F"/>
    <w:rsid w:val="00937C71"/>
    <w:rsid w:val="00937F2F"/>
    <w:rsid w:val="00940275"/>
    <w:rsid w:val="009402AC"/>
    <w:rsid w:val="00941976"/>
    <w:rsid w:val="00942EF4"/>
    <w:rsid w:val="00943CB4"/>
    <w:rsid w:val="00943D53"/>
    <w:rsid w:val="009444D7"/>
    <w:rsid w:val="0094464A"/>
    <w:rsid w:val="009456B9"/>
    <w:rsid w:val="009456C5"/>
    <w:rsid w:val="00946557"/>
    <w:rsid w:val="0094723A"/>
    <w:rsid w:val="00947426"/>
    <w:rsid w:val="00947566"/>
    <w:rsid w:val="009476B4"/>
    <w:rsid w:val="009477A4"/>
    <w:rsid w:val="009477FB"/>
    <w:rsid w:val="00950419"/>
    <w:rsid w:val="00950E21"/>
    <w:rsid w:val="0095128C"/>
    <w:rsid w:val="00951910"/>
    <w:rsid w:val="0095206F"/>
    <w:rsid w:val="00952C71"/>
    <w:rsid w:val="0095344D"/>
    <w:rsid w:val="009539E4"/>
    <w:rsid w:val="009540A5"/>
    <w:rsid w:val="00954604"/>
    <w:rsid w:val="009548BF"/>
    <w:rsid w:val="009548F3"/>
    <w:rsid w:val="00954A46"/>
    <w:rsid w:val="00954F84"/>
    <w:rsid w:val="009550B0"/>
    <w:rsid w:val="009550CD"/>
    <w:rsid w:val="00955C22"/>
    <w:rsid w:val="009564B7"/>
    <w:rsid w:val="00956AE6"/>
    <w:rsid w:val="00956CBD"/>
    <w:rsid w:val="00956DE9"/>
    <w:rsid w:val="0095709F"/>
    <w:rsid w:val="009570DC"/>
    <w:rsid w:val="00957752"/>
    <w:rsid w:val="00960384"/>
    <w:rsid w:val="00961023"/>
    <w:rsid w:val="00961572"/>
    <w:rsid w:val="009616DE"/>
    <w:rsid w:val="00961909"/>
    <w:rsid w:val="00961F4F"/>
    <w:rsid w:val="0096274C"/>
    <w:rsid w:val="00962762"/>
    <w:rsid w:val="00963336"/>
    <w:rsid w:val="009637ED"/>
    <w:rsid w:val="0096437A"/>
    <w:rsid w:val="0096442C"/>
    <w:rsid w:val="00964BBB"/>
    <w:rsid w:val="00964C1F"/>
    <w:rsid w:val="00964DB3"/>
    <w:rsid w:val="0096529A"/>
    <w:rsid w:val="009652F5"/>
    <w:rsid w:val="009654A4"/>
    <w:rsid w:val="00965A71"/>
    <w:rsid w:val="0096686B"/>
    <w:rsid w:val="00967A8B"/>
    <w:rsid w:val="00970A0A"/>
    <w:rsid w:val="009710CB"/>
    <w:rsid w:val="0097171D"/>
    <w:rsid w:val="009721F4"/>
    <w:rsid w:val="009728B7"/>
    <w:rsid w:val="00972EA0"/>
    <w:rsid w:val="009735C0"/>
    <w:rsid w:val="00973753"/>
    <w:rsid w:val="00973A06"/>
    <w:rsid w:val="00973A41"/>
    <w:rsid w:val="00973B2B"/>
    <w:rsid w:val="00973CB1"/>
    <w:rsid w:val="00973F6A"/>
    <w:rsid w:val="00974210"/>
    <w:rsid w:val="00974260"/>
    <w:rsid w:val="00974432"/>
    <w:rsid w:val="00974490"/>
    <w:rsid w:val="00974E53"/>
    <w:rsid w:val="00975B1E"/>
    <w:rsid w:val="00975CD6"/>
    <w:rsid w:val="00976514"/>
    <w:rsid w:val="00976560"/>
    <w:rsid w:val="00976806"/>
    <w:rsid w:val="00976D38"/>
    <w:rsid w:val="00976D53"/>
    <w:rsid w:val="0097764F"/>
    <w:rsid w:val="009778C3"/>
    <w:rsid w:val="00980FF4"/>
    <w:rsid w:val="0098135B"/>
    <w:rsid w:val="0098155E"/>
    <w:rsid w:val="00982B4A"/>
    <w:rsid w:val="009830D0"/>
    <w:rsid w:val="009831CC"/>
    <w:rsid w:val="009836C6"/>
    <w:rsid w:val="00983AE5"/>
    <w:rsid w:val="00984BCD"/>
    <w:rsid w:val="00984C1C"/>
    <w:rsid w:val="009852CB"/>
    <w:rsid w:val="00985511"/>
    <w:rsid w:val="00985DF8"/>
    <w:rsid w:val="0098656E"/>
    <w:rsid w:val="00986B87"/>
    <w:rsid w:val="00986F0E"/>
    <w:rsid w:val="0098738B"/>
    <w:rsid w:val="009875FB"/>
    <w:rsid w:val="00987777"/>
    <w:rsid w:val="009900A6"/>
    <w:rsid w:val="0099014C"/>
    <w:rsid w:val="009901CA"/>
    <w:rsid w:val="0099091C"/>
    <w:rsid w:val="00990FED"/>
    <w:rsid w:val="009916EF"/>
    <w:rsid w:val="00991821"/>
    <w:rsid w:val="00991939"/>
    <w:rsid w:val="00991DAA"/>
    <w:rsid w:val="009923A5"/>
    <w:rsid w:val="009924A5"/>
    <w:rsid w:val="0099262C"/>
    <w:rsid w:val="0099275C"/>
    <w:rsid w:val="00993C75"/>
    <w:rsid w:val="0099496E"/>
    <w:rsid w:val="0099538B"/>
    <w:rsid w:val="009955E6"/>
    <w:rsid w:val="009964B9"/>
    <w:rsid w:val="00996893"/>
    <w:rsid w:val="00996937"/>
    <w:rsid w:val="00996ABB"/>
    <w:rsid w:val="00996BEE"/>
    <w:rsid w:val="009973AE"/>
    <w:rsid w:val="009974D6"/>
    <w:rsid w:val="00997A61"/>
    <w:rsid w:val="00997CE3"/>
    <w:rsid w:val="00997FD0"/>
    <w:rsid w:val="009A0EBD"/>
    <w:rsid w:val="009A225B"/>
    <w:rsid w:val="009A2283"/>
    <w:rsid w:val="009A28BD"/>
    <w:rsid w:val="009A2DC3"/>
    <w:rsid w:val="009A4780"/>
    <w:rsid w:val="009A496E"/>
    <w:rsid w:val="009A56E2"/>
    <w:rsid w:val="009A580E"/>
    <w:rsid w:val="009A5B65"/>
    <w:rsid w:val="009A5D54"/>
    <w:rsid w:val="009A63A3"/>
    <w:rsid w:val="009A761E"/>
    <w:rsid w:val="009A788B"/>
    <w:rsid w:val="009A798A"/>
    <w:rsid w:val="009A7AF5"/>
    <w:rsid w:val="009A7D61"/>
    <w:rsid w:val="009B0029"/>
    <w:rsid w:val="009B056A"/>
    <w:rsid w:val="009B0A1C"/>
    <w:rsid w:val="009B0B19"/>
    <w:rsid w:val="009B114E"/>
    <w:rsid w:val="009B1438"/>
    <w:rsid w:val="009B1C3D"/>
    <w:rsid w:val="009B2673"/>
    <w:rsid w:val="009B2BFD"/>
    <w:rsid w:val="009B2C56"/>
    <w:rsid w:val="009B317C"/>
    <w:rsid w:val="009B3C20"/>
    <w:rsid w:val="009B4236"/>
    <w:rsid w:val="009B467A"/>
    <w:rsid w:val="009B497A"/>
    <w:rsid w:val="009B4A11"/>
    <w:rsid w:val="009B5C41"/>
    <w:rsid w:val="009B6553"/>
    <w:rsid w:val="009B69D2"/>
    <w:rsid w:val="009B6D69"/>
    <w:rsid w:val="009B7290"/>
    <w:rsid w:val="009B7F75"/>
    <w:rsid w:val="009C0433"/>
    <w:rsid w:val="009C0A28"/>
    <w:rsid w:val="009C157E"/>
    <w:rsid w:val="009C1591"/>
    <w:rsid w:val="009C17FC"/>
    <w:rsid w:val="009C1B85"/>
    <w:rsid w:val="009C1C1D"/>
    <w:rsid w:val="009C1FDD"/>
    <w:rsid w:val="009C2A9C"/>
    <w:rsid w:val="009C2E32"/>
    <w:rsid w:val="009C32CE"/>
    <w:rsid w:val="009C37C5"/>
    <w:rsid w:val="009C39E6"/>
    <w:rsid w:val="009C476F"/>
    <w:rsid w:val="009C4C34"/>
    <w:rsid w:val="009C5252"/>
    <w:rsid w:val="009C5C16"/>
    <w:rsid w:val="009C5E5F"/>
    <w:rsid w:val="009C61C7"/>
    <w:rsid w:val="009C69F6"/>
    <w:rsid w:val="009C6A51"/>
    <w:rsid w:val="009C7242"/>
    <w:rsid w:val="009C76BC"/>
    <w:rsid w:val="009D0047"/>
    <w:rsid w:val="009D03CD"/>
    <w:rsid w:val="009D0457"/>
    <w:rsid w:val="009D06C7"/>
    <w:rsid w:val="009D090F"/>
    <w:rsid w:val="009D169D"/>
    <w:rsid w:val="009D1DD4"/>
    <w:rsid w:val="009D1F60"/>
    <w:rsid w:val="009D273D"/>
    <w:rsid w:val="009D2E18"/>
    <w:rsid w:val="009D2F81"/>
    <w:rsid w:val="009D3722"/>
    <w:rsid w:val="009D3AC6"/>
    <w:rsid w:val="009D3FE7"/>
    <w:rsid w:val="009D40ED"/>
    <w:rsid w:val="009D4C64"/>
    <w:rsid w:val="009D4F19"/>
    <w:rsid w:val="009D5310"/>
    <w:rsid w:val="009D5710"/>
    <w:rsid w:val="009D575C"/>
    <w:rsid w:val="009D5979"/>
    <w:rsid w:val="009D5B38"/>
    <w:rsid w:val="009D5C5C"/>
    <w:rsid w:val="009D5D93"/>
    <w:rsid w:val="009D6898"/>
    <w:rsid w:val="009D691F"/>
    <w:rsid w:val="009D6A1E"/>
    <w:rsid w:val="009D6F3B"/>
    <w:rsid w:val="009D6FFF"/>
    <w:rsid w:val="009D7114"/>
    <w:rsid w:val="009D7663"/>
    <w:rsid w:val="009D7ABE"/>
    <w:rsid w:val="009D7C70"/>
    <w:rsid w:val="009E0129"/>
    <w:rsid w:val="009E0C9B"/>
    <w:rsid w:val="009E0F91"/>
    <w:rsid w:val="009E17A1"/>
    <w:rsid w:val="009E1894"/>
    <w:rsid w:val="009E18DA"/>
    <w:rsid w:val="009E19C4"/>
    <w:rsid w:val="009E1C1C"/>
    <w:rsid w:val="009E1CF9"/>
    <w:rsid w:val="009E2589"/>
    <w:rsid w:val="009E2681"/>
    <w:rsid w:val="009E2EF1"/>
    <w:rsid w:val="009E3240"/>
    <w:rsid w:val="009E3F6B"/>
    <w:rsid w:val="009E4270"/>
    <w:rsid w:val="009E4369"/>
    <w:rsid w:val="009E4502"/>
    <w:rsid w:val="009E4898"/>
    <w:rsid w:val="009E4A01"/>
    <w:rsid w:val="009E4D35"/>
    <w:rsid w:val="009E4DFD"/>
    <w:rsid w:val="009E53C4"/>
    <w:rsid w:val="009E54F7"/>
    <w:rsid w:val="009E5E6B"/>
    <w:rsid w:val="009E5F3F"/>
    <w:rsid w:val="009E5F8C"/>
    <w:rsid w:val="009E63DE"/>
    <w:rsid w:val="009E6909"/>
    <w:rsid w:val="009E6E8E"/>
    <w:rsid w:val="009E73DA"/>
    <w:rsid w:val="009E799D"/>
    <w:rsid w:val="009F144C"/>
    <w:rsid w:val="009F1738"/>
    <w:rsid w:val="009F1FE2"/>
    <w:rsid w:val="009F2063"/>
    <w:rsid w:val="009F208B"/>
    <w:rsid w:val="009F268E"/>
    <w:rsid w:val="009F2D83"/>
    <w:rsid w:val="009F2DF5"/>
    <w:rsid w:val="009F31FE"/>
    <w:rsid w:val="009F37A0"/>
    <w:rsid w:val="009F37B4"/>
    <w:rsid w:val="009F3B14"/>
    <w:rsid w:val="009F401E"/>
    <w:rsid w:val="009F47C1"/>
    <w:rsid w:val="009F4FD8"/>
    <w:rsid w:val="009F5171"/>
    <w:rsid w:val="009F599F"/>
    <w:rsid w:val="009F59D7"/>
    <w:rsid w:val="009F6243"/>
    <w:rsid w:val="009F638C"/>
    <w:rsid w:val="009F696F"/>
    <w:rsid w:val="009F6A72"/>
    <w:rsid w:val="009F6B7E"/>
    <w:rsid w:val="009F6C96"/>
    <w:rsid w:val="009F6ECF"/>
    <w:rsid w:val="009F71FB"/>
    <w:rsid w:val="009F7593"/>
    <w:rsid w:val="009F7CBD"/>
    <w:rsid w:val="00A0006E"/>
    <w:rsid w:val="00A0048E"/>
    <w:rsid w:val="00A0052C"/>
    <w:rsid w:val="00A00AD9"/>
    <w:rsid w:val="00A00D69"/>
    <w:rsid w:val="00A00DC9"/>
    <w:rsid w:val="00A00FD4"/>
    <w:rsid w:val="00A01305"/>
    <w:rsid w:val="00A019FC"/>
    <w:rsid w:val="00A0203B"/>
    <w:rsid w:val="00A02186"/>
    <w:rsid w:val="00A02465"/>
    <w:rsid w:val="00A02578"/>
    <w:rsid w:val="00A03219"/>
    <w:rsid w:val="00A03EB1"/>
    <w:rsid w:val="00A0446C"/>
    <w:rsid w:val="00A0488A"/>
    <w:rsid w:val="00A04DB7"/>
    <w:rsid w:val="00A04DDC"/>
    <w:rsid w:val="00A05085"/>
    <w:rsid w:val="00A0557E"/>
    <w:rsid w:val="00A05B73"/>
    <w:rsid w:val="00A061EE"/>
    <w:rsid w:val="00A0686E"/>
    <w:rsid w:val="00A069FE"/>
    <w:rsid w:val="00A06D18"/>
    <w:rsid w:val="00A072F1"/>
    <w:rsid w:val="00A07565"/>
    <w:rsid w:val="00A0758A"/>
    <w:rsid w:val="00A07BB0"/>
    <w:rsid w:val="00A10C58"/>
    <w:rsid w:val="00A10EB0"/>
    <w:rsid w:val="00A112E6"/>
    <w:rsid w:val="00A11B3F"/>
    <w:rsid w:val="00A11C98"/>
    <w:rsid w:val="00A12159"/>
    <w:rsid w:val="00A12B71"/>
    <w:rsid w:val="00A12EDE"/>
    <w:rsid w:val="00A13308"/>
    <w:rsid w:val="00A1386C"/>
    <w:rsid w:val="00A1414E"/>
    <w:rsid w:val="00A14A75"/>
    <w:rsid w:val="00A14BE4"/>
    <w:rsid w:val="00A14C5E"/>
    <w:rsid w:val="00A14E25"/>
    <w:rsid w:val="00A153B2"/>
    <w:rsid w:val="00A15983"/>
    <w:rsid w:val="00A15A00"/>
    <w:rsid w:val="00A16334"/>
    <w:rsid w:val="00A16A98"/>
    <w:rsid w:val="00A16B98"/>
    <w:rsid w:val="00A175A9"/>
    <w:rsid w:val="00A179CE"/>
    <w:rsid w:val="00A2001D"/>
    <w:rsid w:val="00A20377"/>
    <w:rsid w:val="00A20481"/>
    <w:rsid w:val="00A20547"/>
    <w:rsid w:val="00A20C1C"/>
    <w:rsid w:val="00A20C73"/>
    <w:rsid w:val="00A21657"/>
    <w:rsid w:val="00A21AD4"/>
    <w:rsid w:val="00A2294B"/>
    <w:rsid w:val="00A22D53"/>
    <w:rsid w:val="00A22EB8"/>
    <w:rsid w:val="00A22EE1"/>
    <w:rsid w:val="00A22FAC"/>
    <w:rsid w:val="00A23263"/>
    <w:rsid w:val="00A237C9"/>
    <w:rsid w:val="00A23C01"/>
    <w:rsid w:val="00A23F37"/>
    <w:rsid w:val="00A244EC"/>
    <w:rsid w:val="00A24A5A"/>
    <w:rsid w:val="00A24B17"/>
    <w:rsid w:val="00A24D0D"/>
    <w:rsid w:val="00A24DB6"/>
    <w:rsid w:val="00A24F73"/>
    <w:rsid w:val="00A255C1"/>
    <w:rsid w:val="00A25D95"/>
    <w:rsid w:val="00A25E3A"/>
    <w:rsid w:val="00A2636C"/>
    <w:rsid w:val="00A27351"/>
    <w:rsid w:val="00A27A28"/>
    <w:rsid w:val="00A27FF0"/>
    <w:rsid w:val="00A30763"/>
    <w:rsid w:val="00A30794"/>
    <w:rsid w:val="00A30901"/>
    <w:rsid w:val="00A30CC0"/>
    <w:rsid w:val="00A30EAA"/>
    <w:rsid w:val="00A314A8"/>
    <w:rsid w:val="00A3150C"/>
    <w:rsid w:val="00A31904"/>
    <w:rsid w:val="00A31E55"/>
    <w:rsid w:val="00A31F1E"/>
    <w:rsid w:val="00A320B0"/>
    <w:rsid w:val="00A321EF"/>
    <w:rsid w:val="00A32789"/>
    <w:rsid w:val="00A328D1"/>
    <w:rsid w:val="00A32ABE"/>
    <w:rsid w:val="00A32BFB"/>
    <w:rsid w:val="00A32EE1"/>
    <w:rsid w:val="00A3377E"/>
    <w:rsid w:val="00A33C24"/>
    <w:rsid w:val="00A348CC"/>
    <w:rsid w:val="00A34966"/>
    <w:rsid w:val="00A349A6"/>
    <w:rsid w:val="00A34CB0"/>
    <w:rsid w:val="00A354DC"/>
    <w:rsid w:val="00A35A1F"/>
    <w:rsid w:val="00A364C0"/>
    <w:rsid w:val="00A365C7"/>
    <w:rsid w:val="00A36926"/>
    <w:rsid w:val="00A37016"/>
    <w:rsid w:val="00A378B6"/>
    <w:rsid w:val="00A37BAB"/>
    <w:rsid w:val="00A37BDE"/>
    <w:rsid w:val="00A400A7"/>
    <w:rsid w:val="00A410B7"/>
    <w:rsid w:val="00A414DC"/>
    <w:rsid w:val="00A416B0"/>
    <w:rsid w:val="00A41CFE"/>
    <w:rsid w:val="00A41D4D"/>
    <w:rsid w:val="00A41E93"/>
    <w:rsid w:val="00A42017"/>
    <w:rsid w:val="00A42E7D"/>
    <w:rsid w:val="00A431F6"/>
    <w:rsid w:val="00A4333D"/>
    <w:rsid w:val="00A436CD"/>
    <w:rsid w:val="00A43757"/>
    <w:rsid w:val="00A4382C"/>
    <w:rsid w:val="00A43F4F"/>
    <w:rsid w:val="00A444F5"/>
    <w:rsid w:val="00A4461D"/>
    <w:rsid w:val="00A447D1"/>
    <w:rsid w:val="00A44A3E"/>
    <w:rsid w:val="00A44D3E"/>
    <w:rsid w:val="00A44F29"/>
    <w:rsid w:val="00A45FDE"/>
    <w:rsid w:val="00A463AE"/>
    <w:rsid w:val="00A46664"/>
    <w:rsid w:val="00A46B4F"/>
    <w:rsid w:val="00A472B3"/>
    <w:rsid w:val="00A4782B"/>
    <w:rsid w:val="00A47D13"/>
    <w:rsid w:val="00A503EF"/>
    <w:rsid w:val="00A50653"/>
    <w:rsid w:val="00A50721"/>
    <w:rsid w:val="00A50843"/>
    <w:rsid w:val="00A50EE8"/>
    <w:rsid w:val="00A50F56"/>
    <w:rsid w:val="00A512B0"/>
    <w:rsid w:val="00A5160C"/>
    <w:rsid w:val="00A52510"/>
    <w:rsid w:val="00A53504"/>
    <w:rsid w:val="00A535BB"/>
    <w:rsid w:val="00A53827"/>
    <w:rsid w:val="00A53DAC"/>
    <w:rsid w:val="00A54D10"/>
    <w:rsid w:val="00A553EF"/>
    <w:rsid w:val="00A5591A"/>
    <w:rsid w:val="00A5648F"/>
    <w:rsid w:val="00A564AB"/>
    <w:rsid w:val="00A56CBA"/>
    <w:rsid w:val="00A57986"/>
    <w:rsid w:val="00A57CA5"/>
    <w:rsid w:val="00A600DF"/>
    <w:rsid w:val="00A6037B"/>
    <w:rsid w:val="00A6039C"/>
    <w:rsid w:val="00A607BF"/>
    <w:rsid w:val="00A60A70"/>
    <w:rsid w:val="00A61A5E"/>
    <w:rsid w:val="00A61ABF"/>
    <w:rsid w:val="00A61E52"/>
    <w:rsid w:val="00A6204B"/>
    <w:rsid w:val="00A62913"/>
    <w:rsid w:val="00A6293A"/>
    <w:rsid w:val="00A63411"/>
    <w:rsid w:val="00A63540"/>
    <w:rsid w:val="00A63724"/>
    <w:rsid w:val="00A637CC"/>
    <w:rsid w:val="00A63DD5"/>
    <w:rsid w:val="00A64C9D"/>
    <w:rsid w:val="00A64D74"/>
    <w:rsid w:val="00A653F9"/>
    <w:rsid w:val="00A65643"/>
    <w:rsid w:val="00A65E94"/>
    <w:rsid w:val="00A66207"/>
    <w:rsid w:val="00A66D3E"/>
    <w:rsid w:val="00A66EDB"/>
    <w:rsid w:val="00A67A96"/>
    <w:rsid w:val="00A7002F"/>
    <w:rsid w:val="00A70BC6"/>
    <w:rsid w:val="00A71D7C"/>
    <w:rsid w:val="00A71F3D"/>
    <w:rsid w:val="00A71FA2"/>
    <w:rsid w:val="00A7275D"/>
    <w:rsid w:val="00A727BE"/>
    <w:rsid w:val="00A72C35"/>
    <w:rsid w:val="00A739E6"/>
    <w:rsid w:val="00A73C22"/>
    <w:rsid w:val="00A73EA9"/>
    <w:rsid w:val="00A73F0D"/>
    <w:rsid w:val="00A74F09"/>
    <w:rsid w:val="00A750CD"/>
    <w:rsid w:val="00A75635"/>
    <w:rsid w:val="00A7667F"/>
    <w:rsid w:val="00A7677D"/>
    <w:rsid w:val="00A76884"/>
    <w:rsid w:val="00A768EC"/>
    <w:rsid w:val="00A769E1"/>
    <w:rsid w:val="00A76A7F"/>
    <w:rsid w:val="00A7700F"/>
    <w:rsid w:val="00A77051"/>
    <w:rsid w:val="00A772F0"/>
    <w:rsid w:val="00A7769B"/>
    <w:rsid w:val="00A77921"/>
    <w:rsid w:val="00A77923"/>
    <w:rsid w:val="00A77AD2"/>
    <w:rsid w:val="00A80159"/>
    <w:rsid w:val="00A80F5A"/>
    <w:rsid w:val="00A81107"/>
    <w:rsid w:val="00A81451"/>
    <w:rsid w:val="00A8186E"/>
    <w:rsid w:val="00A81BFF"/>
    <w:rsid w:val="00A81FA3"/>
    <w:rsid w:val="00A820CE"/>
    <w:rsid w:val="00A82D91"/>
    <w:rsid w:val="00A82F44"/>
    <w:rsid w:val="00A835E5"/>
    <w:rsid w:val="00A83B74"/>
    <w:rsid w:val="00A847AC"/>
    <w:rsid w:val="00A85226"/>
    <w:rsid w:val="00A85704"/>
    <w:rsid w:val="00A85E44"/>
    <w:rsid w:val="00A85E80"/>
    <w:rsid w:val="00A8644B"/>
    <w:rsid w:val="00A871AD"/>
    <w:rsid w:val="00A87830"/>
    <w:rsid w:val="00A87973"/>
    <w:rsid w:val="00A87D88"/>
    <w:rsid w:val="00A903FE"/>
    <w:rsid w:val="00A9085E"/>
    <w:rsid w:val="00A90DCC"/>
    <w:rsid w:val="00A912BD"/>
    <w:rsid w:val="00A91451"/>
    <w:rsid w:val="00A9184B"/>
    <w:rsid w:val="00A91B9C"/>
    <w:rsid w:val="00A920E7"/>
    <w:rsid w:val="00A921D7"/>
    <w:rsid w:val="00A9221D"/>
    <w:rsid w:val="00A924DE"/>
    <w:rsid w:val="00A9290E"/>
    <w:rsid w:val="00A93426"/>
    <w:rsid w:val="00A9352E"/>
    <w:rsid w:val="00A93822"/>
    <w:rsid w:val="00A9396A"/>
    <w:rsid w:val="00A939A3"/>
    <w:rsid w:val="00A93E8B"/>
    <w:rsid w:val="00A94081"/>
    <w:rsid w:val="00A9415A"/>
    <w:rsid w:val="00A94388"/>
    <w:rsid w:val="00A94AD1"/>
    <w:rsid w:val="00A953C8"/>
    <w:rsid w:val="00A9593E"/>
    <w:rsid w:val="00A95DCB"/>
    <w:rsid w:val="00A969BD"/>
    <w:rsid w:val="00A97799"/>
    <w:rsid w:val="00A97AD4"/>
    <w:rsid w:val="00AA026C"/>
    <w:rsid w:val="00AA04A3"/>
    <w:rsid w:val="00AA1634"/>
    <w:rsid w:val="00AA1760"/>
    <w:rsid w:val="00AA30B4"/>
    <w:rsid w:val="00AA3370"/>
    <w:rsid w:val="00AA33A1"/>
    <w:rsid w:val="00AA3626"/>
    <w:rsid w:val="00AA3B6D"/>
    <w:rsid w:val="00AA3B8B"/>
    <w:rsid w:val="00AA4BB7"/>
    <w:rsid w:val="00AA4C6E"/>
    <w:rsid w:val="00AA51FC"/>
    <w:rsid w:val="00AA5209"/>
    <w:rsid w:val="00AA5BD3"/>
    <w:rsid w:val="00AA609E"/>
    <w:rsid w:val="00AA6160"/>
    <w:rsid w:val="00AA7861"/>
    <w:rsid w:val="00AA79E4"/>
    <w:rsid w:val="00AB071F"/>
    <w:rsid w:val="00AB0D4D"/>
    <w:rsid w:val="00AB2EFB"/>
    <w:rsid w:val="00AB31FD"/>
    <w:rsid w:val="00AB3333"/>
    <w:rsid w:val="00AB3EDE"/>
    <w:rsid w:val="00AB43C6"/>
    <w:rsid w:val="00AB45C3"/>
    <w:rsid w:val="00AB48FA"/>
    <w:rsid w:val="00AB49AD"/>
    <w:rsid w:val="00AB4ACB"/>
    <w:rsid w:val="00AB4DB9"/>
    <w:rsid w:val="00AB577C"/>
    <w:rsid w:val="00AB57B6"/>
    <w:rsid w:val="00AB5F62"/>
    <w:rsid w:val="00AB62DC"/>
    <w:rsid w:val="00AB66E5"/>
    <w:rsid w:val="00AB6D2C"/>
    <w:rsid w:val="00AB6EE5"/>
    <w:rsid w:val="00AB76A2"/>
    <w:rsid w:val="00AB7A36"/>
    <w:rsid w:val="00AB7CA8"/>
    <w:rsid w:val="00AB7FDA"/>
    <w:rsid w:val="00AC088F"/>
    <w:rsid w:val="00AC12B9"/>
    <w:rsid w:val="00AC1437"/>
    <w:rsid w:val="00AC25E8"/>
    <w:rsid w:val="00AC26C4"/>
    <w:rsid w:val="00AC2B67"/>
    <w:rsid w:val="00AC2CFB"/>
    <w:rsid w:val="00AC3408"/>
    <w:rsid w:val="00AC4AB4"/>
    <w:rsid w:val="00AC4E39"/>
    <w:rsid w:val="00AC5486"/>
    <w:rsid w:val="00AC5CB8"/>
    <w:rsid w:val="00AC61C2"/>
    <w:rsid w:val="00AC7A2A"/>
    <w:rsid w:val="00AC7F3C"/>
    <w:rsid w:val="00AD0334"/>
    <w:rsid w:val="00AD0758"/>
    <w:rsid w:val="00AD0CC7"/>
    <w:rsid w:val="00AD1455"/>
    <w:rsid w:val="00AD18CE"/>
    <w:rsid w:val="00AD19B5"/>
    <w:rsid w:val="00AD1B4A"/>
    <w:rsid w:val="00AD1CD9"/>
    <w:rsid w:val="00AD21DD"/>
    <w:rsid w:val="00AD274D"/>
    <w:rsid w:val="00AD33DC"/>
    <w:rsid w:val="00AD3497"/>
    <w:rsid w:val="00AD3600"/>
    <w:rsid w:val="00AD438C"/>
    <w:rsid w:val="00AD4DF4"/>
    <w:rsid w:val="00AD5E38"/>
    <w:rsid w:val="00AD60F5"/>
    <w:rsid w:val="00AD66D4"/>
    <w:rsid w:val="00AD68E9"/>
    <w:rsid w:val="00AD696C"/>
    <w:rsid w:val="00AD6D14"/>
    <w:rsid w:val="00AD6F0D"/>
    <w:rsid w:val="00AD737C"/>
    <w:rsid w:val="00AD7749"/>
    <w:rsid w:val="00AD77D7"/>
    <w:rsid w:val="00AE01EB"/>
    <w:rsid w:val="00AE04C3"/>
    <w:rsid w:val="00AE0875"/>
    <w:rsid w:val="00AE0BCC"/>
    <w:rsid w:val="00AE14F5"/>
    <w:rsid w:val="00AE18D6"/>
    <w:rsid w:val="00AE1A07"/>
    <w:rsid w:val="00AE1B71"/>
    <w:rsid w:val="00AE1C35"/>
    <w:rsid w:val="00AE216A"/>
    <w:rsid w:val="00AE2AEA"/>
    <w:rsid w:val="00AE2BCA"/>
    <w:rsid w:val="00AE3481"/>
    <w:rsid w:val="00AE3C22"/>
    <w:rsid w:val="00AE3D42"/>
    <w:rsid w:val="00AE3DE8"/>
    <w:rsid w:val="00AE3F7B"/>
    <w:rsid w:val="00AE43C9"/>
    <w:rsid w:val="00AE4CCA"/>
    <w:rsid w:val="00AE546D"/>
    <w:rsid w:val="00AE5D3B"/>
    <w:rsid w:val="00AE5EFF"/>
    <w:rsid w:val="00AE5FAF"/>
    <w:rsid w:val="00AE63AE"/>
    <w:rsid w:val="00AE6828"/>
    <w:rsid w:val="00AE6A95"/>
    <w:rsid w:val="00AE6C32"/>
    <w:rsid w:val="00AE6D4C"/>
    <w:rsid w:val="00AE6E1A"/>
    <w:rsid w:val="00AE7228"/>
    <w:rsid w:val="00AE72B7"/>
    <w:rsid w:val="00AE767F"/>
    <w:rsid w:val="00AE7936"/>
    <w:rsid w:val="00AEF06F"/>
    <w:rsid w:val="00AF0D59"/>
    <w:rsid w:val="00AF0ED3"/>
    <w:rsid w:val="00AF14F1"/>
    <w:rsid w:val="00AF1DFE"/>
    <w:rsid w:val="00AF1F75"/>
    <w:rsid w:val="00AF20C2"/>
    <w:rsid w:val="00AF233B"/>
    <w:rsid w:val="00AF2A62"/>
    <w:rsid w:val="00AF3603"/>
    <w:rsid w:val="00AF399A"/>
    <w:rsid w:val="00AF449E"/>
    <w:rsid w:val="00AF4A3B"/>
    <w:rsid w:val="00AF6C12"/>
    <w:rsid w:val="00AF6D36"/>
    <w:rsid w:val="00AF6E5B"/>
    <w:rsid w:val="00AF70A0"/>
    <w:rsid w:val="00AF7869"/>
    <w:rsid w:val="00B007BD"/>
    <w:rsid w:val="00B00EA7"/>
    <w:rsid w:val="00B01A3A"/>
    <w:rsid w:val="00B01C27"/>
    <w:rsid w:val="00B01EBD"/>
    <w:rsid w:val="00B01EFE"/>
    <w:rsid w:val="00B01FB0"/>
    <w:rsid w:val="00B02193"/>
    <w:rsid w:val="00B024ED"/>
    <w:rsid w:val="00B028AF"/>
    <w:rsid w:val="00B02A39"/>
    <w:rsid w:val="00B035DD"/>
    <w:rsid w:val="00B0363F"/>
    <w:rsid w:val="00B03DC4"/>
    <w:rsid w:val="00B04503"/>
    <w:rsid w:val="00B04993"/>
    <w:rsid w:val="00B05767"/>
    <w:rsid w:val="00B05FB1"/>
    <w:rsid w:val="00B067DE"/>
    <w:rsid w:val="00B06848"/>
    <w:rsid w:val="00B06CAD"/>
    <w:rsid w:val="00B10399"/>
    <w:rsid w:val="00B10441"/>
    <w:rsid w:val="00B10B22"/>
    <w:rsid w:val="00B10B29"/>
    <w:rsid w:val="00B10C8C"/>
    <w:rsid w:val="00B10E8B"/>
    <w:rsid w:val="00B11303"/>
    <w:rsid w:val="00B11591"/>
    <w:rsid w:val="00B12F63"/>
    <w:rsid w:val="00B133E2"/>
    <w:rsid w:val="00B13DF9"/>
    <w:rsid w:val="00B13F39"/>
    <w:rsid w:val="00B14008"/>
    <w:rsid w:val="00B1410E"/>
    <w:rsid w:val="00B14273"/>
    <w:rsid w:val="00B14304"/>
    <w:rsid w:val="00B14346"/>
    <w:rsid w:val="00B1450D"/>
    <w:rsid w:val="00B147D3"/>
    <w:rsid w:val="00B14C32"/>
    <w:rsid w:val="00B163CB"/>
    <w:rsid w:val="00B17727"/>
    <w:rsid w:val="00B17C58"/>
    <w:rsid w:val="00B208B0"/>
    <w:rsid w:val="00B20A8F"/>
    <w:rsid w:val="00B20ACF"/>
    <w:rsid w:val="00B20BAB"/>
    <w:rsid w:val="00B21567"/>
    <w:rsid w:val="00B228D4"/>
    <w:rsid w:val="00B22E12"/>
    <w:rsid w:val="00B2384C"/>
    <w:rsid w:val="00B23B7E"/>
    <w:rsid w:val="00B23DA4"/>
    <w:rsid w:val="00B23DAE"/>
    <w:rsid w:val="00B248F0"/>
    <w:rsid w:val="00B24E65"/>
    <w:rsid w:val="00B24E74"/>
    <w:rsid w:val="00B24F3A"/>
    <w:rsid w:val="00B25065"/>
    <w:rsid w:val="00B258F6"/>
    <w:rsid w:val="00B267ED"/>
    <w:rsid w:val="00B26E0C"/>
    <w:rsid w:val="00B26EB4"/>
    <w:rsid w:val="00B27956"/>
    <w:rsid w:val="00B3052F"/>
    <w:rsid w:val="00B30FB3"/>
    <w:rsid w:val="00B314CE"/>
    <w:rsid w:val="00B31E6B"/>
    <w:rsid w:val="00B32752"/>
    <w:rsid w:val="00B32F32"/>
    <w:rsid w:val="00B331F7"/>
    <w:rsid w:val="00B3337B"/>
    <w:rsid w:val="00B335A0"/>
    <w:rsid w:val="00B3409C"/>
    <w:rsid w:val="00B344C6"/>
    <w:rsid w:val="00B34A51"/>
    <w:rsid w:val="00B34BD7"/>
    <w:rsid w:val="00B35497"/>
    <w:rsid w:val="00B354C3"/>
    <w:rsid w:val="00B35671"/>
    <w:rsid w:val="00B36034"/>
    <w:rsid w:val="00B360EF"/>
    <w:rsid w:val="00B36101"/>
    <w:rsid w:val="00B36CA3"/>
    <w:rsid w:val="00B36EE7"/>
    <w:rsid w:val="00B372E7"/>
    <w:rsid w:val="00B3767E"/>
    <w:rsid w:val="00B376BD"/>
    <w:rsid w:val="00B377F1"/>
    <w:rsid w:val="00B4037E"/>
    <w:rsid w:val="00B403CB"/>
    <w:rsid w:val="00B40875"/>
    <w:rsid w:val="00B40AB9"/>
    <w:rsid w:val="00B40AFD"/>
    <w:rsid w:val="00B40BC4"/>
    <w:rsid w:val="00B41204"/>
    <w:rsid w:val="00B416CD"/>
    <w:rsid w:val="00B417A1"/>
    <w:rsid w:val="00B41BDA"/>
    <w:rsid w:val="00B421CC"/>
    <w:rsid w:val="00B424AE"/>
    <w:rsid w:val="00B429B0"/>
    <w:rsid w:val="00B42E69"/>
    <w:rsid w:val="00B43054"/>
    <w:rsid w:val="00B430C6"/>
    <w:rsid w:val="00B43E5E"/>
    <w:rsid w:val="00B445C5"/>
    <w:rsid w:val="00B4485A"/>
    <w:rsid w:val="00B44A70"/>
    <w:rsid w:val="00B44CFE"/>
    <w:rsid w:val="00B44EF6"/>
    <w:rsid w:val="00B44F20"/>
    <w:rsid w:val="00B45177"/>
    <w:rsid w:val="00B4519B"/>
    <w:rsid w:val="00B45298"/>
    <w:rsid w:val="00B45471"/>
    <w:rsid w:val="00B45DFA"/>
    <w:rsid w:val="00B4620D"/>
    <w:rsid w:val="00B46294"/>
    <w:rsid w:val="00B46F27"/>
    <w:rsid w:val="00B47542"/>
    <w:rsid w:val="00B47938"/>
    <w:rsid w:val="00B50E85"/>
    <w:rsid w:val="00B5269C"/>
    <w:rsid w:val="00B52A22"/>
    <w:rsid w:val="00B52E9B"/>
    <w:rsid w:val="00B52FB8"/>
    <w:rsid w:val="00B53301"/>
    <w:rsid w:val="00B5366A"/>
    <w:rsid w:val="00B537C2"/>
    <w:rsid w:val="00B53ECC"/>
    <w:rsid w:val="00B54003"/>
    <w:rsid w:val="00B54EC0"/>
    <w:rsid w:val="00B566C0"/>
    <w:rsid w:val="00B566C3"/>
    <w:rsid w:val="00B56922"/>
    <w:rsid w:val="00B57F2A"/>
    <w:rsid w:val="00B602CF"/>
    <w:rsid w:val="00B609D0"/>
    <w:rsid w:val="00B60BBB"/>
    <w:rsid w:val="00B6111E"/>
    <w:rsid w:val="00B61296"/>
    <w:rsid w:val="00B61585"/>
    <w:rsid w:val="00B619B7"/>
    <w:rsid w:val="00B61AA2"/>
    <w:rsid w:val="00B61E78"/>
    <w:rsid w:val="00B622B4"/>
    <w:rsid w:val="00B62724"/>
    <w:rsid w:val="00B6289B"/>
    <w:rsid w:val="00B62F12"/>
    <w:rsid w:val="00B62F7F"/>
    <w:rsid w:val="00B63794"/>
    <w:rsid w:val="00B6391F"/>
    <w:rsid w:val="00B639C4"/>
    <w:rsid w:val="00B63A1D"/>
    <w:rsid w:val="00B63E81"/>
    <w:rsid w:val="00B65194"/>
    <w:rsid w:val="00B65368"/>
    <w:rsid w:val="00B6549A"/>
    <w:rsid w:val="00B65DCE"/>
    <w:rsid w:val="00B6695F"/>
    <w:rsid w:val="00B6783C"/>
    <w:rsid w:val="00B67BE5"/>
    <w:rsid w:val="00B67CCA"/>
    <w:rsid w:val="00B71302"/>
    <w:rsid w:val="00B7227A"/>
    <w:rsid w:val="00B72428"/>
    <w:rsid w:val="00B72785"/>
    <w:rsid w:val="00B7295D"/>
    <w:rsid w:val="00B72C44"/>
    <w:rsid w:val="00B739CD"/>
    <w:rsid w:val="00B744B4"/>
    <w:rsid w:val="00B745CC"/>
    <w:rsid w:val="00B74D08"/>
    <w:rsid w:val="00B74DC0"/>
    <w:rsid w:val="00B74FE0"/>
    <w:rsid w:val="00B7511B"/>
    <w:rsid w:val="00B754E6"/>
    <w:rsid w:val="00B75702"/>
    <w:rsid w:val="00B75971"/>
    <w:rsid w:val="00B75F8E"/>
    <w:rsid w:val="00B76021"/>
    <w:rsid w:val="00B76EE8"/>
    <w:rsid w:val="00B7716C"/>
    <w:rsid w:val="00B772AC"/>
    <w:rsid w:val="00B7737F"/>
    <w:rsid w:val="00B774AD"/>
    <w:rsid w:val="00B778F7"/>
    <w:rsid w:val="00B80019"/>
    <w:rsid w:val="00B801CE"/>
    <w:rsid w:val="00B805A5"/>
    <w:rsid w:val="00B80FF5"/>
    <w:rsid w:val="00B810EA"/>
    <w:rsid w:val="00B811E2"/>
    <w:rsid w:val="00B82319"/>
    <w:rsid w:val="00B82524"/>
    <w:rsid w:val="00B827DF"/>
    <w:rsid w:val="00B82987"/>
    <w:rsid w:val="00B83E71"/>
    <w:rsid w:val="00B840E0"/>
    <w:rsid w:val="00B8413C"/>
    <w:rsid w:val="00B84749"/>
    <w:rsid w:val="00B84843"/>
    <w:rsid w:val="00B84A2F"/>
    <w:rsid w:val="00B84AF5"/>
    <w:rsid w:val="00B86372"/>
    <w:rsid w:val="00B86A68"/>
    <w:rsid w:val="00B87124"/>
    <w:rsid w:val="00B87339"/>
    <w:rsid w:val="00B8763E"/>
    <w:rsid w:val="00B87B43"/>
    <w:rsid w:val="00B913C7"/>
    <w:rsid w:val="00B91A39"/>
    <w:rsid w:val="00B92014"/>
    <w:rsid w:val="00B924BF"/>
    <w:rsid w:val="00B92696"/>
    <w:rsid w:val="00B92C93"/>
    <w:rsid w:val="00B92F9B"/>
    <w:rsid w:val="00B92FE2"/>
    <w:rsid w:val="00B93651"/>
    <w:rsid w:val="00B938E0"/>
    <w:rsid w:val="00B93BB1"/>
    <w:rsid w:val="00B9411B"/>
    <w:rsid w:val="00B943A3"/>
    <w:rsid w:val="00B94439"/>
    <w:rsid w:val="00B94577"/>
    <w:rsid w:val="00B94E7F"/>
    <w:rsid w:val="00B94ECB"/>
    <w:rsid w:val="00B95F3A"/>
    <w:rsid w:val="00B966B2"/>
    <w:rsid w:val="00B96A35"/>
    <w:rsid w:val="00B96D6A"/>
    <w:rsid w:val="00B97868"/>
    <w:rsid w:val="00B97AAD"/>
    <w:rsid w:val="00B97ECD"/>
    <w:rsid w:val="00BA0011"/>
    <w:rsid w:val="00BA0459"/>
    <w:rsid w:val="00BA0A01"/>
    <w:rsid w:val="00BA0D1B"/>
    <w:rsid w:val="00BA0F77"/>
    <w:rsid w:val="00BA1E40"/>
    <w:rsid w:val="00BA20CA"/>
    <w:rsid w:val="00BA23AA"/>
    <w:rsid w:val="00BA2B81"/>
    <w:rsid w:val="00BA30BE"/>
    <w:rsid w:val="00BA357F"/>
    <w:rsid w:val="00BA3764"/>
    <w:rsid w:val="00BA3B35"/>
    <w:rsid w:val="00BA4478"/>
    <w:rsid w:val="00BA48F4"/>
    <w:rsid w:val="00BA537B"/>
    <w:rsid w:val="00BA67C8"/>
    <w:rsid w:val="00BA6B1E"/>
    <w:rsid w:val="00BA7286"/>
    <w:rsid w:val="00BA7BD8"/>
    <w:rsid w:val="00BA7C59"/>
    <w:rsid w:val="00BB0024"/>
    <w:rsid w:val="00BB03A1"/>
    <w:rsid w:val="00BB0779"/>
    <w:rsid w:val="00BB078E"/>
    <w:rsid w:val="00BB0860"/>
    <w:rsid w:val="00BB0B6F"/>
    <w:rsid w:val="00BB0CEB"/>
    <w:rsid w:val="00BB130F"/>
    <w:rsid w:val="00BB138C"/>
    <w:rsid w:val="00BB190B"/>
    <w:rsid w:val="00BB22AB"/>
    <w:rsid w:val="00BB28D2"/>
    <w:rsid w:val="00BB2CE3"/>
    <w:rsid w:val="00BB2EEF"/>
    <w:rsid w:val="00BB2F29"/>
    <w:rsid w:val="00BB31AE"/>
    <w:rsid w:val="00BB3534"/>
    <w:rsid w:val="00BB369B"/>
    <w:rsid w:val="00BB3B83"/>
    <w:rsid w:val="00BB424C"/>
    <w:rsid w:val="00BB4303"/>
    <w:rsid w:val="00BB4394"/>
    <w:rsid w:val="00BB4484"/>
    <w:rsid w:val="00BB471D"/>
    <w:rsid w:val="00BB5522"/>
    <w:rsid w:val="00BB585E"/>
    <w:rsid w:val="00BB5919"/>
    <w:rsid w:val="00BB5F59"/>
    <w:rsid w:val="00BB5F73"/>
    <w:rsid w:val="00BB6D4A"/>
    <w:rsid w:val="00BB6DC1"/>
    <w:rsid w:val="00BB70CF"/>
    <w:rsid w:val="00BB7531"/>
    <w:rsid w:val="00BB7C84"/>
    <w:rsid w:val="00BC05C8"/>
    <w:rsid w:val="00BC08E2"/>
    <w:rsid w:val="00BC0C39"/>
    <w:rsid w:val="00BC0E22"/>
    <w:rsid w:val="00BC107F"/>
    <w:rsid w:val="00BC13E7"/>
    <w:rsid w:val="00BC191B"/>
    <w:rsid w:val="00BC1A6B"/>
    <w:rsid w:val="00BC21AF"/>
    <w:rsid w:val="00BC2595"/>
    <w:rsid w:val="00BC288E"/>
    <w:rsid w:val="00BC2DB8"/>
    <w:rsid w:val="00BC2F25"/>
    <w:rsid w:val="00BC2F6E"/>
    <w:rsid w:val="00BC385D"/>
    <w:rsid w:val="00BC3C28"/>
    <w:rsid w:val="00BC3C61"/>
    <w:rsid w:val="00BC3D16"/>
    <w:rsid w:val="00BC3DCE"/>
    <w:rsid w:val="00BC429A"/>
    <w:rsid w:val="00BC4654"/>
    <w:rsid w:val="00BC48FC"/>
    <w:rsid w:val="00BC4A50"/>
    <w:rsid w:val="00BC52BC"/>
    <w:rsid w:val="00BC5463"/>
    <w:rsid w:val="00BC562C"/>
    <w:rsid w:val="00BC643B"/>
    <w:rsid w:val="00BC649F"/>
    <w:rsid w:val="00BC698D"/>
    <w:rsid w:val="00BD016C"/>
    <w:rsid w:val="00BD04D7"/>
    <w:rsid w:val="00BD04E1"/>
    <w:rsid w:val="00BD1970"/>
    <w:rsid w:val="00BD199D"/>
    <w:rsid w:val="00BD21D8"/>
    <w:rsid w:val="00BD245E"/>
    <w:rsid w:val="00BD2FD8"/>
    <w:rsid w:val="00BD3769"/>
    <w:rsid w:val="00BD3790"/>
    <w:rsid w:val="00BD3B3B"/>
    <w:rsid w:val="00BD43C8"/>
    <w:rsid w:val="00BD54CB"/>
    <w:rsid w:val="00BD5535"/>
    <w:rsid w:val="00BD5689"/>
    <w:rsid w:val="00BD5971"/>
    <w:rsid w:val="00BD5CDD"/>
    <w:rsid w:val="00BD5DE5"/>
    <w:rsid w:val="00BD5E9E"/>
    <w:rsid w:val="00BD6483"/>
    <w:rsid w:val="00BD692F"/>
    <w:rsid w:val="00BD76A0"/>
    <w:rsid w:val="00BD7B47"/>
    <w:rsid w:val="00BE0053"/>
    <w:rsid w:val="00BE01FE"/>
    <w:rsid w:val="00BE02F2"/>
    <w:rsid w:val="00BE1013"/>
    <w:rsid w:val="00BE1511"/>
    <w:rsid w:val="00BE181A"/>
    <w:rsid w:val="00BE1C23"/>
    <w:rsid w:val="00BE1C89"/>
    <w:rsid w:val="00BE2220"/>
    <w:rsid w:val="00BE2890"/>
    <w:rsid w:val="00BE28C1"/>
    <w:rsid w:val="00BE2AAD"/>
    <w:rsid w:val="00BE3215"/>
    <w:rsid w:val="00BE32FF"/>
    <w:rsid w:val="00BE33F8"/>
    <w:rsid w:val="00BE4324"/>
    <w:rsid w:val="00BE43CA"/>
    <w:rsid w:val="00BE4BB4"/>
    <w:rsid w:val="00BE5160"/>
    <w:rsid w:val="00BE6B90"/>
    <w:rsid w:val="00BE6E6C"/>
    <w:rsid w:val="00BE73D2"/>
    <w:rsid w:val="00BE7712"/>
    <w:rsid w:val="00BF0314"/>
    <w:rsid w:val="00BF0688"/>
    <w:rsid w:val="00BF1858"/>
    <w:rsid w:val="00BF1897"/>
    <w:rsid w:val="00BF1F46"/>
    <w:rsid w:val="00BF3083"/>
    <w:rsid w:val="00BF34C3"/>
    <w:rsid w:val="00BF37EC"/>
    <w:rsid w:val="00BF46EA"/>
    <w:rsid w:val="00BF476A"/>
    <w:rsid w:val="00BF495B"/>
    <w:rsid w:val="00BF5206"/>
    <w:rsid w:val="00BF52EA"/>
    <w:rsid w:val="00BF5816"/>
    <w:rsid w:val="00BF5E4C"/>
    <w:rsid w:val="00BF6434"/>
    <w:rsid w:val="00BF6744"/>
    <w:rsid w:val="00BF6F37"/>
    <w:rsid w:val="00BF70F6"/>
    <w:rsid w:val="00BF7384"/>
    <w:rsid w:val="00BF7E23"/>
    <w:rsid w:val="00BF7FCC"/>
    <w:rsid w:val="00C00640"/>
    <w:rsid w:val="00C0075B"/>
    <w:rsid w:val="00C00F44"/>
    <w:rsid w:val="00C0123E"/>
    <w:rsid w:val="00C024A0"/>
    <w:rsid w:val="00C02662"/>
    <w:rsid w:val="00C027C2"/>
    <w:rsid w:val="00C027F5"/>
    <w:rsid w:val="00C029E1"/>
    <w:rsid w:val="00C029E8"/>
    <w:rsid w:val="00C02E79"/>
    <w:rsid w:val="00C0344B"/>
    <w:rsid w:val="00C03511"/>
    <w:rsid w:val="00C037F0"/>
    <w:rsid w:val="00C04397"/>
    <w:rsid w:val="00C04844"/>
    <w:rsid w:val="00C04A95"/>
    <w:rsid w:val="00C04C99"/>
    <w:rsid w:val="00C04FCE"/>
    <w:rsid w:val="00C05DA6"/>
    <w:rsid w:val="00C065F5"/>
    <w:rsid w:val="00C06922"/>
    <w:rsid w:val="00C06A26"/>
    <w:rsid w:val="00C06A39"/>
    <w:rsid w:val="00C06C52"/>
    <w:rsid w:val="00C07763"/>
    <w:rsid w:val="00C0786E"/>
    <w:rsid w:val="00C07CDE"/>
    <w:rsid w:val="00C07EBF"/>
    <w:rsid w:val="00C10209"/>
    <w:rsid w:val="00C10504"/>
    <w:rsid w:val="00C10669"/>
    <w:rsid w:val="00C1210A"/>
    <w:rsid w:val="00C12294"/>
    <w:rsid w:val="00C123E1"/>
    <w:rsid w:val="00C127F0"/>
    <w:rsid w:val="00C13FB1"/>
    <w:rsid w:val="00C1422C"/>
    <w:rsid w:val="00C14C55"/>
    <w:rsid w:val="00C15A17"/>
    <w:rsid w:val="00C15A78"/>
    <w:rsid w:val="00C15D14"/>
    <w:rsid w:val="00C1680E"/>
    <w:rsid w:val="00C1698D"/>
    <w:rsid w:val="00C16AB7"/>
    <w:rsid w:val="00C173E1"/>
    <w:rsid w:val="00C177C7"/>
    <w:rsid w:val="00C178B6"/>
    <w:rsid w:val="00C1797B"/>
    <w:rsid w:val="00C1E1E3"/>
    <w:rsid w:val="00C20A2B"/>
    <w:rsid w:val="00C20C16"/>
    <w:rsid w:val="00C20D66"/>
    <w:rsid w:val="00C20E73"/>
    <w:rsid w:val="00C21386"/>
    <w:rsid w:val="00C21DDB"/>
    <w:rsid w:val="00C2251C"/>
    <w:rsid w:val="00C2271E"/>
    <w:rsid w:val="00C22867"/>
    <w:rsid w:val="00C22B71"/>
    <w:rsid w:val="00C22D3C"/>
    <w:rsid w:val="00C234C7"/>
    <w:rsid w:val="00C236A6"/>
    <w:rsid w:val="00C236FE"/>
    <w:rsid w:val="00C238B9"/>
    <w:rsid w:val="00C23B01"/>
    <w:rsid w:val="00C240D1"/>
    <w:rsid w:val="00C2424C"/>
    <w:rsid w:val="00C24295"/>
    <w:rsid w:val="00C24623"/>
    <w:rsid w:val="00C24ABB"/>
    <w:rsid w:val="00C26083"/>
    <w:rsid w:val="00C261B2"/>
    <w:rsid w:val="00C26734"/>
    <w:rsid w:val="00C269CC"/>
    <w:rsid w:val="00C26CF0"/>
    <w:rsid w:val="00C26F47"/>
    <w:rsid w:val="00C27609"/>
    <w:rsid w:val="00C276C0"/>
    <w:rsid w:val="00C27955"/>
    <w:rsid w:val="00C27B27"/>
    <w:rsid w:val="00C30721"/>
    <w:rsid w:val="00C307EA"/>
    <w:rsid w:val="00C30A62"/>
    <w:rsid w:val="00C30DE0"/>
    <w:rsid w:val="00C30E35"/>
    <w:rsid w:val="00C30ED2"/>
    <w:rsid w:val="00C31611"/>
    <w:rsid w:val="00C31FD2"/>
    <w:rsid w:val="00C32B3B"/>
    <w:rsid w:val="00C32C3D"/>
    <w:rsid w:val="00C32F28"/>
    <w:rsid w:val="00C32FD4"/>
    <w:rsid w:val="00C33096"/>
    <w:rsid w:val="00C33B30"/>
    <w:rsid w:val="00C33D41"/>
    <w:rsid w:val="00C34418"/>
    <w:rsid w:val="00C348F4"/>
    <w:rsid w:val="00C35546"/>
    <w:rsid w:val="00C35803"/>
    <w:rsid w:val="00C35A42"/>
    <w:rsid w:val="00C35D6C"/>
    <w:rsid w:val="00C35FDC"/>
    <w:rsid w:val="00C37216"/>
    <w:rsid w:val="00C3738C"/>
    <w:rsid w:val="00C37478"/>
    <w:rsid w:val="00C375D6"/>
    <w:rsid w:val="00C3772C"/>
    <w:rsid w:val="00C377E2"/>
    <w:rsid w:val="00C4004E"/>
    <w:rsid w:val="00C4044A"/>
    <w:rsid w:val="00C40CBB"/>
    <w:rsid w:val="00C413F1"/>
    <w:rsid w:val="00C4212A"/>
    <w:rsid w:val="00C4244E"/>
    <w:rsid w:val="00C42DC5"/>
    <w:rsid w:val="00C4399C"/>
    <w:rsid w:val="00C43D14"/>
    <w:rsid w:val="00C44CF8"/>
    <w:rsid w:val="00C44E5E"/>
    <w:rsid w:val="00C45050"/>
    <w:rsid w:val="00C45092"/>
    <w:rsid w:val="00C456F7"/>
    <w:rsid w:val="00C45D72"/>
    <w:rsid w:val="00C46773"/>
    <w:rsid w:val="00C47511"/>
    <w:rsid w:val="00C4783F"/>
    <w:rsid w:val="00C47B77"/>
    <w:rsid w:val="00C47C0A"/>
    <w:rsid w:val="00C5094A"/>
    <w:rsid w:val="00C51C7E"/>
    <w:rsid w:val="00C52044"/>
    <w:rsid w:val="00C52A3A"/>
    <w:rsid w:val="00C5376B"/>
    <w:rsid w:val="00C53AA2"/>
    <w:rsid w:val="00C54534"/>
    <w:rsid w:val="00C548D9"/>
    <w:rsid w:val="00C54BD8"/>
    <w:rsid w:val="00C54BFC"/>
    <w:rsid w:val="00C54DFF"/>
    <w:rsid w:val="00C5532C"/>
    <w:rsid w:val="00C554EB"/>
    <w:rsid w:val="00C55788"/>
    <w:rsid w:val="00C56D22"/>
    <w:rsid w:val="00C5700B"/>
    <w:rsid w:val="00C570DC"/>
    <w:rsid w:val="00C5735E"/>
    <w:rsid w:val="00C57820"/>
    <w:rsid w:val="00C57C7A"/>
    <w:rsid w:val="00C602B3"/>
    <w:rsid w:val="00C6056A"/>
    <w:rsid w:val="00C607DA"/>
    <w:rsid w:val="00C60C9E"/>
    <w:rsid w:val="00C60ED0"/>
    <w:rsid w:val="00C60F2B"/>
    <w:rsid w:val="00C611F8"/>
    <w:rsid w:val="00C6172C"/>
    <w:rsid w:val="00C6175A"/>
    <w:rsid w:val="00C617AF"/>
    <w:rsid w:val="00C61CA7"/>
    <w:rsid w:val="00C62347"/>
    <w:rsid w:val="00C6248B"/>
    <w:rsid w:val="00C63435"/>
    <w:rsid w:val="00C63E2B"/>
    <w:rsid w:val="00C648F1"/>
    <w:rsid w:val="00C64C39"/>
    <w:rsid w:val="00C64C51"/>
    <w:rsid w:val="00C651AC"/>
    <w:rsid w:val="00C651E3"/>
    <w:rsid w:val="00C65761"/>
    <w:rsid w:val="00C66648"/>
    <w:rsid w:val="00C67AD1"/>
    <w:rsid w:val="00C7065E"/>
    <w:rsid w:val="00C70A87"/>
    <w:rsid w:val="00C70ADB"/>
    <w:rsid w:val="00C70EE6"/>
    <w:rsid w:val="00C711AC"/>
    <w:rsid w:val="00C7143B"/>
    <w:rsid w:val="00C7232A"/>
    <w:rsid w:val="00C72C27"/>
    <w:rsid w:val="00C73380"/>
    <w:rsid w:val="00C733B4"/>
    <w:rsid w:val="00C737DF"/>
    <w:rsid w:val="00C73B32"/>
    <w:rsid w:val="00C73E0C"/>
    <w:rsid w:val="00C74974"/>
    <w:rsid w:val="00C74ACB"/>
    <w:rsid w:val="00C74C79"/>
    <w:rsid w:val="00C74C86"/>
    <w:rsid w:val="00C74CD7"/>
    <w:rsid w:val="00C74D33"/>
    <w:rsid w:val="00C751C5"/>
    <w:rsid w:val="00C7558D"/>
    <w:rsid w:val="00C7587F"/>
    <w:rsid w:val="00C75E15"/>
    <w:rsid w:val="00C76063"/>
    <w:rsid w:val="00C762EF"/>
    <w:rsid w:val="00C766D7"/>
    <w:rsid w:val="00C769E7"/>
    <w:rsid w:val="00C76AF7"/>
    <w:rsid w:val="00C76B68"/>
    <w:rsid w:val="00C76DA5"/>
    <w:rsid w:val="00C775F8"/>
    <w:rsid w:val="00C80A1F"/>
    <w:rsid w:val="00C80E66"/>
    <w:rsid w:val="00C810FC"/>
    <w:rsid w:val="00C8143C"/>
    <w:rsid w:val="00C81582"/>
    <w:rsid w:val="00C81BD2"/>
    <w:rsid w:val="00C81E9A"/>
    <w:rsid w:val="00C83609"/>
    <w:rsid w:val="00C8377A"/>
    <w:rsid w:val="00C837D0"/>
    <w:rsid w:val="00C84266"/>
    <w:rsid w:val="00C84422"/>
    <w:rsid w:val="00C84BBF"/>
    <w:rsid w:val="00C854CC"/>
    <w:rsid w:val="00C8556E"/>
    <w:rsid w:val="00C85A59"/>
    <w:rsid w:val="00C861FA"/>
    <w:rsid w:val="00C86488"/>
    <w:rsid w:val="00C8692C"/>
    <w:rsid w:val="00C86BC6"/>
    <w:rsid w:val="00C87132"/>
    <w:rsid w:val="00C8754D"/>
    <w:rsid w:val="00C87848"/>
    <w:rsid w:val="00C90662"/>
    <w:rsid w:val="00C90A6D"/>
    <w:rsid w:val="00C918E2"/>
    <w:rsid w:val="00C91E1B"/>
    <w:rsid w:val="00C92206"/>
    <w:rsid w:val="00C92503"/>
    <w:rsid w:val="00C92529"/>
    <w:rsid w:val="00C92E60"/>
    <w:rsid w:val="00C92FA3"/>
    <w:rsid w:val="00C9311B"/>
    <w:rsid w:val="00C93EF9"/>
    <w:rsid w:val="00C9454F"/>
    <w:rsid w:val="00C9489B"/>
    <w:rsid w:val="00C94B6C"/>
    <w:rsid w:val="00C9624D"/>
    <w:rsid w:val="00C962E5"/>
    <w:rsid w:val="00C967C9"/>
    <w:rsid w:val="00C968B0"/>
    <w:rsid w:val="00C96BED"/>
    <w:rsid w:val="00C96C0D"/>
    <w:rsid w:val="00C96D98"/>
    <w:rsid w:val="00C97007"/>
    <w:rsid w:val="00C9705D"/>
    <w:rsid w:val="00C97FE5"/>
    <w:rsid w:val="00CA0604"/>
    <w:rsid w:val="00CA174C"/>
    <w:rsid w:val="00CA219C"/>
    <w:rsid w:val="00CA228C"/>
    <w:rsid w:val="00CA289D"/>
    <w:rsid w:val="00CA292F"/>
    <w:rsid w:val="00CA34EC"/>
    <w:rsid w:val="00CA39DC"/>
    <w:rsid w:val="00CA3E95"/>
    <w:rsid w:val="00CA4AB9"/>
    <w:rsid w:val="00CA5F64"/>
    <w:rsid w:val="00CA698D"/>
    <w:rsid w:val="00CA6CB3"/>
    <w:rsid w:val="00CA6CE6"/>
    <w:rsid w:val="00CA7B64"/>
    <w:rsid w:val="00CB044A"/>
    <w:rsid w:val="00CB0904"/>
    <w:rsid w:val="00CB0B9F"/>
    <w:rsid w:val="00CB0C6A"/>
    <w:rsid w:val="00CB0D25"/>
    <w:rsid w:val="00CB1207"/>
    <w:rsid w:val="00CB15CA"/>
    <w:rsid w:val="00CB260F"/>
    <w:rsid w:val="00CB2620"/>
    <w:rsid w:val="00CB277A"/>
    <w:rsid w:val="00CB29AA"/>
    <w:rsid w:val="00CB2A2A"/>
    <w:rsid w:val="00CB2D0F"/>
    <w:rsid w:val="00CB399A"/>
    <w:rsid w:val="00CB4249"/>
    <w:rsid w:val="00CB4733"/>
    <w:rsid w:val="00CB4AD2"/>
    <w:rsid w:val="00CB51A4"/>
    <w:rsid w:val="00CB5F76"/>
    <w:rsid w:val="00CB6349"/>
    <w:rsid w:val="00CB69A5"/>
    <w:rsid w:val="00CB71DC"/>
    <w:rsid w:val="00CB775E"/>
    <w:rsid w:val="00CB7A2F"/>
    <w:rsid w:val="00CB7BA4"/>
    <w:rsid w:val="00CC0927"/>
    <w:rsid w:val="00CC0C2E"/>
    <w:rsid w:val="00CC194E"/>
    <w:rsid w:val="00CC1AD2"/>
    <w:rsid w:val="00CC21D0"/>
    <w:rsid w:val="00CC277E"/>
    <w:rsid w:val="00CC2D2C"/>
    <w:rsid w:val="00CC2DF3"/>
    <w:rsid w:val="00CC2F5E"/>
    <w:rsid w:val="00CC3FF2"/>
    <w:rsid w:val="00CC4580"/>
    <w:rsid w:val="00CC4E3B"/>
    <w:rsid w:val="00CC4F49"/>
    <w:rsid w:val="00CC509C"/>
    <w:rsid w:val="00CC50D0"/>
    <w:rsid w:val="00CC51B3"/>
    <w:rsid w:val="00CC5697"/>
    <w:rsid w:val="00CC5F56"/>
    <w:rsid w:val="00CC6B3C"/>
    <w:rsid w:val="00CC7032"/>
    <w:rsid w:val="00CC74D5"/>
    <w:rsid w:val="00CC7871"/>
    <w:rsid w:val="00CC7F41"/>
    <w:rsid w:val="00CD0510"/>
    <w:rsid w:val="00CD064E"/>
    <w:rsid w:val="00CD084F"/>
    <w:rsid w:val="00CD15D6"/>
    <w:rsid w:val="00CD1A61"/>
    <w:rsid w:val="00CD1FB3"/>
    <w:rsid w:val="00CD22EC"/>
    <w:rsid w:val="00CD237E"/>
    <w:rsid w:val="00CD26BD"/>
    <w:rsid w:val="00CD3761"/>
    <w:rsid w:val="00CD4547"/>
    <w:rsid w:val="00CD4EB1"/>
    <w:rsid w:val="00CD5396"/>
    <w:rsid w:val="00CD5459"/>
    <w:rsid w:val="00CD5ABA"/>
    <w:rsid w:val="00CD5CF4"/>
    <w:rsid w:val="00CD66A3"/>
    <w:rsid w:val="00CD70DB"/>
    <w:rsid w:val="00CE029F"/>
    <w:rsid w:val="00CE056B"/>
    <w:rsid w:val="00CE0580"/>
    <w:rsid w:val="00CE0BCB"/>
    <w:rsid w:val="00CE143F"/>
    <w:rsid w:val="00CE1ECA"/>
    <w:rsid w:val="00CE1F87"/>
    <w:rsid w:val="00CE21D7"/>
    <w:rsid w:val="00CE26B6"/>
    <w:rsid w:val="00CE28D6"/>
    <w:rsid w:val="00CE291E"/>
    <w:rsid w:val="00CE2D41"/>
    <w:rsid w:val="00CE329C"/>
    <w:rsid w:val="00CE32F6"/>
    <w:rsid w:val="00CE38D3"/>
    <w:rsid w:val="00CE3FB8"/>
    <w:rsid w:val="00CE412B"/>
    <w:rsid w:val="00CE50FD"/>
    <w:rsid w:val="00CE58F4"/>
    <w:rsid w:val="00CE591D"/>
    <w:rsid w:val="00CE5A80"/>
    <w:rsid w:val="00CE5AE9"/>
    <w:rsid w:val="00CE601F"/>
    <w:rsid w:val="00CE60D5"/>
    <w:rsid w:val="00CE6C04"/>
    <w:rsid w:val="00CE6CF8"/>
    <w:rsid w:val="00CE6EF0"/>
    <w:rsid w:val="00CE7644"/>
    <w:rsid w:val="00CE7C7A"/>
    <w:rsid w:val="00CF0074"/>
    <w:rsid w:val="00CF02D9"/>
    <w:rsid w:val="00CF0618"/>
    <w:rsid w:val="00CF081B"/>
    <w:rsid w:val="00CF0C0C"/>
    <w:rsid w:val="00CF2113"/>
    <w:rsid w:val="00CF257F"/>
    <w:rsid w:val="00CF2A82"/>
    <w:rsid w:val="00CF2B27"/>
    <w:rsid w:val="00CF3181"/>
    <w:rsid w:val="00CF329C"/>
    <w:rsid w:val="00CF39B6"/>
    <w:rsid w:val="00CF417D"/>
    <w:rsid w:val="00CF4F83"/>
    <w:rsid w:val="00CF51AD"/>
    <w:rsid w:val="00CF520F"/>
    <w:rsid w:val="00CF5239"/>
    <w:rsid w:val="00CF5C5F"/>
    <w:rsid w:val="00CF5CFD"/>
    <w:rsid w:val="00CF600D"/>
    <w:rsid w:val="00CF6932"/>
    <w:rsid w:val="00CF6BD7"/>
    <w:rsid w:val="00CF6E8E"/>
    <w:rsid w:val="00CF7EE6"/>
    <w:rsid w:val="00CF7F24"/>
    <w:rsid w:val="00CF7F6A"/>
    <w:rsid w:val="00D001C2"/>
    <w:rsid w:val="00D003A3"/>
    <w:rsid w:val="00D003AF"/>
    <w:rsid w:val="00D0040E"/>
    <w:rsid w:val="00D00533"/>
    <w:rsid w:val="00D00CDF"/>
    <w:rsid w:val="00D00D5B"/>
    <w:rsid w:val="00D01045"/>
    <w:rsid w:val="00D02037"/>
    <w:rsid w:val="00D02081"/>
    <w:rsid w:val="00D02132"/>
    <w:rsid w:val="00D028FF"/>
    <w:rsid w:val="00D02C08"/>
    <w:rsid w:val="00D03242"/>
    <w:rsid w:val="00D038AC"/>
    <w:rsid w:val="00D0615A"/>
    <w:rsid w:val="00D069F7"/>
    <w:rsid w:val="00D06BBF"/>
    <w:rsid w:val="00D07372"/>
    <w:rsid w:val="00D075F3"/>
    <w:rsid w:val="00D07C0B"/>
    <w:rsid w:val="00D07D89"/>
    <w:rsid w:val="00D10BD2"/>
    <w:rsid w:val="00D11250"/>
    <w:rsid w:val="00D112E5"/>
    <w:rsid w:val="00D115E6"/>
    <w:rsid w:val="00D11D2F"/>
    <w:rsid w:val="00D1252F"/>
    <w:rsid w:val="00D12B46"/>
    <w:rsid w:val="00D12CB4"/>
    <w:rsid w:val="00D130D0"/>
    <w:rsid w:val="00D13B7C"/>
    <w:rsid w:val="00D13B9B"/>
    <w:rsid w:val="00D13D77"/>
    <w:rsid w:val="00D13EF0"/>
    <w:rsid w:val="00D14481"/>
    <w:rsid w:val="00D147B7"/>
    <w:rsid w:val="00D14A36"/>
    <w:rsid w:val="00D14E13"/>
    <w:rsid w:val="00D1542A"/>
    <w:rsid w:val="00D15443"/>
    <w:rsid w:val="00D154AE"/>
    <w:rsid w:val="00D15605"/>
    <w:rsid w:val="00D15622"/>
    <w:rsid w:val="00D156A1"/>
    <w:rsid w:val="00D159FB"/>
    <w:rsid w:val="00D15B7E"/>
    <w:rsid w:val="00D15D5B"/>
    <w:rsid w:val="00D15DFF"/>
    <w:rsid w:val="00D16575"/>
    <w:rsid w:val="00D16CC7"/>
    <w:rsid w:val="00D171F6"/>
    <w:rsid w:val="00D1742E"/>
    <w:rsid w:val="00D17B25"/>
    <w:rsid w:val="00D17BD6"/>
    <w:rsid w:val="00D21024"/>
    <w:rsid w:val="00D216CC"/>
    <w:rsid w:val="00D21953"/>
    <w:rsid w:val="00D2198C"/>
    <w:rsid w:val="00D21E0D"/>
    <w:rsid w:val="00D22A0D"/>
    <w:rsid w:val="00D22CC6"/>
    <w:rsid w:val="00D22EFB"/>
    <w:rsid w:val="00D22F5C"/>
    <w:rsid w:val="00D23537"/>
    <w:rsid w:val="00D23A67"/>
    <w:rsid w:val="00D23C62"/>
    <w:rsid w:val="00D23E9A"/>
    <w:rsid w:val="00D2448D"/>
    <w:rsid w:val="00D24BDA"/>
    <w:rsid w:val="00D24F8C"/>
    <w:rsid w:val="00D252DF"/>
    <w:rsid w:val="00D254DA"/>
    <w:rsid w:val="00D2589F"/>
    <w:rsid w:val="00D260AD"/>
    <w:rsid w:val="00D261C0"/>
    <w:rsid w:val="00D263AE"/>
    <w:rsid w:val="00D2655E"/>
    <w:rsid w:val="00D26697"/>
    <w:rsid w:val="00D2684A"/>
    <w:rsid w:val="00D277AC"/>
    <w:rsid w:val="00D27BF3"/>
    <w:rsid w:val="00D300A0"/>
    <w:rsid w:val="00D30705"/>
    <w:rsid w:val="00D30CD5"/>
    <w:rsid w:val="00D31000"/>
    <w:rsid w:val="00D3146F"/>
    <w:rsid w:val="00D31B9B"/>
    <w:rsid w:val="00D31F07"/>
    <w:rsid w:val="00D328C7"/>
    <w:rsid w:val="00D32D2F"/>
    <w:rsid w:val="00D32EB2"/>
    <w:rsid w:val="00D332C9"/>
    <w:rsid w:val="00D33C81"/>
    <w:rsid w:val="00D33E3E"/>
    <w:rsid w:val="00D33FB4"/>
    <w:rsid w:val="00D34EBD"/>
    <w:rsid w:val="00D356A2"/>
    <w:rsid w:val="00D35DD8"/>
    <w:rsid w:val="00D36188"/>
    <w:rsid w:val="00D36465"/>
    <w:rsid w:val="00D364A3"/>
    <w:rsid w:val="00D373D7"/>
    <w:rsid w:val="00D37401"/>
    <w:rsid w:val="00D374D3"/>
    <w:rsid w:val="00D37588"/>
    <w:rsid w:val="00D405D4"/>
    <w:rsid w:val="00D40B38"/>
    <w:rsid w:val="00D41210"/>
    <w:rsid w:val="00D4126A"/>
    <w:rsid w:val="00D419C0"/>
    <w:rsid w:val="00D41F6C"/>
    <w:rsid w:val="00D42813"/>
    <w:rsid w:val="00D42C99"/>
    <w:rsid w:val="00D43DE4"/>
    <w:rsid w:val="00D4532A"/>
    <w:rsid w:val="00D453A1"/>
    <w:rsid w:val="00D45ADF"/>
    <w:rsid w:val="00D46C76"/>
    <w:rsid w:val="00D4724A"/>
    <w:rsid w:val="00D4795E"/>
    <w:rsid w:val="00D47C49"/>
    <w:rsid w:val="00D47CEB"/>
    <w:rsid w:val="00D47E67"/>
    <w:rsid w:val="00D5049A"/>
    <w:rsid w:val="00D50B0D"/>
    <w:rsid w:val="00D50E3F"/>
    <w:rsid w:val="00D51093"/>
    <w:rsid w:val="00D5145A"/>
    <w:rsid w:val="00D51B5F"/>
    <w:rsid w:val="00D52667"/>
    <w:rsid w:val="00D52A03"/>
    <w:rsid w:val="00D52BE6"/>
    <w:rsid w:val="00D52C50"/>
    <w:rsid w:val="00D52FC2"/>
    <w:rsid w:val="00D53146"/>
    <w:rsid w:val="00D534A9"/>
    <w:rsid w:val="00D534CD"/>
    <w:rsid w:val="00D537CD"/>
    <w:rsid w:val="00D53A79"/>
    <w:rsid w:val="00D53EB6"/>
    <w:rsid w:val="00D5410E"/>
    <w:rsid w:val="00D54385"/>
    <w:rsid w:val="00D54AE3"/>
    <w:rsid w:val="00D54C53"/>
    <w:rsid w:val="00D553B1"/>
    <w:rsid w:val="00D5594B"/>
    <w:rsid w:val="00D56C02"/>
    <w:rsid w:val="00D56EC6"/>
    <w:rsid w:val="00D57B49"/>
    <w:rsid w:val="00D57C67"/>
    <w:rsid w:val="00D606E1"/>
    <w:rsid w:val="00D60790"/>
    <w:rsid w:val="00D6126E"/>
    <w:rsid w:val="00D61500"/>
    <w:rsid w:val="00D61841"/>
    <w:rsid w:val="00D61E71"/>
    <w:rsid w:val="00D62622"/>
    <w:rsid w:val="00D6272D"/>
    <w:rsid w:val="00D629C3"/>
    <w:rsid w:val="00D62C31"/>
    <w:rsid w:val="00D62CB4"/>
    <w:rsid w:val="00D63864"/>
    <w:rsid w:val="00D642EA"/>
    <w:rsid w:val="00D64484"/>
    <w:rsid w:val="00D64B83"/>
    <w:rsid w:val="00D64DAD"/>
    <w:rsid w:val="00D6509C"/>
    <w:rsid w:val="00D65565"/>
    <w:rsid w:val="00D65A79"/>
    <w:rsid w:val="00D65FCB"/>
    <w:rsid w:val="00D6674C"/>
    <w:rsid w:val="00D66C20"/>
    <w:rsid w:val="00D67575"/>
    <w:rsid w:val="00D67A7A"/>
    <w:rsid w:val="00D67D59"/>
    <w:rsid w:val="00D67E7B"/>
    <w:rsid w:val="00D709B4"/>
    <w:rsid w:val="00D70A7E"/>
    <w:rsid w:val="00D71276"/>
    <w:rsid w:val="00D712F0"/>
    <w:rsid w:val="00D718BF"/>
    <w:rsid w:val="00D71A6B"/>
    <w:rsid w:val="00D71A6D"/>
    <w:rsid w:val="00D71AE5"/>
    <w:rsid w:val="00D720E3"/>
    <w:rsid w:val="00D72518"/>
    <w:rsid w:val="00D729B5"/>
    <w:rsid w:val="00D73424"/>
    <w:rsid w:val="00D7361E"/>
    <w:rsid w:val="00D74B59"/>
    <w:rsid w:val="00D75350"/>
    <w:rsid w:val="00D754D9"/>
    <w:rsid w:val="00D75CAA"/>
    <w:rsid w:val="00D75E30"/>
    <w:rsid w:val="00D76439"/>
    <w:rsid w:val="00D76828"/>
    <w:rsid w:val="00D7742F"/>
    <w:rsid w:val="00D774C6"/>
    <w:rsid w:val="00D77639"/>
    <w:rsid w:val="00D7773B"/>
    <w:rsid w:val="00D7777E"/>
    <w:rsid w:val="00D80110"/>
    <w:rsid w:val="00D80464"/>
    <w:rsid w:val="00D8059C"/>
    <w:rsid w:val="00D809BB"/>
    <w:rsid w:val="00D80D43"/>
    <w:rsid w:val="00D80D80"/>
    <w:rsid w:val="00D80E63"/>
    <w:rsid w:val="00D8148E"/>
    <w:rsid w:val="00D81F73"/>
    <w:rsid w:val="00D82837"/>
    <w:rsid w:val="00D82C50"/>
    <w:rsid w:val="00D82DF8"/>
    <w:rsid w:val="00D82E9A"/>
    <w:rsid w:val="00D8312E"/>
    <w:rsid w:val="00D84155"/>
    <w:rsid w:val="00D850F0"/>
    <w:rsid w:val="00D85C60"/>
    <w:rsid w:val="00D86752"/>
    <w:rsid w:val="00D867F0"/>
    <w:rsid w:val="00D87465"/>
    <w:rsid w:val="00D8786A"/>
    <w:rsid w:val="00D87D65"/>
    <w:rsid w:val="00D8DBA9"/>
    <w:rsid w:val="00D9049F"/>
    <w:rsid w:val="00D904DF"/>
    <w:rsid w:val="00D90551"/>
    <w:rsid w:val="00D91343"/>
    <w:rsid w:val="00D91439"/>
    <w:rsid w:val="00D91ADC"/>
    <w:rsid w:val="00D91BDC"/>
    <w:rsid w:val="00D92048"/>
    <w:rsid w:val="00D92063"/>
    <w:rsid w:val="00D92AEC"/>
    <w:rsid w:val="00D92F99"/>
    <w:rsid w:val="00D93154"/>
    <w:rsid w:val="00D93820"/>
    <w:rsid w:val="00D93870"/>
    <w:rsid w:val="00D93D02"/>
    <w:rsid w:val="00D941C5"/>
    <w:rsid w:val="00D952D2"/>
    <w:rsid w:val="00D9542A"/>
    <w:rsid w:val="00D9634B"/>
    <w:rsid w:val="00D96D0E"/>
    <w:rsid w:val="00D96DD4"/>
    <w:rsid w:val="00D96F21"/>
    <w:rsid w:val="00D9702A"/>
    <w:rsid w:val="00D9776D"/>
    <w:rsid w:val="00D978B7"/>
    <w:rsid w:val="00D97B62"/>
    <w:rsid w:val="00D97C4F"/>
    <w:rsid w:val="00D97F62"/>
    <w:rsid w:val="00DA026B"/>
    <w:rsid w:val="00DA0BA1"/>
    <w:rsid w:val="00DA1088"/>
    <w:rsid w:val="00DA10D3"/>
    <w:rsid w:val="00DA1AFC"/>
    <w:rsid w:val="00DA1C5D"/>
    <w:rsid w:val="00DA1E5C"/>
    <w:rsid w:val="00DA22FE"/>
    <w:rsid w:val="00DA270F"/>
    <w:rsid w:val="00DA3417"/>
    <w:rsid w:val="00DA342E"/>
    <w:rsid w:val="00DA3D5C"/>
    <w:rsid w:val="00DA458C"/>
    <w:rsid w:val="00DA46A2"/>
    <w:rsid w:val="00DA483C"/>
    <w:rsid w:val="00DA49A8"/>
    <w:rsid w:val="00DA4C49"/>
    <w:rsid w:val="00DA5231"/>
    <w:rsid w:val="00DA5470"/>
    <w:rsid w:val="00DA5DE7"/>
    <w:rsid w:val="00DA5F97"/>
    <w:rsid w:val="00DA6013"/>
    <w:rsid w:val="00DA635B"/>
    <w:rsid w:val="00DA6A04"/>
    <w:rsid w:val="00DA6B6A"/>
    <w:rsid w:val="00DA6E0A"/>
    <w:rsid w:val="00DA73C3"/>
    <w:rsid w:val="00DA74DD"/>
    <w:rsid w:val="00DA7975"/>
    <w:rsid w:val="00DA79D9"/>
    <w:rsid w:val="00DA7E08"/>
    <w:rsid w:val="00DB0951"/>
    <w:rsid w:val="00DB0E5D"/>
    <w:rsid w:val="00DB13D0"/>
    <w:rsid w:val="00DB145E"/>
    <w:rsid w:val="00DB150E"/>
    <w:rsid w:val="00DB1577"/>
    <w:rsid w:val="00DB2264"/>
    <w:rsid w:val="00DB2C9D"/>
    <w:rsid w:val="00DB3308"/>
    <w:rsid w:val="00DB4522"/>
    <w:rsid w:val="00DB524C"/>
    <w:rsid w:val="00DB58D5"/>
    <w:rsid w:val="00DB598F"/>
    <w:rsid w:val="00DB5B1D"/>
    <w:rsid w:val="00DB5C0A"/>
    <w:rsid w:val="00DB6503"/>
    <w:rsid w:val="00DB67A4"/>
    <w:rsid w:val="00DB6BF6"/>
    <w:rsid w:val="00DB6F7A"/>
    <w:rsid w:val="00DB705E"/>
    <w:rsid w:val="00DB792E"/>
    <w:rsid w:val="00DB7E07"/>
    <w:rsid w:val="00DC03B2"/>
    <w:rsid w:val="00DC06D0"/>
    <w:rsid w:val="00DC0751"/>
    <w:rsid w:val="00DC0CF4"/>
    <w:rsid w:val="00DC0F7D"/>
    <w:rsid w:val="00DC19AF"/>
    <w:rsid w:val="00DC1B39"/>
    <w:rsid w:val="00DC1E1D"/>
    <w:rsid w:val="00DC34D1"/>
    <w:rsid w:val="00DC3526"/>
    <w:rsid w:val="00DC3691"/>
    <w:rsid w:val="00DC39B6"/>
    <w:rsid w:val="00DC39C5"/>
    <w:rsid w:val="00DC3A92"/>
    <w:rsid w:val="00DC3C9F"/>
    <w:rsid w:val="00DC3DC2"/>
    <w:rsid w:val="00DC45B1"/>
    <w:rsid w:val="00DC46C0"/>
    <w:rsid w:val="00DC4C22"/>
    <w:rsid w:val="00DC4D8B"/>
    <w:rsid w:val="00DC57E9"/>
    <w:rsid w:val="00DC59E3"/>
    <w:rsid w:val="00DC5B2A"/>
    <w:rsid w:val="00DC66FD"/>
    <w:rsid w:val="00DC6ACF"/>
    <w:rsid w:val="00DC70EC"/>
    <w:rsid w:val="00DC735D"/>
    <w:rsid w:val="00DC794B"/>
    <w:rsid w:val="00DD020C"/>
    <w:rsid w:val="00DD0894"/>
    <w:rsid w:val="00DD0D83"/>
    <w:rsid w:val="00DD1A76"/>
    <w:rsid w:val="00DD1B6B"/>
    <w:rsid w:val="00DD1D03"/>
    <w:rsid w:val="00DD2299"/>
    <w:rsid w:val="00DD262B"/>
    <w:rsid w:val="00DD2770"/>
    <w:rsid w:val="00DD27F4"/>
    <w:rsid w:val="00DD2B71"/>
    <w:rsid w:val="00DD2C81"/>
    <w:rsid w:val="00DD34DD"/>
    <w:rsid w:val="00DD4365"/>
    <w:rsid w:val="00DD4FD9"/>
    <w:rsid w:val="00DD6690"/>
    <w:rsid w:val="00DD7662"/>
    <w:rsid w:val="00DD7780"/>
    <w:rsid w:val="00DD7878"/>
    <w:rsid w:val="00DD7A91"/>
    <w:rsid w:val="00DD7C71"/>
    <w:rsid w:val="00DD7DB4"/>
    <w:rsid w:val="00DE00D3"/>
    <w:rsid w:val="00DE011D"/>
    <w:rsid w:val="00DE043B"/>
    <w:rsid w:val="00DE0B7A"/>
    <w:rsid w:val="00DE114E"/>
    <w:rsid w:val="00DE1443"/>
    <w:rsid w:val="00DE1C82"/>
    <w:rsid w:val="00DE1CE3"/>
    <w:rsid w:val="00DE1F2F"/>
    <w:rsid w:val="00DE21C7"/>
    <w:rsid w:val="00DE290C"/>
    <w:rsid w:val="00DE2924"/>
    <w:rsid w:val="00DE3498"/>
    <w:rsid w:val="00DE3831"/>
    <w:rsid w:val="00DE3F85"/>
    <w:rsid w:val="00DE4261"/>
    <w:rsid w:val="00DE431E"/>
    <w:rsid w:val="00DE4631"/>
    <w:rsid w:val="00DE4869"/>
    <w:rsid w:val="00DE4CCC"/>
    <w:rsid w:val="00DE5890"/>
    <w:rsid w:val="00DE5DCB"/>
    <w:rsid w:val="00DE6050"/>
    <w:rsid w:val="00DE6150"/>
    <w:rsid w:val="00DE68BE"/>
    <w:rsid w:val="00DE6C4E"/>
    <w:rsid w:val="00DE6D5C"/>
    <w:rsid w:val="00DE7518"/>
    <w:rsid w:val="00DE77EC"/>
    <w:rsid w:val="00DE7FC8"/>
    <w:rsid w:val="00DF00A9"/>
    <w:rsid w:val="00DF0250"/>
    <w:rsid w:val="00DF045E"/>
    <w:rsid w:val="00DF0734"/>
    <w:rsid w:val="00DF0839"/>
    <w:rsid w:val="00DF0F26"/>
    <w:rsid w:val="00DF1359"/>
    <w:rsid w:val="00DF149D"/>
    <w:rsid w:val="00DF17B2"/>
    <w:rsid w:val="00DF17BB"/>
    <w:rsid w:val="00DF19F0"/>
    <w:rsid w:val="00DF1D42"/>
    <w:rsid w:val="00DF22F3"/>
    <w:rsid w:val="00DF2531"/>
    <w:rsid w:val="00DF266C"/>
    <w:rsid w:val="00DF2A94"/>
    <w:rsid w:val="00DF2F45"/>
    <w:rsid w:val="00DF3311"/>
    <w:rsid w:val="00DF3AC0"/>
    <w:rsid w:val="00DF420B"/>
    <w:rsid w:val="00DF43F7"/>
    <w:rsid w:val="00DF4413"/>
    <w:rsid w:val="00DF463E"/>
    <w:rsid w:val="00DF46B1"/>
    <w:rsid w:val="00DF4D75"/>
    <w:rsid w:val="00DF4F71"/>
    <w:rsid w:val="00DF5818"/>
    <w:rsid w:val="00DF5EE7"/>
    <w:rsid w:val="00DF6866"/>
    <w:rsid w:val="00DF6895"/>
    <w:rsid w:val="00DF6FC5"/>
    <w:rsid w:val="00DF72EE"/>
    <w:rsid w:val="00DF7C58"/>
    <w:rsid w:val="00E0068F"/>
    <w:rsid w:val="00E00DE6"/>
    <w:rsid w:val="00E00F82"/>
    <w:rsid w:val="00E012A8"/>
    <w:rsid w:val="00E017E7"/>
    <w:rsid w:val="00E01970"/>
    <w:rsid w:val="00E01B2E"/>
    <w:rsid w:val="00E02095"/>
    <w:rsid w:val="00E02274"/>
    <w:rsid w:val="00E024D5"/>
    <w:rsid w:val="00E02D67"/>
    <w:rsid w:val="00E0301D"/>
    <w:rsid w:val="00E03213"/>
    <w:rsid w:val="00E0353B"/>
    <w:rsid w:val="00E03A24"/>
    <w:rsid w:val="00E046EB"/>
    <w:rsid w:val="00E04F51"/>
    <w:rsid w:val="00E050B7"/>
    <w:rsid w:val="00E05274"/>
    <w:rsid w:val="00E05578"/>
    <w:rsid w:val="00E055A1"/>
    <w:rsid w:val="00E05998"/>
    <w:rsid w:val="00E05A77"/>
    <w:rsid w:val="00E0628F"/>
    <w:rsid w:val="00E06B0A"/>
    <w:rsid w:val="00E06E30"/>
    <w:rsid w:val="00E07262"/>
    <w:rsid w:val="00E07480"/>
    <w:rsid w:val="00E074E9"/>
    <w:rsid w:val="00E0774D"/>
    <w:rsid w:val="00E07B1D"/>
    <w:rsid w:val="00E10592"/>
    <w:rsid w:val="00E10A26"/>
    <w:rsid w:val="00E10A2A"/>
    <w:rsid w:val="00E1141D"/>
    <w:rsid w:val="00E11D3A"/>
    <w:rsid w:val="00E129E5"/>
    <w:rsid w:val="00E12BAC"/>
    <w:rsid w:val="00E12F8D"/>
    <w:rsid w:val="00E139C8"/>
    <w:rsid w:val="00E13DAB"/>
    <w:rsid w:val="00E14234"/>
    <w:rsid w:val="00E14ACE"/>
    <w:rsid w:val="00E14CC2"/>
    <w:rsid w:val="00E14E84"/>
    <w:rsid w:val="00E152AF"/>
    <w:rsid w:val="00E153AC"/>
    <w:rsid w:val="00E1591F"/>
    <w:rsid w:val="00E1671D"/>
    <w:rsid w:val="00E168B0"/>
    <w:rsid w:val="00E16A4C"/>
    <w:rsid w:val="00E16D60"/>
    <w:rsid w:val="00E16F76"/>
    <w:rsid w:val="00E17453"/>
    <w:rsid w:val="00E177DC"/>
    <w:rsid w:val="00E17C26"/>
    <w:rsid w:val="00E21422"/>
    <w:rsid w:val="00E21B84"/>
    <w:rsid w:val="00E22D87"/>
    <w:rsid w:val="00E22DE6"/>
    <w:rsid w:val="00E23A0B"/>
    <w:rsid w:val="00E23C44"/>
    <w:rsid w:val="00E23CFC"/>
    <w:rsid w:val="00E23F67"/>
    <w:rsid w:val="00E247C5"/>
    <w:rsid w:val="00E249C0"/>
    <w:rsid w:val="00E255AE"/>
    <w:rsid w:val="00E25B44"/>
    <w:rsid w:val="00E25CC2"/>
    <w:rsid w:val="00E25EF9"/>
    <w:rsid w:val="00E26343"/>
    <w:rsid w:val="00E266EC"/>
    <w:rsid w:val="00E26B2F"/>
    <w:rsid w:val="00E26B7B"/>
    <w:rsid w:val="00E26C60"/>
    <w:rsid w:val="00E26CDB"/>
    <w:rsid w:val="00E27096"/>
    <w:rsid w:val="00E270A7"/>
    <w:rsid w:val="00E2752E"/>
    <w:rsid w:val="00E303C3"/>
    <w:rsid w:val="00E30A89"/>
    <w:rsid w:val="00E318BB"/>
    <w:rsid w:val="00E32405"/>
    <w:rsid w:val="00E325E1"/>
    <w:rsid w:val="00E32C34"/>
    <w:rsid w:val="00E33037"/>
    <w:rsid w:val="00E33EB2"/>
    <w:rsid w:val="00E349E0"/>
    <w:rsid w:val="00E34C51"/>
    <w:rsid w:val="00E34FA0"/>
    <w:rsid w:val="00E3517D"/>
    <w:rsid w:val="00E35572"/>
    <w:rsid w:val="00E357A5"/>
    <w:rsid w:val="00E35907"/>
    <w:rsid w:val="00E35D95"/>
    <w:rsid w:val="00E35FDF"/>
    <w:rsid w:val="00E36555"/>
    <w:rsid w:val="00E36F14"/>
    <w:rsid w:val="00E370E5"/>
    <w:rsid w:val="00E3742B"/>
    <w:rsid w:val="00E37780"/>
    <w:rsid w:val="00E408ED"/>
    <w:rsid w:val="00E40903"/>
    <w:rsid w:val="00E4097D"/>
    <w:rsid w:val="00E41284"/>
    <w:rsid w:val="00E41913"/>
    <w:rsid w:val="00E41A31"/>
    <w:rsid w:val="00E42157"/>
    <w:rsid w:val="00E42664"/>
    <w:rsid w:val="00E42D8B"/>
    <w:rsid w:val="00E42F5C"/>
    <w:rsid w:val="00E42FAF"/>
    <w:rsid w:val="00E43912"/>
    <w:rsid w:val="00E43D41"/>
    <w:rsid w:val="00E4404D"/>
    <w:rsid w:val="00E44887"/>
    <w:rsid w:val="00E46040"/>
    <w:rsid w:val="00E46A5F"/>
    <w:rsid w:val="00E46EC7"/>
    <w:rsid w:val="00E47EC5"/>
    <w:rsid w:val="00E50179"/>
    <w:rsid w:val="00E502F6"/>
    <w:rsid w:val="00E50A39"/>
    <w:rsid w:val="00E51E39"/>
    <w:rsid w:val="00E524E5"/>
    <w:rsid w:val="00E531B2"/>
    <w:rsid w:val="00E53817"/>
    <w:rsid w:val="00E53861"/>
    <w:rsid w:val="00E53890"/>
    <w:rsid w:val="00E5470B"/>
    <w:rsid w:val="00E54A57"/>
    <w:rsid w:val="00E54C84"/>
    <w:rsid w:val="00E5506B"/>
    <w:rsid w:val="00E55DC7"/>
    <w:rsid w:val="00E5643B"/>
    <w:rsid w:val="00E56856"/>
    <w:rsid w:val="00E56B16"/>
    <w:rsid w:val="00E56F98"/>
    <w:rsid w:val="00E57023"/>
    <w:rsid w:val="00E57626"/>
    <w:rsid w:val="00E60081"/>
    <w:rsid w:val="00E603D9"/>
    <w:rsid w:val="00E6042D"/>
    <w:rsid w:val="00E60868"/>
    <w:rsid w:val="00E6107C"/>
    <w:rsid w:val="00E611D9"/>
    <w:rsid w:val="00E61323"/>
    <w:rsid w:val="00E61686"/>
    <w:rsid w:val="00E617E0"/>
    <w:rsid w:val="00E619A2"/>
    <w:rsid w:val="00E61A19"/>
    <w:rsid w:val="00E61E88"/>
    <w:rsid w:val="00E61F75"/>
    <w:rsid w:val="00E62164"/>
    <w:rsid w:val="00E62334"/>
    <w:rsid w:val="00E629D8"/>
    <w:rsid w:val="00E631CB"/>
    <w:rsid w:val="00E63C4E"/>
    <w:rsid w:val="00E64137"/>
    <w:rsid w:val="00E6417C"/>
    <w:rsid w:val="00E646C4"/>
    <w:rsid w:val="00E651D8"/>
    <w:rsid w:val="00E6597C"/>
    <w:rsid w:val="00E65F1C"/>
    <w:rsid w:val="00E6671E"/>
    <w:rsid w:val="00E66C36"/>
    <w:rsid w:val="00E67A03"/>
    <w:rsid w:val="00E67F50"/>
    <w:rsid w:val="00E702EC"/>
    <w:rsid w:val="00E70495"/>
    <w:rsid w:val="00E70A4D"/>
    <w:rsid w:val="00E70C70"/>
    <w:rsid w:val="00E70F8B"/>
    <w:rsid w:val="00E71127"/>
    <w:rsid w:val="00E71661"/>
    <w:rsid w:val="00E716F8"/>
    <w:rsid w:val="00E7206B"/>
    <w:rsid w:val="00E720CD"/>
    <w:rsid w:val="00E7220A"/>
    <w:rsid w:val="00E7272D"/>
    <w:rsid w:val="00E7345C"/>
    <w:rsid w:val="00E734E9"/>
    <w:rsid w:val="00E73511"/>
    <w:rsid w:val="00E736F8"/>
    <w:rsid w:val="00E73D94"/>
    <w:rsid w:val="00E7411C"/>
    <w:rsid w:val="00E748B5"/>
    <w:rsid w:val="00E74D9B"/>
    <w:rsid w:val="00E753DB"/>
    <w:rsid w:val="00E75683"/>
    <w:rsid w:val="00E757DD"/>
    <w:rsid w:val="00E758D7"/>
    <w:rsid w:val="00E76AEF"/>
    <w:rsid w:val="00E770DA"/>
    <w:rsid w:val="00E778ED"/>
    <w:rsid w:val="00E77EDB"/>
    <w:rsid w:val="00E77F1B"/>
    <w:rsid w:val="00E80D53"/>
    <w:rsid w:val="00E816DA"/>
    <w:rsid w:val="00E81C87"/>
    <w:rsid w:val="00E83281"/>
    <w:rsid w:val="00E84173"/>
    <w:rsid w:val="00E841C7"/>
    <w:rsid w:val="00E84EEE"/>
    <w:rsid w:val="00E857E1"/>
    <w:rsid w:val="00E85C91"/>
    <w:rsid w:val="00E86822"/>
    <w:rsid w:val="00E87841"/>
    <w:rsid w:val="00E87871"/>
    <w:rsid w:val="00E9093E"/>
    <w:rsid w:val="00E90C05"/>
    <w:rsid w:val="00E90C82"/>
    <w:rsid w:val="00E915D2"/>
    <w:rsid w:val="00E91C83"/>
    <w:rsid w:val="00E92082"/>
    <w:rsid w:val="00E92AEC"/>
    <w:rsid w:val="00E92BC7"/>
    <w:rsid w:val="00E92CA3"/>
    <w:rsid w:val="00E93185"/>
    <w:rsid w:val="00E94B1B"/>
    <w:rsid w:val="00E95051"/>
    <w:rsid w:val="00E9577C"/>
    <w:rsid w:val="00E95E74"/>
    <w:rsid w:val="00E96EA4"/>
    <w:rsid w:val="00E97139"/>
    <w:rsid w:val="00E97336"/>
    <w:rsid w:val="00E978C9"/>
    <w:rsid w:val="00E978D3"/>
    <w:rsid w:val="00E97BC3"/>
    <w:rsid w:val="00E97DB6"/>
    <w:rsid w:val="00EA0064"/>
    <w:rsid w:val="00EA01AA"/>
    <w:rsid w:val="00EA0855"/>
    <w:rsid w:val="00EA0C1C"/>
    <w:rsid w:val="00EA0CA3"/>
    <w:rsid w:val="00EA0CE2"/>
    <w:rsid w:val="00EA1926"/>
    <w:rsid w:val="00EA1F19"/>
    <w:rsid w:val="00EA24A9"/>
    <w:rsid w:val="00EA2DE3"/>
    <w:rsid w:val="00EA412C"/>
    <w:rsid w:val="00EA4AC1"/>
    <w:rsid w:val="00EA521B"/>
    <w:rsid w:val="00EA5541"/>
    <w:rsid w:val="00EA5C88"/>
    <w:rsid w:val="00EA63BF"/>
    <w:rsid w:val="00EA6E57"/>
    <w:rsid w:val="00EA6EC0"/>
    <w:rsid w:val="00EA706C"/>
    <w:rsid w:val="00EA7932"/>
    <w:rsid w:val="00EA7B4F"/>
    <w:rsid w:val="00EA7F71"/>
    <w:rsid w:val="00EB0673"/>
    <w:rsid w:val="00EB12B5"/>
    <w:rsid w:val="00EB1514"/>
    <w:rsid w:val="00EB166A"/>
    <w:rsid w:val="00EB169F"/>
    <w:rsid w:val="00EB1C7C"/>
    <w:rsid w:val="00EB2284"/>
    <w:rsid w:val="00EB2D66"/>
    <w:rsid w:val="00EB34C5"/>
    <w:rsid w:val="00EB3AF6"/>
    <w:rsid w:val="00EB45F3"/>
    <w:rsid w:val="00EB4670"/>
    <w:rsid w:val="00EB4ED3"/>
    <w:rsid w:val="00EB520A"/>
    <w:rsid w:val="00EB5F2F"/>
    <w:rsid w:val="00EB687B"/>
    <w:rsid w:val="00EB6BE3"/>
    <w:rsid w:val="00EB754F"/>
    <w:rsid w:val="00EB7A60"/>
    <w:rsid w:val="00EB7EA1"/>
    <w:rsid w:val="00EC00DD"/>
    <w:rsid w:val="00EC0951"/>
    <w:rsid w:val="00EC09F5"/>
    <w:rsid w:val="00EC10A6"/>
    <w:rsid w:val="00EC1AF3"/>
    <w:rsid w:val="00EC1D4A"/>
    <w:rsid w:val="00EC2079"/>
    <w:rsid w:val="00EC2D9D"/>
    <w:rsid w:val="00EC325F"/>
    <w:rsid w:val="00EC3396"/>
    <w:rsid w:val="00EC395F"/>
    <w:rsid w:val="00EC3A75"/>
    <w:rsid w:val="00EC40BA"/>
    <w:rsid w:val="00EC41CD"/>
    <w:rsid w:val="00EC42FE"/>
    <w:rsid w:val="00EC4793"/>
    <w:rsid w:val="00EC52C6"/>
    <w:rsid w:val="00EC55C0"/>
    <w:rsid w:val="00EC5751"/>
    <w:rsid w:val="00EC587F"/>
    <w:rsid w:val="00EC5A3D"/>
    <w:rsid w:val="00EC5F14"/>
    <w:rsid w:val="00EC6394"/>
    <w:rsid w:val="00EC63B5"/>
    <w:rsid w:val="00EC648A"/>
    <w:rsid w:val="00EC7152"/>
    <w:rsid w:val="00EC7780"/>
    <w:rsid w:val="00EC78A1"/>
    <w:rsid w:val="00ED0BA3"/>
    <w:rsid w:val="00ED0EB6"/>
    <w:rsid w:val="00ED0FA9"/>
    <w:rsid w:val="00ED0FF6"/>
    <w:rsid w:val="00ED197F"/>
    <w:rsid w:val="00ED1A5C"/>
    <w:rsid w:val="00ED1D97"/>
    <w:rsid w:val="00ED2096"/>
    <w:rsid w:val="00ED20F4"/>
    <w:rsid w:val="00ED27C4"/>
    <w:rsid w:val="00ED2880"/>
    <w:rsid w:val="00ED31D4"/>
    <w:rsid w:val="00ED32EF"/>
    <w:rsid w:val="00ED39D9"/>
    <w:rsid w:val="00ED3B53"/>
    <w:rsid w:val="00ED3EE3"/>
    <w:rsid w:val="00ED450B"/>
    <w:rsid w:val="00ED5640"/>
    <w:rsid w:val="00ED597B"/>
    <w:rsid w:val="00ED5F77"/>
    <w:rsid w:val="00ED60C3"/>
    <w:rsid w:val="00ED61BF"/>
    <w:rsid w:val="00ED6466"/>
    <w:rsid w:val="00ED6AFD"/>
    <w:rsid w:val="00ED736C"/>
    <w:rsid w:val="00ED7AEA"/>
    <w:rsid w:val="00ED7B17"/>
    <w:rsid w:val="00EE0023"/>
    <w:rsid w:val="00EE017A"/>
    <w:rsid w:val="00EE038F"/>
    <w:rsid w:val="00EE0793"/>
    <w:rsid w:val="00EE0FCD"/>
    <w:rsid w:val="00EE1043"/>
    <w:rsid w:val="00EE1106"/>
    <w:rsid w:val="00EE11F9"/>
    <w:rsid w:val="00EE19D6"/>
    <w:rsid w:val="00EE1C50"/>
    <w:rsid w:val="00EE1F7F"/>
    <w:rsid w:val="00EE27B0"/>
    <w:rsid w:val="00EE31ED"/>
    <w:rsid w:val="00EE358A"/>
    <w:rsid w:val="00EE3BEE"/>
    <w:rsid w:val="00EE3DDF"/>
    <w:rsid w:val="00EE43AA"/>
    <w:rsid w:val="00EE4779"/>
    <w:rsid w:val="00EE4993"/>
    <w:rsid w:val="00EE5736"/>
    <w:rsid w:val="00EE5B8B"/>
    <w:rsid w:val="00EE5FB4"/>
    <w:rsid w:val="00EE6861"/>
    <w:rsid w:val="00EE714D"/>
    <w:rsid w:val="00EF018B"/>
    <w:rsid w:val="00EF0295"/>
    <w:rsid w:val="00EF02C0"/>
    <w:rsid w:val="00EF0517"/>
    <w:rsid w:val="00EF0BD9"/>
    <w:rsid w:val="00EF1A58"/>
    <w:rsid w:val="00EF215F"/>
    <w:rsid w:val="00EF2406"/>
    <w:rsid w:val="00EF2805"/>
    <w:rsid w:val="00EF280C"/>
    <w:rsid w:val="00EF293C"/>
    <w:rsid w:val="00EF2D8D"/>
    <w:rsid w:val="00EF3012"/>
    <w:rsid w:val="00EF3EEB"/>
    <w:rsid w:val="00EF4771"/>
    <w:rsid w:val="00EF5518"/>
    <w:rsid w:val="00EF5DD3"/>
    <w:rsid w:val="00EF636E"/>
    <w:rsid w:val="00EF6702"/>
    <w:rsid w:val="00EF6CB8"/>
    <w:rsid w:val="00EF709E"/>
    <w:rsid w:val="00EF7118"/>
    <w:rsid w:val="00EF79A3"/>
    <w:rsid w:val="00F00000"/>
    <w:rsid w:val="00F005F2"/>
    <w:rsid w:val="00F00664"/>
    <w:rsid w:val="00F00718"/>
    <w:rsid w:val="00F00C77"/>
    <w:rsid w:val="00F00E1D"/>
    <w:rsid w:val="00F01176"/>
    <w:rsid w:val="00F013C5"/>
    <w:rsid w:val="00F014AD"/>
    <w:rsid w:val="00F01831"/>
    <w:rsid w:val="00F01B20"/>
    <w:rsid w:val="00F01E6C"/>
    <w:rsid w:val="00F01FD2"/>
    <w:rsid w:val="00F022A4"/>
    <w:rsid w:val="00F02C64"/>
    <w:rsid w:val="00F0412F"/>
    <w:rsid w:val="00F04257"/>
    <w:rsid w:val="00F04633"/>
    <w:rsid w:val="00F04ACB"/>
    <w:rsid w:val="00F051EE"/>
    <w:rsid w:val="00F053E5"/>
    <w:rsid w:val="00F06387"/>
    <w:rsid w:val="00F06442"/>
    <w:rsid w:val="00F06F5C"/>
    <w:rsid w:val="00F06FF7"/>
    <w:rsid w:val="00F07442"/>
    <w:rsid w:val="00F0757A"/>
    <w:rsid w:val="00F07598"/>
    <w:rsid w:val="00F07FC4"/>
    <w:rsid w:val="00F1078E"/>
    <w:rsid w:val="00F10E22"/>
    <w:rsid w:val="00F1136C"/>
    <w:rsid w:val="00F11E90"/>
    <w:rsid w:val="00F12325"/>
    <w:rsid w:val="00F124EF"/>
    <w:rsid w:val="00F136B9"/>
    <w:rsid w:val="00F1372E"/>
    <w:rsid w:val="00F14121"/>
    <w:rsid w:val="00F141B8"/>
    <w:rsid w:val="00F143AF"/>
    <w:rsid w:val="00F14661"/>
    <w:rsid w:val="00F14A9E"/>
    <w:rsid w:val="00F14D6D"/>
    <w:rsid w:val="00F14E8D"/>
    <w:rsid w:val="00F14FCE"/>
    <w:rsid w:val="00F1502B"/>
    <w:rsid w:val="00F15087"/>
    <w:rsid w:val="00F15399"/>
    <w:rsid w:val="00F15453"/>
    <w:rsid w:val="00F15ED7"/>
    <w:rsid w:val="00F16010"/>
    <w:rsid w:val="00F164AF"/>
    <w:rsid w:val="00F168F2"/>
    <w:rsid w:val="00F174FE"/>
    <w:rsid w:val="00F179FC"/>
    <w:rsid w:val="00F17A5E"/>
    <w:rsid w:val="00F17E3C"/>
    <w:rsid w:val="00F17FE9"/>
    <w:rsid w:val="00F204E0"/>
    <w:rsid w:val="00F2116E"/>
    <w:rsid w:val="00F2189C"/>
    <w:rsid w:val="00F21EB0"/>
    <w:rsid w:val="00F21ED4"/>
    <w:rsid w:val="00F22E15"/>
    <w:rsid w:val="00F22FA5"/>
    <w:rsid w:val="00F23017"/>
    <w:rsid w:val="00F23244"/>
    <w:rsid w:val="00F23335"/>
    <w:rsid w:val="00F23DBE"/>
    <w:rsid w:val="00F243F4"/>
    <w:rsid w:val="00F2457E"/>
    <w:rsid w:val="00F24722"/>
    <w:rsid w:val="00F24B2C"/>
    <w:rsid w:val="00F24D61"/>
    <w:rsid w:val="00F24E22"/>
    <w:rsid w:val="00F250AB"/>
    <w:rsid w:val="00F25142"/>
    <w:rsid w:val="00F256D2"/>
    <w:rsid w:val="00F259D6"/>
    <w:rsid w:val="00F26625"/>
    <w:rsid w:val="00F2711C"/>
    <w:rsid w:val="00F2714F"/>
    <w:rsid w:val="00F27B2A"/>
    <w:rsid w:val="00F30066"/>
    <w:rsid w:val="00F305A6"/>
    <w:rsid w:val="00F309B2"/>
    <w:rsid w:val="00F30E72"/>
    <w:rsid w:val="00F30FF8"/>
    <w:rsid w:val="00F3155E"/>
    <w:rsid w:val="00F31744"/>
    <w:rsid w:val="00F31EF2"/>
    <w:rsid w:val="00F321B6"/>
    <w:rsid w:val="00F3223C"/>
    <w:rsid w:val="00F328AD"/>
    <w:rsid w:val="00F328C6"/>
    <w:rsid w:val="00F329F7"/>
    <w:rsid w:val="00F337B6"/>
    <w:rsid w:val="00F33DE2"/>
    <w:rsid w:val="00F33EDA"/>
    <w:rsid w:val="00F3452A"/>
    <w:rsid w:val="00F346F4"/>
    <w:rsid w:val="00F34820"/>
    <w:rsid w:val="00F34C1A"/>
    <w:rsid w:val="00F34FB5"/>
    <w:rsid w:val="00F351FE"/>
    <w:rsid w:val="00F35BE5"/>
    <w:rsid w:val="00F363FC"/>
    <w:rsid w:val="00F367C3"/>
    <w:rsid w:val="00F369FC"/>
    <w:rsid w:val="00F37AB1"/>
    <w:rsid w:val="00F407CA"/>
    <w:rsid w:val="00F41696"/>
    <w:rsid w:val="00F416B4"/>
    <w:rsid w:val="00F42DEF"/>
    <w:rsid w:val="00F42EDE"/>
    <w:rsid w:val="00F43A5C"/>
    <w:rsid w:val="00F44267"/>
    <w:rsid w:val="00F4520B"/>
    <w:rsid w:val="00F4537B"/>
    <w:rsid w:val="00F45409"/>
    <w:rsid w:val="00F45A04"/>
    <w:rsid w:val="00F46130"/>
    <w:rsid w:val="00F46828"/>
    <w:rsid w:val="00F46DD2"/>
    <w:rsid w:val="00F471D8"/>
    <w:rsid w:val="00F47974"/>
    <w:rsid w:val="00F47D23"/>
    <w:rsid w:val="00F47F84"/>
    <w:rsid w:val="00F5033A"/>
    <w:rsid w:val="00F50395"/>
    <w:rsid w:val="00F5079A"/>
    <w:rsid w:val="00F50CED"/>
    <w:rsid w:val="00F51CCC"/>
    <w:rsid w:val="00F520C0"/>
    <w:rsid w:val="00F52E56"/>
    <w:rsid w:val="00F533F6"/>
    <w:rsid w:val="00F53B87"/>
    <w:rsid w:val="00F543D4"/>
    <w:rsid w:val="00F54798"/>
    <w:rsid w:val="00F55150"/>
    <w:rsid w:val="00F55B37"/>
    <w:rsid w:val="00F56573"/>
    <w:rsid w:val="00F56AA3"/>
    <w:rsid w:val="00F56B4C"/>
    <w:rsid w:val="00F56CF4"/>
    <w:rsid w:val="00F57511"/>
    <w:rsid w:val="00F577D7"/>
    <w:rsid w:val="00F57B49"/>
    <w:rsid w:val="00F6075C"/>
    <w:rsid w:val="00F60982"/>
    <w:rsid w:val="00F60D42"/>
    <w:rsid w:val="00F6217C"/>
    <w:rsid w:val="00F62656"/>
    <w:rsid w:val="00F62F8B"/>
    <w:rsid w:val="00F632D9"/>
    <w:rsid w:val="00F64031"/>
    <w:rsid w:val="00F6474E"/>
    <w:rsid w:val="00F64885"/>
    <w:rsid w:val="00F64D8F"/>
    <w:rsid w:val="00F652E3"/>
    <w:rsid w:val="00F65509"/>
    <w:rsid w:val="00F65D01"/>
    <w:rsid w:val="00F6617A"/>
    <w:rsid w:val="00F66507"/>
    <w:rsid w:val="00F66A26"/>
    <w:rsid w:val="00F67005"/>
    <w:rsid w:val="00F67075"/>
    <w:rsid w:val="00F67ACA"/>
    <w:rsid w:val="00F67BA8"/>
    <w:rsid w:val="00F7001C"/>
    <w:rsid w:val="00F701C4"/>
    <w:rsid w:val="00F703F7"/>
    <w:rsid w:val="00F70FBC"/>
    <w:rsid w:val="00F719DD"/>
    <w:rsid w:val="00F71D70"/>
    <w:rsid w:val="00F71EDE"/>
    <w:rsid w:val="00F726EA"/>
    <w:rsid w:val="00F72D12"/>
    <w:rsid w:val="00F73B77"/>
    <w:rsid w:val="00F7477D"/>
    <w:rsid w:val="00F7486C"/>
    <w:rsid w:val="00F755F0"/>
    <w:rsid w:val="00F75A61"/>
    <w:rsid w:val="00F75CA1"/>
    <w:rsid w:val="00F77F76"/>
    <w:rsid w:val="00F801BE"/>
    <w:rsid w:val="00F805CC"/>
    <w:rsid w:val="00F80A30"/>
    <w:rsid w:val="00F80A4A"/>
    <w:rsid w:val="00F80D7B"/>
    <w:rsid w:val="00F80F05"/>
    <w:rsid w:val="00F813EB"/>
    <w:rsid w:val="00F8182E"/>
    <w:rsid w:val="00F8283B"/>
    <w:rsid w:val="00F828E1"/>
    <w:rsid w:val="00F82DF2"/>
    <w:rsid w:val="00F82EF4"/>
    <w:rsid w:val="00F8334C"/>
    <w:rsid w:val="00F83C82"/>
    <w:rsid w:val="00F83CF4"/>
    <w:rsid w:val="00F84044"/>
    <w:rsid w:val="00F84420"/>
    <w:rsid w:val="00F849F4"/>
    <w:rsid w:val="00F8508B"/>
    <w:rsid w:val="00F858DE"/>
    <w:rsid w:val="00F85A09"/>
    <w:rsid w:val="00F86051"/>
    <w:rsid w:val="00F86496"/>
    <w:rsid w:val="00F868E5"/>
    <w:rsid w:val="00F868F5"/>
    <w:rsid w:val="00F86CC8"/>
    <w:rsid w:val="00F86DA5"/>
    <w:rsid w:val="00F9004A"/>
    <w:rsid w:val="00F903BD"/>
    <w:rsid w:val="00F9083C"/>
    <w:rsid w:val="00F91CF5"/>
    <w:rsid w:val="00F91E7D"/>
    <w:rsid w:val="00F91FA4"/>
    <w:rsid w:val="00F926EB"/>
    <w:rsid w:val="00F92F1A"/>
    <w:rsid w:val="00F92F6B"/>
    <w:rsid w:val="00F9330F"/>
    <w:rsid w:val="00F9392B"/>
    <w:rsid w:val="00F939D1"/>
    <w:rsid w:val="00F93CCB"/>
    <w:rsid w:val="00F93DEE"/>
    <w:rsid w:val="00F94190"/>
    <w:rsid w:val="00F9463E"/>
    <w:rsid w:val="00F947DB"/>
    <w:rsid w:val="00F94AD6"/>
    <w:rsid w:val="00F94D3E"/>
    <w:rsid w:val="00F94F7F"/>
    <w:rsid w:val="00F95A0F"/>
    <w:rsid w:val="00F968A2"/>
    <w:rsid w:val="00F96E27"/>
    <w:rsid w:val="00F97748"/>
    <w:rsid w:val="00F97EE9"/>
    <w:rsid w:val="00FA00D9"/>
    <w:rsid w:val="00FA055A"/>
    <w:rsid w:val="00FA0B0F"/>
    <w:rsid w:val="00FA19A7"/>
    <w:rsid w:val="00FA28BC"/>
    <w:rsid w:val="00FA2B54"/>
    <w:rsid w:val="00FA2B8D"/>
    <w:rsid w:val="00FA2CFA"/>
    <w:rsid w:val="00FA398C"/>
    <w:rsid w:val="00FA3D27"/>
    <w:rsid w:val="00FA3F4F"/>
    <w:rsid w:val="00FA5268"/>
    <w:rsid w:val="00FA5A71"/>
    <w:rsid w:val="00FA5C35"/>
    <w:rsid w:val="00FA5D94"/>
    <w:rsid w:val="00FA60B6"/>
    <w:rsid w:val="00FA7299"/>
    <w:rsid w:val="00FA78FE"/>
    <w:rsid w:val="00FA7919"/>
    <w:rsid w:val="00FB089A"/>
    <w:rsid w:val="00FB0A1B"/>
    <w:rsid w:val="00FB0DAC"/>
    <w:rsid w:val="00FB0E32"/>
    <w:rsid w:val="00FB1436"/>
    <w:rsid w:val="00FB156C"/>
    <w:rsid w:val="00FB17D1"/>
    <w:rsid w:val="00FB1ADB"/>
    <w:rsid w:val="00FB1C08"/>
    <w:rsid w:val="00FB1CF7"/>
    <w:rsid w:val="00FB1F3B"/>
    <w:rsid w:val="00FB23F1"/>
    <w:rsid w:val="00FB252A"/>
    <w:rsid w:val="00FB25A8"/>
    <w:rsid w:val="00FB2753"/>
    <w:rsid w:val="00FB303B"/>
    <w:rsid w:val="00FB30F5"/>
    <w:rsid w:val="00FB34B2"/>
    <w:rsid w:val="00FB3ADA"/>
    <w:rsid w:val="00FB408C"/>
    <w:rsid w:val="00FB42A0"/>
    <w:rsid w:val="00FB4618"/>
    <w:rsid w:val="00FB46E1"/>
    <w:rsid w:val="00FB4F3A"/>
    <w:rsid w:val="00FB5E3F"/>
    <w:rsid w:val="00FB6525"/>
    <w:rsid w:val="00FB6A0D"/>
    <w:rsid w:val="00FB71C0"/>
    <w:rsid w:val="00FB780A"/>
    <w:rsid w:val="00FB7908"/>
    <w:rsid w:val="00FB7ADB"/>
    <w:rsid w:val="00FC09D0"/>
    <w:rsid w:val="00FC0A77"/>
    <w:rsid w:val="00FC144B"/>
    <w:rsid w:val="00FC1563"/>
    <w:rsid w:val="00FC1570"/>
    <w:rsid w:val="00FC1788"/>
    <w:rsid w:val="00FC1BE7"/>
    <w:rsid w:val="00FC278C"/>
    <w:rsid w:val="00FC36FF"/>
    <w:rsid w:val="00FC377E"/>
    <w:rsid w:val="00FC3B3B"/>
    <w:rsid w:val="00FC4067"/>
    <w:rsid w:val="00FC430E"/>
    <w:rsid w:val="00FC4DA9"/>
    <w:rsid w:val="00FC514C"/>
    <w:rsid w:val="00FC5473"/>
    <w:rsid w:val="00FC55AB"/>
    <w:rsid w:val="00FC5709"/>
    <w:rsid w:val="00FC58DF"/>
    <w:rsid w:val="00FC65D4"/>
    <w:rsid w:val="00FC6B08"/>
    <w:rsid w:val="00FC70F1"/>
    <w:rsid w:val="00FD0014"/>
    <w:rsid w:val="00FD09F7"/>
    <w:rsid w:val="00FD0CF4"/>
    <w:rsid w:val="00FD0D22"/>
    <w:rsid w:val="00FD10D5"/>
    <w:rsid w:val="00FD13ED"/>
    <w:rsid w:val="00FD1AF3"/>
    <w:rsid w:val="00FD21F9"/>
    <w:rsid w:val="00FD25D1"/>
    <w:rsid w:val="00FD27D2"/>
    <w:rsid w:val="00FD28EC"/>
    <w:rsid w:val="00FD310A"/>
    <w:rsid w:val="00FD3A28"/>
    <w:rsid w:val="00FD40E9"/>
    <w:rsid w:val="00FD44DE"/>
    <w:rsid w:val="00FD454B"/>
    <w:rsid w:val="00FD4675"/>
    <w:rsid w:val="00FD4CDC"/>
    <w:rsid w:val="00FD5192"/>
    <w:rsid w:val="00FD56F8"/>
    <w:rsid w:val="00FD5EB5"/>
    <w:rsid w:val="00FD7A55"/>
    <w:rsid w:val="00FE08A1"/>
    <w:rsid w:val="00FE0ACA"/>
    <w:rsid w:val="00FE0C12"/>
    <w:rsid w:val="00FE11BF"/>
    <w:rsid w:val="00FE11F6"/>
    <w:rsid w:val="00FE18EC"/>
    <w:rsid w:val="00FE1994"/>
    <w:rsid w:val="00FE1A6E"/>
    <w:rsid w:val="00FE1C9A"/>
    <w:rsid w:val="00FE1FD4"/>
    <w:rsid w:val="00FE2250"/>
    <w:rsid w:val="00FE2457"/>
    <w:rsid w:val="00FE25F3"/>
    <w:rsid w:val="00FE28BB"/>
    <w:rsid w:val="00FE29ED"/>
    <w:rsid w:val="00FE306B"/>
    <w:rsid w:val="00FE39B2"/>
    <w:rsid w:val="00FE3A83"/>
    <w:rsid w:val="00FE3A95"/>
    <w:rsid w:val="00FE3BD2"/>
    <w:rsid w:val="00FE3C2D"/>
    <w:rsid w:val="00FE47F0"/>
    <w:rsid w:val="00FE491A"/>
    <w:rsid w:val="00FE4B6F"/>
    <w:rsid w:val="00FE4DAB"/>
    <w:rsid w:val="00FE51A5"/>
    <w:rsid w:val="00FE5D12"/>
    <w:rsid w:val="00FE6264"/>
    <w:rsid w:val="00FE6995"/>
    <w:rsid w:val="00FE6A04"/>
    <w:rsid w:val="00FE6B6B"/>
    <w:rsid w:val="00FE6F15"/>
    <w:rsid w:val="00FE6FB8"/>
    <w:rsid w:val="00FE72B6"/>
    <w:rsid w:val="00FE7571"/>
    <w:rsid w:val="00FE7861"/>
    <w:rsid w:val="00FE7A59"/>
    <w:rsid w:val="00FE7A70"/>
    <w:rsid w:val="00FF0109"/>
    <w:rsid w:val="00FF0203"/>
    <w:rsid w:val="00FF04A2"/>
    <w:rsid w:val="00FF1CCB"/>
    <w:rsid w:val="00FF1E31"/>
    <w:rsid w:val="00FF23A2"/>
    <w:rsid w:val="00FF2795"/>
    <w:rsid w:val="00FF2881"/>
    <w:rsid w:val="00FF2A0C"/>
    <w:rsid w:val="00FF35F5"/>
    <w:rsid w:val="00FF3CA7"/>
    <w:rsid w:val="00FF4181"/>
    <w:rsid w:val="00FF4F37"/>
    <w:rsid w:val="00FF590A"/>
    <w:rsid w:val="00FF5A4C"/>
    <w:rsid w:val="00FF5F20"/>
    <w:rsid w:val="00FF6BA8"/>
    <w:rsid w:val="00FF6EE4"/>
    <w:rsid w:val="00FF7282"/>
    <w:rsid w:val="00FF7758"/>
    <w:rsid w:val="00FF780A"/>
    <w:rsid w:val="011353DF"/>
    <w:rsid w:val="013061FC"/>
    <w:rsid w:val="013404A2"/>
    <w:rsid w:val="0136624F"/>
    <w:rsid w:val="013E4697"/>
    <w:rsid w:val="01623C83"/>
    <w:rsid w:val="0167E6D2"/>
    <w:rsid w:val="01719D8E"/>
    <w:rsid w:val="01819B94"/>
    <w:rsid w:val="01B3D4E8"/>
    <w:rsid w:val="01CCDCD6"/>
    <w:rsid w:val="01D0B3FD"/>
    <w:rsid w:val="01ECDCB6"/>
    <w:rsid w:val="01EDE9E5"/>
    <w:rsid w:val="025922AE"/>
    <w:rsid w:val="02643FB4"/>
    <w:rsid w:val="0268CE47"/>
    <w:rsid w:val="02BA22A5"/>
    <w:rsid w:val="02C209B0"/>
    <w:rsid w:val="02EEEA03"/>
    <w:rsid w:val="02F168A9"/>
    <w:rsid w:val="02F2F885"/>
    <w:rsid w:val="030402D2"/>
    <w:rsid w:val="030BD732"/>
    <w:rsid w:val="0326BE24"/>
    <w:rsid w:val="0331D7AF"/>
    <w:rsid w:val="033B20A8"/>
    <w:rsid w:val="0361D383"/>
    <w:rsid w:val="03831DBD"/>
    <w:rsid w:val="041FA446"/>
    <w:rsid w:val="0420A9D7"/>
    <w:rsid w:val="0443B242"/>
    <w:rsid w:val="0451900B"/>
    <w:rsid w:val="045CBB73"/>
    <w:rsid w:val="04700124"/>
    <w:rsid w:val="04997F16"/>
    <w:rsid w:val="04CEA568"/>
    <w:rsid w:val="04D15DF6"/>
    <w:rsid w:val="04D718E7"/>
    <w:rsid w:val="05148AA9"/>
    <w:rsid w:val="0526FDBB"/>
    <w:rsid w:val="052DF7D5"/>
    <w:rsid w:val="05392BE3"/>
    <w:rsid w:val="0553E25D"/>
    <w:rsid w:val="056A3E01"/>
    <w:rsid w:val="057C340C"/>
    <w:rsid w:val="05CAC749"/>
    <w:rsid w:val="05E1447C"/>
    <w:rsid w:val="0629096B"/>
    <w:rsid w:val="0688410C"/>
    <w:rsid w:val="068A4D5A"/>
    <w:rsid w:val="068E5D6D"/>
    <w:rsid w:val="068F4618"/>
    <w:rsid w:val="0697EA8A"/>
    <w:rsid w:val="06ADE9ED"/>
    <w:rsid w:val="06EA3F36"/>
    <w:rsid w:val="0713DFD8"/>
    <w:rsid w:val="0721C8CA"/>
    <w:rsid w:val="07496F68"/>
    <w:rsid w:val="0758BD5E"/>
    <w:rsid w:val="075F6CF7"/>
    <w:rsid w:val="07A78D65"/>
    <w:rsid w:val="07ACDB18"/>
    <w:rsid w:val="07BA5843"/>
    <w:rsid w:val="07CB59FC"/>
    <w:rsid w:val="07CDB3CC"/>
    <w:rsid w:val="07E3475A"/>
    <w:rsid w:val="08271CC1"/>
    <w:rsid w:val="084D47E1"/>
    <w:rsid w:val="085EC7CE"/>
    <w:rsid w:val="08753471"/>
    <w:rsid w:val="087543FF"/>
    <w:rsid w:val="08981F3D"/>
    <w:rsid w:val="08E33074"/>
    <w:rsid w:val="09292BCC"/>
    <w:rsid w:val="09464E27"/>
    <w:rsid w:val="09609646"/>
    <w:rsid w:val="09990EAF"/>
    <w:rsid w:val="09A1B7DD"/>
    <w:rsid w:val="09A4CFB2"/>
    <w:rsid w:val="09A8A4F9"/>
    <w:rsid w:val="09AAB185"/>
    <w:rsid w:val="09B10DB4"/>
    <w:rsid w:val="09F0D13F"/>
    <w:rsid w:val="09F76345"/>
    <w:rsid w:val="0A115077"/>
    <w:rsid w:val="0A1A128A"/>
    <w:rsid w:val="0A1BFBEF"/>
    <w:rsid w:val="0A261B46"/>
    <w:rsid w:val="0A29AD5C"/>
    <w:rsid w:val="0A60D8DF"/>
    <w:rsid w:val="0A966A6A"/>
    <w:rsid w:val="0A9B4CC6"/>
    <w:rsid w:val="0AC6B0B1"/>
    <w:rsid w:val="0ADE35BD"/>
    <w:rsid w:val="0B21CECB"/>
    <w:rsid w:val="0B3D2885"/>
    <w:rsid w:val="0B3EE7CB"/>
    <w:rsid w:val="0B40829C"/>
    <w:rsid w:val="0B49F14D"/>
    <w:rsid w:val="0B4E51E9"/>
    <w:rsid w:val="0B67AE01"/>
    <w:rsid w:val="0B937AAE"/>
    <w:rsid w:val="0BB7906B"/>
    <w:rsid w:val="0BBDB059"/>
    <w:rsid w:val="0BCD32AA"/>
    <w:rsid w:val="0BF3A4D6"/>
    <w:rsid w:val="0C1E9A8B"/>
    <w:rsid w:val="0C39C485"/>
    <w:rsid w:val="0C44EAEE"/>
    <w:rsid w:val="0C56EC05"/>
    <w:rsid w:val="0C69C657"/>
    <w:rsid w:val="0C8083F7"/>
    <w:rsid w:val="0C915CF7"/>
    <w:rsid w:val="0CA0D845"/>
    <w:rsid w:val="0CD8859B"/>
    <w:rsid w:val="0CDDFA7F"/>
    <w:rsid w:val="0D274606"/>
    <w:rsid w:val="0D990435"/>
    <w:rsid w:val="0DA292F4"/>
    <w:rsid w:val="0DDC92BD"/>
    <w:rsid w:val="0DF32523"/>
    <w:rsid w:val="0DF8C7AD"/>
    <w:rsid w:val="0E7FA0D6"/>
    <w:rsid w:val="0E835396"/>
    <w:rsid w:val="0EA57750"/>
    <w:rsid w:val="0EAB6D0D"/>
    <w:rsid w:val="0EC70C4B"/>
    <w:rsid w:val="0F4AA6E6"/>
    <w:rsid w:val="0F540916"/>
    <w:rsid w:val="0F540C67"/>
    <w:rsid w:val="0F57432A"/>
    <w:rsid w:val="0F5A6623"/>
    <w:rsid w:val="0F610DEF"/>
    <w:rsid w:val="0F61369B"/>
    <w:rsid w:val="0FAD048B"/>
    <w:rsid w:val="0FC34DA7"/>
    <w:rsid w:val="0FC73E01"/>
    <w:rsid w:val="0FDE72BC"/>
    <w:rsid w:val="0FEDE745"/>
    <w:rsid w:val="1001F60F"/>
    <w:rsid w:val="101252EA"/>
    <w:rsid w:val="1014086F"/>
    <w:rsid w:val="1014C68B"/>
    <w:rsid w:val="10287B3B"/>
    <w:rsid w:val="104169D4"/>
    <w:rsid w:val="10650CF0"/>
    <w:rsid w:val="1099832A"/>
    <w:rsid w:val="10CA3B49"/>
    <w:rsid w:val="10DF9ED8"/>
    <w:rsid w:val="10E67747"/>
    <w:rsid w:val="10ED4E02"/>
    <w:rsid w:val="10F9FF59"/>
    <w:rsid w:val="10FA9BF6"/>
    <w:rsid w:val="111074EF"/>
    <w:rsid w:val="1112DE3F"/>
    <w:rsid w:val="116582C6"/>
    <w:rsid w:val="11879B82"/>
    <w:rsid w:val="1190C5A6"/>
    <w:rsid w:val="11945B07"/>
    <w:rsid w:val="119740DB"/>
    <w:rsid w:val="11C5B61D"/>
    <w:rsid w:val="11DD8A72"/>
    <w:rsid w:val="11EF2356"/>
    <w:rsid w:val="11F42A83"/>
    <w:rsid w:val="120D49ED"/>
    <w:rsid w:val="1218C7B4"/>
    <w:rsid w:val="1225D316"/>
    <w:rsid w:val="123CB08F"/>
    <w:rsid w:val="128853F2"/>
    <w:rsid w:val="12A6D286"/>
    <w:rsid w:val="12BB10A3"/>
    <w:rsid w:val="12C4C37C"/>
    <w:rsid w:val="12C52B85"/>
    <w:rsid w:val="12C9CAF6"/>
    <w:rsid w:val="12CCB40F"/>
    <w:rsid w:val="12EAA854"/>
    <w:rsid w:val="131C1FE0"/>
    <w:rsid w:val="132BCED4"/>
    <w:rsid w:val="133160A9"/>
    <w:rsid w:val="1377B584"/>
    <w:rsid w:val="137CDD65"/>
    <w:rsid w:val="137FA087"/>
    <w:rsid w:val="138FF191"/>
    <w:rsid w:val="13AA490E"/>
    <w:rsid w:val="13C589CC"/>
    <w:rsid w:val="14000F41"/>
    <w:rsid w:val="1420CA7C"/>
    <w:rsid w:val="1423F1E6"/>
    <w:rsid w:val="142EF4CF"/>
    <w:rsid w:val="14599837"/>
    <w:rsid w:val="14737FE5"/>
    <w:rsid w:val="1475D180"/>
    <w:rsid w:val="149E2023"/>
    <w:rsid w:val="14C81145"/>
    <w:rsid w:val="150EC48A"/>
    <w:rsid w:val="1516253A"/>
    <w:rsid w:val="1523CD7E"/>
    <w:rsid w:val="15453045"/>
    <w:rsid w:val="15498AF7"/>
    <w:rsid w:val="154E1B17"/>
    <w:rsid w:val="15530FB8"/>
    <w:rsid w:val="15854F61"/>
    <w:rsid w:val="1599508E"/>
    <w:rsid w:val="15A0F8D1"/>
    <w:rsid w:val="15A4F11A"/>
    <w:rsid w:val="15B1B56B"/>
    <w:rsid w:val="15C1067E"/>
    <w:rsid w:val="15CBCC8A"/>
    <w:rsid w:val="15F0F91D"/>
    <w:rsid w:val="160AD7E5"/>
    <w:rsid w:val="164D82E9"/>
    <w:rsid w:val="1691A2A4"/>
    <w:rsid w:val="16ABC034"/>
    <w:rsid w:val="16EFAA6C"/>
    <w:rsid w:val="1713C14B"/>
    <w:rsid w:val="176E7571"/>
    <w:rsid w:val="1774562E"/>
    <w:rsid w:val="17917198"/>
    <w:rsid w:val="17CB6631"/>
    <w:rsid w:val="17D316A3"/>
    <w:rsid w:val="17D7DBAA"/>
    <w:rsid w:val="1814C2A1"/>
    <w:rsid w:val="18265FA2"/>
    <w:rsid w:val="18367786"/>
    <w:rsid w:val="1846654C"/>
    <w:rsid w:val="184D98C1"/>
    <w:rsid w:val="1886473E"/>
    <w:rsid w:val="189BDB56"/>
    <w:rsid w:val="189E26FC"/>
    <w:rsid w:val="18A71C30"/>
    <w:rsid w:val="18AFF239"/>
    <w:rsid w:val="18BF60CB"/>
    <w:rsid w:val="1915BE6F"/>
    <w:rsid w:val="19225A1D"/>
    <w:rsid w:val="192500CA"/>
    <w:rsid w:val="192DD376"/>
    <w:rsid w:val="19311AE1"/>
    <w:rsid w:val="1933E809"/>
    <w:rsid w:val="1935A9A5"/>
    <w:rsid w:val="19473622"/>
    <w:rsid w:val="1957B8B1"/>
    <w:rsid w:val="197F2ABC"/>
    <w:rsid w:val="1987C94A"/>
    <w:rsid w:val="19BD7A33"/>
    <w:rsid w:val="19E9C151"/>
    <w:rsid w:val="19F79527"/>
    <w:rsid w:val="1A27C1AD"/>
    <w:rsid w:val="1A492843"/>
    <w:rsid w:val="1A8B2784"/>
    <w:rsid w:val="1A8DFF87"/>
    <w:rsid w:val="1AC3088D"/>
    <w:rsid w:val="1B0CDFCB"/>
    <w:rsid w:val="1B164B15"/>
    <w:rsid w:val="1B1AFC41"/>
    <w:rsid w:val="1B27E6C0"/>
    <w:rsid w:val="1B2857DD"/>
    <w:rsid w:val="1B5595A6"/>
    <w:rsid w:val="1B718D3D"/>
    <w:rsid w:val="1B96133D"/>
    <w:rsid w:val="1B97E159"/>
    <w:rsid w:val="1BA4C7A6"/>
    <w:rsid w:val="1BB5643E"/>
    <w:rsid w:val="1BB5EB67"/>
    <w:rsid w:val="1BD6785E"/>
    <w:rsid w:val="1BDB3667"/>
    <w:rsid w:val="1BDFDB5C"/>
    <w:rsid w:val="1BF43BC4"/>
    <w:rsid w:val="1C023DFE"/>
    <w:rsid w:val="1C060925"/>
    <w:rsid w:val="1C107F30"/>
    <w:rsid w:val="1C7174C6"/>
    <w:rsid w:val="1C8FA698"/>
    <w:rsid w:val="1CA93208"/>
    <w:rsid w:val="1CC71E01"/>
    <w:rsid w:val="1CE401EC"/>
    <w:rsid w:val="1CFA18B6"/>
    <w:rsid w:val="1D3825D5"/>
    <w:rsid w:val="1D4062C1"/>
    <w:rsid w:val="1D873B71"/>
    <w:rsid w:val="1DA187A3"/>
    <w:rsid w:val="1DD8DE16"/>
    <w:rsid w:val="1DDC2139"/>
    <w:rsid w:val="1DFC2F16"/>
    <w:rsid w:val="1E24B80B"/>
    <w:rsid w:val="1E279884"/>
    <w:rsid w:val="1E3E6106"/>
    <w:rsid w:val="1E423200"/>
    <w:rsid w:val="1E4ADB96"/>
    <w:rsid w:val="1E54A359"/>
    <w:rsid w:val="1E5A5FDA"/>
    <w:rsid w:val="1E6A4919"/>
    <w:rsid w:val="1ECC25DA"/>
    <w:rsid w:val="1EEBC162"/>
    <w:rsid w:val="1EF2A145"/>
    <w:rsid w:val="1F2F6620"/>
    <w:rsid w:val="1F4DBB4D"/>
    <w:rsid w:val="1F615399"/>
    <w:rsid w:val="1F694679"/>
    <w:rsid w:val="1F8243B5"/>
    <w:rsid w:val="1F9FF234"/>
    <w:rsid w:val="1FC4D7B8"/>
    <w:rsid w:val="1FDA2A69"/>
    <w:rsid w:val="1FE21480"/>
    <w:rsid w:val="1FF58BE0"/>
    <w:rsid w:val="1FFD2DE6"/>
    <w:rsid w:val="1FFF3F06"/>
    <w:rsid w:val="200A4977"/>
    <w:rsid w:val="201C7617"/>
    <w:rsid w:val="202B7792"/>
    <w:rsid w:val="2069AAFF"/>
    <w:rsid w:val="20712360"/>
    <w:rsid w:val="209EA34B"/>
    <w:rsid w:val="20D002B4"/>
    <w:rsid w:val="20DA1614"/>
    <w:rsid w:val="20DEA44C"/>
    <w:rsid w:val="210A8CBF"/>
    <w:rsid w:val="211B5E5A"/>
    <w:rsid w:val="215789FA"/>
    <w:rsid w:val="21616206"/>
    <w:rsid w:val="2181DFDC"/>
    <w:rsid w:val="21CA66D0"/>
    <w:rsid w:val="21CBE4ED"/>
    <w:rsid w:val="21D4099E"/>
    <w:rsid w:val="21ED4792"/>
    <w:rsid w:val="221C18F3"/>
    <w:rsid w:val="22206B10"/>
    <w:rsid w:val="222AEBF8"/>
    <w:rsid w:val="222C90D8"/>
    <w:rsid w:val="224C1896"/>
    <w:rsid w:val="2255BC7B"/>
    <w:rsid w:val="22570D01"/>
    <w:rsid w:val="2257A952"/>
    <w:rsid w:val="22A120DA"/>
    <w:rsid w:val="22B53BE6"/>
    <w:rsid w:val="22C25671"/>
    <w:rsid w:val="22CA7C1C"/>
    <w:rsid w:val="22D2913A"/>
    <w:rsid w:val="22D35CBC"/>
    <w:rsid w:val="22D6D5F9"/>
    <w:rsid w:val="22DF350B"/>
    <w:rsid w:val="2306A1DE"/>
    <w:rsid w:val="231D8C0C"/>
    <w:rsid w:val="23410059"/>
    <w:rsid w:val="234C64E7"/>
    <w:rsid w:val="2355EF1D"/>
    <w:rsid w:val="235EE71B"/>
    <w:rsid w:val="23624C11"/>
    <w:rsid w:val="2366310E"/>
    <w:rsid w:val="236867C7"/>
    <w:rsid w:val="237F979F"/>
    <w:rsid w:val="23A10BD8"/>
    <w:rsid w:val="23A19498"/>
    <w:rsid w:val="23BAC67E"/>
    <w:rsid w:val="23C7C728"/>
    <w:rsid w:val="23E51736"/>
    <w:rsid w:val="23EBEAB4"/>
    <w:rsid w:val="242354FB"/>
    <w:rsid w:val="244C10DB"/>
    <w:rsid w:val="2478F502"/>
    <w:rsid w:val="24799C79"/>
    <w:rsid w:val="24B874BB"/>
    <w:rsid w:val="24BA8E0D"/>
    <w:rsid w:val="24EAC593"/>
    <w:rsid w:val="2541C2B1"/>
    <w:rsid w:val="25670738"/>
    <w:rsid w:val="257CF164"/>
    <w:rsid w:val="25808AAC"/>
    <w:rsid w:val="258A0583"/>
    <w:rsid w:val="259C7E77"/>
    <w:rsid w:val="25AD4391"/>
    <w:rsid w:val="25AE51E7"/>
    <w:rsid w:val="25D07CAB"/>
    <w:rsid w:val="25FF4508"/>
    <w:rsid w:val="263A320C"/>
    <w:rsid w:val="263B1F5F"/>
    <w:rsid w:val="26407843"/>
    <w:rsid w:val="26A970AC"/>
    <w:rsid w:val="26B8CCAF"/>
    <w:rsid w:val="26C15CDA"/>
    <w:rsid w:val="26C9587C"/>
    <w:rsid w:val="26DF6870"/>
    <w:rsid w:val="26E55A7E"/>
    <w:rsid w:val="2701CF2C"/>
    <w:rsid w:val="2714D539"/>
    <w:rsid w:val="273907AF"/>
    <w:rsid w:val="273EE37D"/>
    <w:rsid w:val="27633C38"/>
    <w:rsid w:val="27956505"/>
    <w:rsid w:val="279CF8BE"/>
    <w:rsid w:val="27D44B8A"/>
    <w:rsid w:val="27D6DE0A"/>
    <w:rsid w:val="27F922DC"/>
    <w:rsid w:val="284905E7"/>
    <w:rsid w:val="2878137E"/>
    <w:rsid w:val="287915D2"/>
    <w:rsid w:val="2891D9D8"/>
    <w:rsid w:val="28A7B02D"/>
    <w:rsid w:val="28CE17C7"/>
    <w:rsid w:val="28E97C30"/>
    <w:rsid w:val="2917BF7B"/>
    <w:rsid w:val="291F83A1"/>
    <w:rsid w:val="291F971C"/>
    <w:rsid w:val="29293B75"/>
    <w:rsid w:val="29362782"/>
    <w:rsid w:val="29788DD0"/>
    <w:rsid w:val="297A764E"/>
    <w:rsid w:val="298A543C"/>
    <w:rsid w:val="2997FC20"/>
    <w:rsid w:val="29BE36AA"/>
    <w:rsid w:val="29C238F0"/>
    <w:rsid w:val="29C24E76"/>
    <w:rsid w:val="29D2C136"/>
    <w:rsid w:val="2A0F02BD"/>
    <w:rsid w:val="2A1C6D54"/>
    <w:rsid w:val="2A2C155E"/>
    <w:rsid w:val="2A755479"/>
    <w:rsid w:val="2A8D6157"/>
    <w:rsid w:val="2A9B1017"/>
    <w:rsid w:val="2AB099D7"/>
    <w:rsid w:val="2AB4C7C5"/>
    <w:rsid w:val="2ACCD72D"/>
    <w:rsid w:val="2B1F902A"/>
    <w:rsid w:val="2B56B2BA"/>
    <w:rsid w:val="2B5D5ADD"/>
    <w:rsid w:val="2BABFB1E"/>
    <w:rsid w:val="2C5BF2A9"/>
    <w:rsid w:val="2C713D8F"/>
    <w:rsid w:val="2CA56013"/>
    <w:rsid w:val="2CB5F3E3"/>
    <w:rsid w:val="2CE3C30E"/>
    <w:rsid w:val="2D13B559"/>
    <w:rsid w:val="2D1A44C8"/>
    <w:rsid w:val="2D5181CC"/>
    <w:rsid w:val="2D557D06"/>
    <w:rsid w:val="2D6BBA68"/>
    <w:rsid w:val="2D6C6ED9"/>
    <w:rsid w:val="2D7419F0"/>
    <w:rsid w:val="2D77C947"/>
    <w:rsid w:val="2DAB0866"/>
    <w:rsid w:val="2DF16C72"/>
    <w:rsid w:val="2E010996"/>
    <w:rsid w:val="2E0F92D1"/>
    <w:rsid w:val="2E1543E1"/>
    <w:rsid w:val="2E28864E"/>
    <w:rsid w:val="2E409FD1"/>
    <w:rsid w:val="2E732156"/>
    <w:rsid w:val="2E78FFCC"/>
    <w:rsid w:val="2E99A95A"/>
    <w:rsid w:val="2EEFDE77"/>
    <w:rsid w:val="2EFA7B56"/>
    <w:rsid w:val="2F01194E"/>
    <w:rsid w:val="2F12A75D"/>
    <w:rsid w:val="2F4067F8"/>
    <w:rsid w:val="2F581A83"/>
    <w:rsid w:val="2F6C2777"/>
    <w:rsid w:val="2F8AB812"/>
    <w:rsid w:val="2F8D3CD3"/>
    <w:rsid w:val="2F8E7A9F"/>
    <w:rsid w:val="2F910E74"/>
    <w:rsid w:val="2F91228D"/>
    <w:rsid w:val="2F923499"/>
    <w:rsid w:val="2FA81B9D"/>
    <w:rsid w:val="2FB4F7C9"/>
    <w:rsid w:val="2FBA74C3"/>
    <w:rsid w:val="30615D64"/>
    <w:rsid w:val="30644BF6"/>
    <w:rsid w:val="3080FC6F"/>
    <w:rsid w:val="30862E63"/>
    <w:rsid w:val="30966674"/>
    <w:rsid w:val="30AD0A1E"/>
    <w:rsid w:val="30AF15B7"/>
    <w:rsid w:val="30B23106"/>
    <w:rsid w:val="30B43EE3"/>
    <w:rsid w:val="30B86F6F"/>
    <w:rsid w:val="30C8BAD1"/>
    <w:rsid w:val="30CAEB8C"/>
    <w:rsid w:val="30CD627F"/>
    <w:rsid w:val="30E21AF4"/>
    <w:rsid w:val="30E358D6"/>
    <w:rsid w:val="30FD3930"/>
    <w:rsid w:val="31290D34"/>
    <w:rsid w:val="315F7C06"/>
    <w:rsid w:val="318B6080"/>
    <w:rsid w:val="31A4BC78"/>
    <w:rsid w:val="31AB0BAA"/>
    <w:rsid w:val="31B05B95"/>
    <w:rsid w:val="31CDD88A"/>
    <w:rsid w:val="31CEBD99"/>
    <w:rsid w:val="31D6C235"/>
    <w:rsid w:val="322B3C35"/>
    <w:rsid w:val="326DA09D"/>
    <w:rsid w:val="327A8BC2"/>
    <w:rsid w:val="3293461A"/>
    <w:rsid w:val="32A9B7A1"/>
    <w:rsid w:val="32AF6E57"/>
    <w:rsid w:val="32FA790E"/>
    <w:rsid w:val="3303D3F9"/>
    <w:rsid w:val="3338E219"/>
    <w:rsid w:val="3370212D"/>
    <w:rsid w:val="3388DD28"/>
    <w:rsid w:val="33907D7A"/>
    <w:rsid w:val="33AB7D1B"/>
    <w:rsid w:val="33B1D5FA"/>
    <w:rsid w:val="33C8DD96"/>
    <w:rsid w:val="33F5A6EB"/>
    <w:rsid w:val="34653E26"/>
    <w:rsid w:val="3479F5F0"/>
    <w:rsid w:val="34AA8580"/>
    <w:rsid w:val="34E7B2AE"/>
    <w:rsid w:val="34E8622A"/>
    <w:rsid w:val="34F0DABE"/>
    <w:rsid w:val="353592B0"/>
    <w:rsid w:val="35699CDA"/>
    <w:rsid w:val="35751E82"/>
    <w:rsid w:val="35CCD708"/>
    <w:rsid w:val="35E39CB1"/>
    <w:rsid w:val="35F1E06F"/>
    <w:rsid w:val="35FBE166"/>
    <w:rsid w:val="35FC7E57"/>
    <w:rsid w:val="36135B64"/>
    <w:rsid w:val="36151733"/>
    <w:rsid w:val="362B7F9B"/>
    <w:rsid w:val="363A47DD"/>
    <w:rsid w:val="365AA70D"/>
    <w:rsid w:val="366F33E2"/>
    <w:rsid w:val="36899EC7"/>
    <w:rsid w:val="36A64223"/>
    <w:rsid w:val="36AB5F8D"/>
    <w:rsid w:val="36CA72E5"/>
    <w:rsid w:val="36CDE46D"/>
    <w:rsid w:val="36E00945"/>
    <w:rsid w:val="36E891E5"/>
    <w:rsid w:val="37042FF4"/>
    <w:rsid w:val="370E004F"/>
    <w:rsid w:val="373981FC"/>
    <w:rsid w:val="374877E5"/>
    <w:rsid w:val="375A3F0B"/>
    <w:rsid w:val="375EB7D8"/>
    <w:rsid w:val="37633245"/>
    <w:rsid w:val="37799263"/>
    <w:rsid w:val="3789A493"/>
    <w:rsid w:val="37922799"/>
    <w:rsid w:val="37B8C98D"/>
    <w:rsid w:val="37B9B3BE"/>
    <w:rsid w:val="37C94C23"/>
    <w:rsid w:val="37F43F9E"/>
    <w:rsid w:val="37F9CF44"/>
    <w:rsid w:val="381683BE"/>
    <w:rsid w:val="381C86A8"/>
    <w:rsid w:val="386213BF"/>
    <w:rsid w:val="3881B91F"/>
    <w:rsid w:val="38DCA105"/>
    <w:rsid w:val="397465C3"/>
    <w:rsid w:val="39782A7E"/>
    <w:rsid w:val="397C908C"/>
    <w:rsid w:val="39AE7E60"/>
    <w:rsid w:val="39CCFC34"/>
    <w:rsid w:val="39CEB1EB"/>
    <w:rsid w:val="39DF306B"/>
    <w:rsid w:val="3A27033F"/>
    <w:rsid w:val="3A659708"/>
    <w:rsid w:val="3A6851FD"/>
    <w:rsid w:val="3AAB4B7D"/>
    <w:rsid w:val="3AB3D69A"/>
    <w:rsid w:val="3AB6817A"/>
    <w:rsid w:val="3ACA401E"/>
    <w:rsid w:val="3ACFEF7A"/>
    <w:rsid w:val="3AD51123"/>
    <w:rsid w:val="3ADEE0AE"/>
    <w:rsid w:val="3AF1153B"/>
    <w:rsid w:val="3B1862E2"/>
    <w:rsid w:val="3B2DD858"/>
    <w:rsid w:val="3B2EFC49"/>
    <w:rsid w:val="3B51FB28"/>
    <w:rsid w:val="3B939F7C"/>
    <w:rsid w:val="3BDAC4D9"/>
    <w:rsid w:val="3BEBF904"/>
    <w:rsid w:val="3C2AB386"/>
    <w:rsid w:val="3C41C33F"/>
    <w:rsid w:val="3C423360"/>
    <w:rsid w:val="3C61823B"/>
    <w:rsid w:val="3C6F9B40"/>
    <w:rsid w:val="3C7297B0"/>
    <w:rsid w:val="3C8F974A"/>
    <w:rsid w:val="3C9FDD43"/>
    <w:rsid w:val="3CBADCFF"/>
    <w:rsid w:val="3CE9D936"/>
    <w:rsid w:val="3CEFF7CB"/>
    <w:rsid w:val="3CF90EF9"/>
    <w:rsid w:val="3D095CF2"/>
    <w:rsid w:val="3D150419"/>
    <w:rsid w:val="3D2BFD01"/>
    <w:rsid w:val="3D31F9A1"/>
    <w:rsid w:val="3D5319BF"/>
    <w:rsid w:val="3D6C8A0A"/>
    <w:rsid w:val="3D7ABCB7"/>
    <w:rsid w:val="3DAE786D"/>
    <w:rsid w:val="3DB09807"/>
    <w:rsid w:val="3E098403"/>
    <w:rsid w:val="3E4B3884"/>
    <w:rsid w:val="3E8BC82C"/>
    <w:rsid w:val="3EF9D231"/>
    <w:rsid w:val="3F17126F"/>
    <w:rsid w:val="3F1BB96E"/>
    <w:rsid w:val="3F2AEED9"/>
    <w:rsid w:val="3F3FBD18"/>
    <w:rsid w:val="3F53D219"/>
    <w:rsid w:val="3FA3609D"/>
    <w:rsid w:val="3FA90A9C"/>
    <w:rsid w:val="3FAF5C27"/>
    <w:rsid w:val="3FD78FEF"/>
    <w:rsid w:val="3FE1DA39"/>
    <w:rsid w:val="3FFBF784"/>
    <w:rsid w:val="4026D18E"/>
    <w:rsid w:val="402A99EA"/>
    <w:rsid w:val="404A588D"/>
    <w:rsid w:val="4070C024"/>
    <w:rsid w:val="4081F40E"/>
    <w:rsid w:val="40872317"/>
    <w:rsid w:val="40A1D2A2"/>
    <w:rsid w:val="41007C8C"/>
    <w:rsid w:val="41277B77"/>
    <w:rsid w:val="4158F634"/>
    <w:rsid w:val="416A5E3C"/>
    <w:rsid w:val="41718EAE"/>
    <w:rsid w:val="417211C5"/>
    <w:rsid w:val="41B5B59F"/>
    <w:rsid w:val="41CBCD49"/>
    <w:rsid w:val="41CCA8C0"/>
    <w:rsid w:val="41E86289"/>
    <w:rsid w:val="4200F798"/>
    <w:rsid w:val="42130361"/>
    <w:rsid w:val="423DA303"/>
    <w:rsid w:val="423DF1DD"/>
    <w:rsid w:val="42596DA5"/>
    <w:rsid w:val="42928B39"/>
    <w:rsid w:val="4293DEE3"/>
    <w:rsid w:val="429BBBB8"/>
    <w:rsid w:val="42ACE430"/>
    <w:rsid w:val="42B9DC93"/>
    <w:rsid w:val="42DB015F"/>
    <w:rsid w:val="4343DE2F"/>
    <w:rsid w:val="435F394F"/>
    <w:rsid w:val="43769629"/>
    <w:rsid w:val="437B7AF1"/>
    <w:rsid w:val="43A7E835"/>
    <w:rsid w:val="43D2A400"/>
    <w:rsid w:val="44135790"/>
    <w:rsid w:val="445A8C0D"/>
    <w:rsid w:val="4483C1C9"/>
    <w:rsid w:val="44925ACC"/>
    <w:rsid w:val="449675F3"/>
    <w:rsid w:val="44999918"/>
    <w:rsid w:val="44B6C492"/>
    <w:rsid w:val="44B8857D"/>
    <w:rsid w:val="44F25464"/>
    <w:rsid w:val="44FB09B0"/>
    <w:rsid w:val="44FF2CFD"/>
    <w:rsid w:val="450FE9E0"/>
    <w:rsid w:val="45250CEA"/>
    <w:rsid w:val="4554D0D6"/>
    <w:rsid w:val="456A8F23"/>
    <w:rsid w:val="457543C5"/>
    <w:rsid w:val="457D314B"/>
    <w:rsid w:val="45A589E9"/>
    <w:rsid w:val="462E9F3A"/>
    <w:rsid w:val="463B3C6C"/>
    <w:rsid w:val="46405E2F"/>
    <w:rsid w:val="4645E661"/>
    <w:rsid w:val="466221CB"/>
    <w:rsid w:val="466EE1E8"/>
    <w:rsid w:val="4679A9A2"/>
    <w:rsid w:val="4682C3D0"/>
    <w:rsid w:val="46BCFA1F"/>
    <w:rsid w:val="46CD422F"/>
    <w:rsid w:val="46D35FBD"/>
    <w:rsid w:val="46EFE65C"/>
    <w:rsid w:val="46F712D0"/>
    <w:rsid w:val="4715B401"/>
    <w:rsid w:val="471901AC"/>
    <w:rsid w:val="472902E9"/>
    <w:rsid w:val="4738485C"/>
    <w:rsid w:val="4748DE92"/>
    <w:rsid w:val="47B55024"/>
    <w:rsid w:val="47C24908"/>
    <w:rsid w:val="47D5B7B9"/>
    <w:rsid w:val="47E07E9C"/>
    <w:rsid w:val="47E643B7"/>
    <w:rsid w:val="480AC385"/>
    <w:rsid w:val="4827490E"/>
    <w:rsid w:val="484438CC"/>
    <w:rsid w:val="48461464"/>
    <w:rsid w:val="48587D9C"/>
    <w:rsid w:val="48803ED4"/>
    <w:rsid w:val="4889EE1C"/>
    <w:rsid w:val="488BA793"/>
    <w:rsid w:val="4893D376"/>
    <w:rsid w:val="48AB9990"/>
    <w:rsid w:val="48B40F84"/>
    <w:rsid w:val="48B4D20D"/>
    <w:rsid w:val="48F6218F"/>
    <w:rsid w:val="48F82E70"/>
    <w:rsid w:val="48FAB45F"/>
    <w:rsid w:val="48FFE896"/>
    <w:rsid w:val="49028711"/>
    <w:rsid w:val="4930F545"/>
    <w:rsid w:val="494FE406"/>
    <w:rsid w:val="49523069"/>
    <w:rsid w:val="49600BCF"/>
    <w:rsid w:val="497EE24E"/>
    <w:rsid w:val="49AA10EA"/>
    <w:rsid w:val="49AB5EDB"/>
    <w:rsid w:val="49B4847F"/>
    <w:rsid w:val="49ED106B"/>
    <w:rsid w:val="4A00E3CE"/>
    <w:rsid w:val="4A272743"/>
    <w:rsid w:val="4A34BBFF"/>
    <w:rsid w:val="4A3B8C44"/>
    <w:rsid w:val="4A48517A"/>
    <w:rsid w:val="4A48F4B8"/>
    <w:rsid w:val="4A4974CE"/>
    <w:rsid w:val="4A50A26E"/>
    <w:rsid w:val="4A515250"/>
    <w:rsid w:val="4A66B7AB"/>
    <w:rsid w:val="4A727936"/>
    <w:rsid w:val="4A849801"/>
    <w:rsid w:val="4A9D2E75"/>
    <w:rsid w:val="4AAF3ED0"/>
    <w:rsid w:val="4AC00591"/>
    <w:rsid w:val="4AC0C0D8"/>
    <w:rsid w:val="4B0E22D6"/>
    <w:rsid w:val="4B0ED69B"/>
    <w:rsid w:val="4B35DC28"/>
    <w:rsid w:val="4B374E88"/>
    <w:rsid w:val="4B3863FC"/>
    <w:rsid w:val="4B3B1440"/>
    <w:rsid w:val="4B3FC081"/>
    <w:rsid w:val="4B4007C7"/>
    <w:rsid w:val="4B9002F4"/>
    <w:rsid w:val="4BA19D41"/>
    <w:rsid w:val="4BBB165F"/>
    <w:rsid w:val="4BBDED37"/>
    <w:rsid w:val="4BC0AA83"/>
    <w:rsid w:val="4BD7538B"/>
    <w:rsid w:val="4BE4590F"/>
    <w:rsid w:val="4C053ED3"/>
    <w:rsid w:val="4C248930"/>
    <w:rsid w:val="4C26180B"/>
    <w:rsid w:val="4C3791D2"/>
    <w:rsid w:val="4C3EF366"/>
    <w:rsid w:val="4C522E0D"/>
    <w:rsid w:val="4C576447"/>
    <w:rsid w:val="4CAB7D8F"/>
    <w:rsid w:val="4CD58A40"/>
    <w:rsid w:val="4CD98455"/>
    <w:rsid w:val="4CDBED1B"/>
    <w:rsid w:val="4CF11969"/>
    <w:rsid w:val="4D248607"/>
    <w:rsid w:val="4D475444"/>
    <w:rsid w:val="4D4ACA95"/>
    <w:rsid w:val="4D4AFE6C"/>
    <w:rsid w:val="4D609108"/>
    <w:rsid w:val="4DB08296"/>
    <w:rsid w:val="4DE87E41"/>
    <w:rsid w:val="4DE8E0FB"/>
    <w:rsid w:val="4DF8EF3E"/>
    <w:rsid w:val="4E2CCBAE"/>
    <w:rsid w:val="4E38D72C"/>
    <w:rsid w:val="4E4DFF6A"/>
    <w:rsid w:val="4E5CBBA8"/>
    <w:rsid w:val="4E724E06"/>
    <w:rsid w:val="4E8D78F4"/>
    <w:rsid w:val="4EA9D97C"/>
    <w:rsid w:val="4EB262D1"/>
    <w:rsid w:val="4F1BE130"/>
    <w:rsid w:val="4F241391"/>
    <w:rsid w:val="4F721121"/>
    <w:rsid w:val="4F7F5354"/>
    <w:rsid w:val="4F87DC37"/>
    <w:rsid w:val="4FD76291"/>
    <w:rsid w:val="4FDDB0BC"/>
    <w:rsid w:val="4FDE4363"/>
    <w:rsid w:val="4FEECEFA"/>
    <w:rsid w:val="5026B92A"/>
    <w:rsid w:val="503DE740"/>
    <w:rsid w:val="504E4337"/>
    <w:rsid w:val="50A2EEE5"/>
    <w:rsid w:val="50AC26DC"/>
    <w:rsid w:val="50B60CA0"/>
    <w:rsid w:val="50B7F66C"/>
    <w:rsid w:val="50D1557F"/>
    <w:rsid w:val="5103AB56"/>
    <w:rsid w:val="51439B75"/>
    <w:rsid w:val="51853A25"/>
    <w:rsid w:val="51867DD3"/>
    <w:rsid w:val="51A59982"/>
    <w:rsid w:val="51DA8E12"/>
    <w:rsid w:val="51F1B3AE"/>
    <w:rsid w:val="520F638E"/>
    <w:rsid w:val="5210E4DB"/>
    <w:rsid w:val="5222A793"/>
    <w:rsid w:val="522DD7D9"/>
    <w:rsid w:val="525BB453"/>
    <w:rsid w:val="52A15AC0"/>
    <w:rsid w:val="52B08C2C"/>
    <w:rsid w:val="52DC8A28"/>
    <w:rsid w:val="52E01807"/>
    <w:rsid w:val="5303645B"/>
    <w:rsid w:val="5309911C"/>
    <w:rsid w:val="53136E27"/>
    <w:rsid w:val="535FC375"/>
    <w:rsid w:val="5393B475"/>
    <w:rsid w:val="539DEAA5"/>
    <w:rsid w:val="53A2218D"/>
    <w:rsid w:val="53A4815D"/>
    <w:rsid w:val="53B4FC1E"/>
    <w:rsid w:val="53D0F6CE"/>
    <w:rsid w:val="53D54085"/>
    <w:rsid w:val="540AC1AA"/>
    <w:rsid w:val="54109320"/>
    <w:rsid w:val="54127DDE"/>
    <w:rsid w:val="5419F0BC"/>
    <w:rsid w:val="541D81FA"/>
    <w:rsid w:val="544D22A4"/>
    <w:rsid w:val="547534B1"/>
    <w:rsid w:val="548F27FC"/>
    <w:rsid w:val="54D35991"/>
    <w:rsid w:val="55377D9D"/>
    <w:rsid w:val="55403E4A"/>
    <w:rsid w:val="555C562F"/>
    <w:rsid w:val="5580ECAB"/>
    <w:rsid w:val="558C7220"/>
    <w:rsid w:val="55964025"/>
    <w:rsid w:val="55EC465A"/>
    <w:rsid w:val="5640CAA3"/>
    <w:rsid w:val="567B102E"/>
    <w:rsid w:val="569341BF"/>
    <w:rsid w:val="56A7C18F"/>
    <w:rsid w:val="56B10F20"/>
    <w:rsid w:val="56D58BB1"/>
    <w:rsid w:val="56DB959B"/>
    <w:rsid w:val="56F0E4AC"/>
    <w:rsid w:val="56FC883A"/>
    <w:rsid w:val="5707F0B1"/>
    <w:rsid w:val="570F13EE"/>
    <w:rsid w:val="5728D8B3"/>
    <w:rsid w:val="5736D317"/>
    <w:rsid w:val="573BE4BB"/>
    <w:rsid w:val="57417EF8"/>
    <w:rsid w:val="576AC7D5"/>
    <w:rsid w:val="57C9E5FB"/>
    <w:rsid w:val="582BC410"/>
    <w:rsid w:val="582FBE1E"/>
    <w:rsid w:val="58310F11"/>
    <w:rsid w:val="583205A8"/>
    <w:rsid w:val="583CECB7"/>
    <w:rsid w:val="585C90D6"/>
    <w:rsid w:val="589619CF"/>
    <w:rsid w:val="58A31F7D"/>
    <w:rsid w:val="58D3565D"/>
    <w:rsid w:val="58F2AD49"/>
    <w:rsid w:val="58F4814B"/>
    <w:rsid w:val="590AFC6B"/>
    <w:rsid w:val="590BB384"/>
    <w:rsid w:val="590CEAD5"/>
    <w:rsid w:val="591EBBB8"/>
    <w:rsid w:val="59483113"/>
    <w:rsid w:val="594E9901"/>
    <w:rsid w:val="5965CB62"/>
    <w:rsid w:val="59865E99"/>
    <w:rsid w:val="5988124E"/>
    <w:rsid w:val="59A39F14"/>
    <w:rsid w:val="59D16D0B"/>
    <w:rsid w:val="59D78713"/>
    <w:rsid w:val="59DF1AB8"/>
    <w:rsid w:val="59E1D290"/>
    <w:rsid w:val="59E301A6"/>
    <w:rsid w:val="5A081156"/>
    <w:rsid w:val="5A3C89A3"/>
    <w:rsid w:val="5A4028EB"/>
    <w:rsid w:val="5A42EEC9"/>
    <w:rsid w:val="5A488866"/>
    <w:rsid w:val="5A5A4B4C"/>
    <w:rsid w:val="5A80F594"/>
    <w:rsid w:val="5ABB595A"/>
    <w:rsid w:val="5AF614A0"/>
    <w:rsid w:val="5AF913BA"/>
    <w:rsid w:val="5B01E289"/>
    <w:rsid w:val="5B139E42"/>
    <w:rsid w:val="5B236403"/>
    <w:rsid w:val="5B3BF89E"/>
    <w:rsid w:val="5B3F8847"/>
    <w:rsid w:val="5B42D3C9"/>
    <w:rsid w:val="5B61A5B3"/>
    <w:rsid w:val="5B735774"/>
    <w:rsid w:val="5B9FC425"/>
    <w:rsid w:val="5BA1AA2D"/>
    <w:rsid w:val="5BC7FF02"/>
    <w:rsid w:val="5BCCA059"/>
    <w:rsid w:val="5BD28DAD"/>
    <w:rsid w:val="5BD3AF80"/>
    <w:rsid w:val="5BE38C24"/>
    <w:rsid w:val="5BE4B5F1"/>
    <w:rsid w:val="5C1C1E7A"/>
    <w:rsid w:val="5C20805A"/>
    <w:rsid w:val="5C261380"/>
    <w:rsid w:val="5C541791"/>
    <w:rsid w:val="5CC78A30"/>
    <w:rsid w:val="5CCC5C94"/>
    <w:rsid w:val="5CCF11C9"/>
    <w:rsid w:val="5CDAE887"/>
    <w:rsid w:val="5D0ACFE0"/>
    <w:rsid w:val="5D402CA5"/>
    <w:rsid w:val="5D44A2F2"/>
    <w:rsid w:val="5D8EF970"/>
    <w:rsid w:val="5D92CD91"/>
    <w:rsid w:val="5DB45497"/>
    <w:rsid w:val="5DE041F2"/>
    <w:rsid w:val="5DE2FF88"/>
    <w:rsid w:val="5E03E29A"/>
    <w:rsid w:val="5E059E7A"/>
    <w:rsid w:val="5E1259CA"/>
    <w:rsid w:val="5E1F819A"/>
    <w:rsid w:val="5E59EDCD"/>
    <w:rsid w:val="5E5FD3A5"/>
    <w:rsid w:val="5E874298"/>
    <w:rsid w:val="5E885F50"/>
    <w:rsid w:val="5E8DACB6"/>
    <w:rsid w:val="5EA53D4B"/>
    <w:rsid w:val="5EAD2696"/>
    <w:rsid w:val="5EC58651"/>
    <w:rsid w:val="5ECC7D58"/>
    <w:rsid w:val="5EECBA53"/>
    <w:rsid w:val="5EF3DF7E"/>
    <w:rsid w:val="5F29E069"/>
    <w:rsid w:val="5F354230"/>
    <w:rsid w:val="5F3A375B"/>
    <w:rsid w:val="5F45FA06"/>
    <w:rsid w:val="5F64D6FD"/>
    <w:rsid w:val="5FA5F664"/>
    <w:rsid w:val="5FAA01EC"/>
    <w:rsid w:val="5FEBBB4D"/>
    <w:rsid w:val="5FEE60BF"/>
    <w:rsid w:val="5FFF4592"/>
    <w:rsid w:val="5FFF573B"/>
    <w:rsid w:val="601840C3"/>
    <w:rsid w:val="602677D6"/>
    <w:rsid w:val="6034938A"/>
    <w:rsid w:val="605AB443"/>
    <w:rsid w:val="60781CB3"/>
    <w:rsid w:val="6081751B"/>
    <w:rsid w:val="6083F692"/>
    <w:rsid w:val="6097CBC0"/>
    <w:rsid w:val="609D93E1"/>
    <w:rsid w:val="60AA8AFF"/>
    <w:rsid w:val="60ABEE6C"/>
    <w:rsid w:val="60B2304D"/>
    <w:rsid w:val="6123303C"/>
    <w:rsid w:val="6130411F"/>
    <w:rsid w:val="61A8B4CC"/>
    <w:rsid w:val="61F90737"/>
    <w:rsid w:val="62096D9C"/>
    <w:rsid w:val="621081DF"/>
    <w:rsid w:val="62386A47"/>
    <w:rsid w:val="62668CC9"/>
    <w:rsid w:val="626A1016"/>
    <w:rsid w:val="6271D81D"/>
    <w:rsid w:val="6279CBE9"/>
    <w:rsid w:val="62A38652"/>
    <w:rsid w:val="62A3CEC3"/>
    <w:rsid w:val="62A59A11"/>
    <w:rsid w:val="62B6CC0F"/>
    <w:rsid w:val="62B724C5"/>
    <w:rsid w:val="62C02FEB"/>
    <w:rsid w:val="62CD7F82"/>
    <w:rsid w:val="62D2389E"/>
    <w:rsid w:val="63133D3F"/>
    <w:rsid w:val="631F7273"/>
    <w:rsid w:val="63862A59"/>
    <w:rsid w:val="63A2E89C"/>
    <w:rsid w:val="63C0D092"/>
    <w:rsid w:val="63C8880B"/>
    <w:rsid w:val="63E453CB"/>
    <w:rsid w:val="63EFF0E6"/>
    <w:rsid w:val="64104461"/>
    <w:rsid w:val="6444BF97"/>
    <w:rsid w:val="644C15AC"/>
    <w:rsid w:val="645FBF38"/>
    <w:rsid w:val="64955FDA"/>
    <w:rsid w:val="64C8B2A2"/>
    <w:rsid w:val="64CF1AB7"/>
    <w:rsid w:val="64E0558E"/>
    <w:rsid w:val="64E84314"/>
    <w:rsid w:val="64FD0479"/>
    <w:rsid w:val="654315D8"/>
    <w:rsid w:val="6543DE04"/>
    <w:rsid w:val="65489BBE"/>
    <w:rsid w:val="655A02D1"/>
    <w:rsid w:val="656F5CCC"/>
    <w:rsid w:val="657DC911"/>
    <w:rsid w:val="6585A170"/>
    <w:rsid w:val="65C1EB16"/>
    <w:rsid w:val="65F9CC26"/>
    <w:rsid w:val="6610C7FD"/>
    <w:rsid w:val="663F0B0E"/>
    <w:rsid w:val="6640D5CB"/>
    <w:rsid w:val="669BB5B2"/>
    <w:rsid w:val="66A134C8"/>
    <w:rsid w:val="66A46555"/>
    <w:rsid w:val="66BDF7A1"/>
    <w:rsid w:val="66C43A7D"/>
    <w:rsid w:val="66D6B36C"/>
    <w:rsid w:val="66E72D1F"/>
    <w:rsid w:val="66F4E768"/>
    <w:rsid w:val="672FAE68"/>
    <w:rsid w:val="674BBC8E"/>
    <w:rsid w:val="674F17FC"/>
    <w:rsid w:val="6792DE5B"/>
    <w:rsid w:val="67993C94"/>
    <w:rsid w:val="67AA9E44"/>
    <w:rsid w:val="67B3616D"/>
    <w:rsid w:val="67CF5B7F"/>
    <w:rsid w:val="67D6032B"/>
    <w:rsid w:val="67D8DD9C"/>
    <w:rsid w:val="67F7ADBF"/>
    <w:rsid w:val="68181E2B"/>
    <w:rsid w:val="684B3787"/>
    <w:rsid w:val="685248EC"/>
    <w:rsid w:val="68580D7D"/>
    <w:rsid w:val="6859C802"/>
    <w:rsid w:val="685AB54C"/>
    <w:rsid w:val="686AAAB3"/>
    <w:rsid w:val="6880084D"/>
    <w:rsid w:val="68928239"/>
    <w:rsid w:val="68A06553"/>
    <w:rsid w:val="68D12DED"/>
    <w:rsid w:val="68EA40AB"/>
    <w:rsid w:val="692B00E4"/>
    <w:rsid w:val="69417A22"/>
    <w:rsid w:val="695EC5CC"/>
    <w:rsid w:val="696C814F"/>
    <w:rsid w:val="69890930"/>
    <w:rsid w:val="698C24BD"/>
    <w:rsid w:val="69B4BC08"/>
    <w:rsid w:val="69D1279E"/>
    <w:rsid w:val="69E17A3E"/>
    <w:rsid w:val="6A07E9C9"/>
    <w:rsid w:val="6A1372F9"/>
    <w:rsid w:val="6A63F417"/>
    <w:rsid w:val="6A777366"/>
    <w:rsid w:val="6A797705"/>
    <w:rsid w:val="6A81BDD1"/>
    <w:rsid w:val="6A8A7C2C"/>
    <w:rsid w:val="6A8D0D66"/>
    <w:rsid w:val="6A9E0EA8"/>
    <w:rsid w:val="6AC850F3"/>
    <w:rsid w:val="6AFE6154"/>
    <w:rsid w:val="6B0FD18F"/>
    <w:rsid w:val="6B1B0F7B"/>
    <w:rsid w:val="6B238891"/>
    <w:rsid w:val="6BA55470"/>
    <w:rsid w:val="6BBF35DD"/>
    <w:rsid w:val="6BCE4CD8"/>
    <w:rsid w:val="6BE60F8C"/>
    <w:rsid w:val="6BEBFD23"/>
    <w:rsid w:val="6BF4E2F4"/>
    <w:rsid w:val="6BFBE866"/>
    <w:rsid w:val="6C1F3CDE"/>
    <w:rsid w:val="6C2A28B4"/>
    <w:rsid w:val="6C335C90"/>
    <w:rsid w:val="6C3A56F1"/>
    <w:rsid w:val="6C5AFC04"/>
    <w:rsid w:val="6C68C6B5"/>
    <w:rsid w:val="6C8B1DB4"/>
    <w:rsid w:val="6C9275B4"/>
    <w:rsid w:val="6CA193AA"/>
    <w:rsid w:val="6CB6AD31"/>
    <w:rsid w:val="6CDE423E"/>
    <w:rsid w:val="6D23A011"/>
    <w:rsid w:val="6D254B9F"/>
    <w:rsid w:val="6D406504"/>
    <w:rsid w:val="6D764B13"/>
    <w:rsid w:val="6DB48AC4"/>
    <w:rsid w:val="6DCB2796"/>
    <w:rsid w:val="6DFA896E"/>
    <w:rsid w:val="6E203C08"/>
    <w:rsid w:val="6E2EF956"/>
    <w:rsid w:val="6E41851A"/>
    <w:rsid w:val="6E854187"/>
    <w:rsid w:val="6E95621F"/>
    <w:rsid w:val="6EAAFC4D"/>
    <w:rsid w:val="6EB97480"/>
    <w:rsid w:val="6EC1487D"/>
    <w:rsid w:val="6EDCF532"/>
    <w:rsid w:val="6F138AD3"/>
    <w:rsid w:val="6F1B0570"/>
    <w:rsid w:val="6F2C83B6"/>
    <w:rsid w:val="6F3A91ED"/>
    <w:rsid w:val="6F47B906"/>
    <w:rsid w:val="6F696C54"/>
    <w:rsid w:val="6F69BFF0"/>
    <w:rsid w:val="6F7BAA11"/>
    <w:rsid w:val="6FAE2D89"/>
    <w:rsid w:val="6FB0BBA6"/>
    <w:rsid w:val="6FB1FFC9"/>
    <w:rsid w:val="6FB94FDF"/>
    <w:rsid w:val="70017CBF"/>
    <w:rsid w:val="701524E4"/>
    <w:rsid w:val="7071AC00"/>
    <w:rsid w:val="70A5C74B"/>
    <w:rsid w:val="70B791A1"/>
    <w:rsid w:val="70ED1E1C"/>
    <w:rsid w:val="70EED510"/>
    <w:rsid w:val="7109C317"/>
    <w:rsid w:val="711DE2A8"/>
    <w:rsid w:val="71469D1B"/>
    <w:rsid w:val="715FDFFF"/>
    <w:rsid w:val="71ADF71A"/>
    <w:rsid w:val="71B7A874"/>
    <w:rsid w:val="71C6C61C"/>
    <w:rsid w:val="71C864A3"/>
    <w:rsid w:val="71DB3219"/>
    <w:rsid w:val="71E41E90"/>
    <w:rsid w:val="71E6EC5B"/>
    <w:rsid w:val="71F79AAC"/>
    <w:rsid w:val="721AA874"/>
    <w:rsid w:val="724A864F"/>
    <w:rsid w:val="72642478"/>
    <w:rsid w:val="7275258D"/>
    <w:rsid w:val="7301D786"/>
    <w:rsid w:val="730246CB"/>
    <w:rsid w:val="731CE3D1"/>
    <w:rsid w:val="7342A4C8"/>
    <w:rsid w:val="734D0231"/>
    <w:rsid w:val="735EAE1C"/>
    <w:rsid w:val="736D01AD"/>
    <w:rsid w:val="73865703"/>
    <w:rsid w:val="73A27B77"/>
    <w:rsid w:val="73C1C5A8"/>
    <w:rsid w:val="73C71690"/>
    <w:rsid w:val="73E27D11"/>
    <w:rsid w:val="73FFB64B"/>
    <w:rsid w:val="740B2551"/>
    <w:rsid w:val="741FF665"/>
    <w:rsid w:val="743D3113"/>
    <w:rsid w:val="7455836A"/>
    <w:rsid w:val="745849F1"/>
    <w:rsid w:val="74723BFD"/>
    <w:rsid w:val="747269C8"/>
    <w:rsid w:val="74800607"/>
    <w:rsid w:val="74907BF3"/>
    <w:rsid w:val="74A0D270"/>
    <w:rsid w:val="74AA94E8"/>
    <w:rsid w:val="74B1D23A"/>
    <w:rsid w:val="74CDB928"/>
    <w:rsid w:val="74DE7529"/>
    <w:rsid w:val="74E32B69"/>
    <w:rsid w:val="75305D84"/>
    <w:rsid w:val="75353B99"/>
    <w:rsid w:val="7543E991"/>
    <w:rsid w:val="754FDCEF"/>
    <w:rsid w:val="7574BD9A"/>
    <w:rsid w:val="757C5B67"/>
    <w:rsid w:val="75BB81C8"/>
    <w:rsid w:val="75C04F89"/>
    <w:rsid w:val="75E65032"/>
    <w:rsid w:val="75F48246"/>
    <w:rsid w:val="761E9012"/>
    <w:rsid w:val="764A44DA"/>
    <w:rsid w:val="7673D9F5"/>
    <w:rsid w:val="769F3CCF"/>
    <w:rsid w:val="76C3B791"/>
    <w:rsid w:val="76D41B6B"/>
    <w:rsid w:val="76E005EE"/>
    <w:rsid w:val="76E2AC0A"/>
    <w:rsid w:val="770152A2"/>
    <w:rsid w:val="770CC3CA"/>
    <w:rsid w:val="772642E5"/>
    <w:rsid w:val="773C278E"/>
    <w:rsid w:val="77416EA9"/>
    <w:rsid w:val="7772A2DD"/>
    <w:rsid w:val="77831798"/>
    <w:rsid w:val="77A9D93C"/>
    <w:rsid w:val="77B023DC"/>
    <w:rsid w:val="7803CB5E"/>
    <w:rsid w:val="7811EF18"/>
    <w:rsid w:val="78150835"/>
    <w:rsid w:val="781CDF43"/>
    <w:rsid w:val="7848CD48"/>
    <w:rsid w:val="78515829"/>
    <w:rsid w:val="786178E8"/>
    <w:rsid w:val="7867FE46"/>
    <w:rsid w:val="786FEBCC"/>
    <w:rsid w:val="7875740F"/>
    <w:rsid w:val="7877F6F1"/>
    <w:rsid w:val="787D97BD"/>
    <w:rsid w:val="7895D292"/>
    <w:rsid w:val="7897B1E6"/>
    <w:rsid w:val="78ABCDC8"/>
    <w:rsid w:val="78FDD355"/>
    <w:rsid w:val="7901FEC3"/>
    <w:rsid w:val="792F9666"/>
    <w:rsid w:val="794C4B99"/>
    <w:rsid w:val="796BEC54"/>
    <w:rsid w:val="79A26202"/>
    <w:rsid w:val="79B43948"/>
    <w:rsid w:val="79C0719A"/>
    <w:rsid w:val="79FD40AB"/>
    <w:rsid w:val="7A03CEA7"/>
    <w:rsid w:val="7A4BC03E"/>
    <w:rsid w:val="7A6BD40D"/>
    <w:rsid w:val="7A87124B"/>
    <w:rsid w:val="7A914C8A"/>
    <w:rsid w:val="7AD5827C"/>
    <w:rsid w:val="7AE3DA9C"/>
    <w:rsid w:val="7B48731F"/>
    <w:rsid w:val="7B9022A4"/>
    <w:rsid w:val="7B91A452"/>
    <w:rsid w:val="7BA52170"/>
    <w:rsid w:val="7BB9649C"/>
    <w:rsid w:val="7BD32FA9"/>
    <w:rsid w:val="7BDCD712"/>
    <w:rsid w:val="7BF2A109"/>
    <w:rsid w:val="7BFC5D32"/>
    <w:rsid w:val="7C09FCA0"/>
    <w:rsid w:val="7C0DA4E6"/>
    <w:rsid w:val="7C1FD5A6"/>
    <w:rsid w:val="7C2B80EA"/>
    <w:rsid w:val="7C780A42"/>
    <w:rsid w:val="7C8ACB54"/>
    <w:rsid w:val="7C92A5AF"/>
    <w:rsid w:val="7CD05EB1"/>
    <w:rsid w:val="7D130790"/>
    <w:rsid w:val="7D21DE18"/>
    <w:rsid w:val="7D2D12C9"/>
    <w:rsid w:val="7D2D6567"/>
    <w:rsid w:val="7D3E203E"/>
    <w:rsid w:val="7D435CEF"/>
    <w:rsid w:val="7D9691A7"/>
    <w:rsid w:val="7DA2507F"/>
    <w:rsid w:val="7DAC3B2F"/>
    <w:rsid w:val="7DB03079"/>
    <w:rsid w:val="7DD16E8B"/>
    <w:rsid w:val="7DE34A6B"/>
    <w:rsid w:val="7E1FF062"/>
    <w:rsid w:val="7E4276FB"/>
    <w:rsid w:val="7E4FA005"/>
    <w:rsid w:val="7E7C1864"/>
    <w:rsid w:val="7E83DFB3"/>
    <w:rsid w:val="7E8AF2A8"/>
    <w:rsid w:val="7E8B0AA3"/>
    <w:rsid w:val="7EAA46D4"/>
    <w:rsid w:val="7EB25923"/>
    <w:rsid w:val="7EC796E0"/>
    <w:rsid w:val="7EDFED1E"/>
    <w:rsid w:val="7EE72836"/>
    <w:rsid w:val="7F2EF9FE"/>
    <w:rsid w:val="7F3294F0"/>
    <w:rsid w:val="7F5B0B8A"/>
    <w:rsid w:val="7F8CD919"/>
    <w:rsid w:val="7FBA4202"/>
    <w:rsid w:val="7FCC0C58"/>
    <w:rsid w:val="7FD27502"/>
    <w:rsid w:val="7FF435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4C981"/>
  <w15:docId w15:val="{9C0FD86A-5EB5-4971-9251-77ED76544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A1C"/>
  </w:style>
  <w:style w:type="paragraph" w:styleId="Heading1">
    <w:name w:val="heading 1"/>
    <w:basedOn w:val="Normal"/>
    <w:next w:val="Normal"/>
    <w:link w:val="Heading1Char"/>
    <w:uiPriority w:val="9"/>
    <w:qFormat/>
    <w:rsid w:val="000B46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805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07F7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MDLZContractList">
    <w:name w:val="MDLZ Contract List"/>
    <w:uiPriority w:val="99"/>
    <w:rsid w:val="009923A5"/>
    <w:pPr>
      <w:numPr>
        <w:numId w:val="7"/>
      </w:numPr>
    </w:pPr>
  </w:style>
  <w:style w:type="paragraph" w:styleId="Footer">
    <w:name w:val="footer"/>
    <w:basedOn w:val="Normal"/>
    <w:link w:val="FooterChar"/>
    <w:uiPriority w:val="99"/>
    <w:unhideWhenUsed/>
    <w:rsid w:val="00FE78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7861"/>
  </w:style>
  <w:style w:type="character" w:styleId="PageNumber">
    <w:name w:val="page number"/>
    <w:basedOn w:val="DefaultParagraphFont"/>
    <w:uiPriority w:val="99"/>
    <w:rsid w:val="00FE7861"/>
    <w:rPr>
      <w:rFonts w:cs="Times New Roman"/>
    </w:rPr>
  </w:style>
  <w:style w:type="paragraph" w:styleId="Header">
    <w:name w:val="header"/>
    <w:basedOn w:val="Normal"/>
    <w:link w:val="HeaderChar"/>
    <w:uiPriority w:val="99"/>
    <w:unhideWhenUsed/>
    <w:rsid w:val="00FE78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7861"/>
  </w:style>
  <w:style w:type="paragraph" w:styleId="BalloonText">
    <w:name w:val="Balloon Text"/>
    <w:basedOn w:val="Normal"/>
    <w:link w:val="BalloonTextChar"/>
    <w:uiPriority w:val="99"/>
    <w:semiHidden/>
    <w:unhideWhenUsed/>
    <w:rsid w:val="00FA78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78FE"/>
    <w:rPr>
      <w:rFonts w:ascii="Segoe UI" w:hAnsi="Segoe UI" w:cs="Segoe UI"/>
      <w:sz w:val="18"/>
      <w:szCs w:val="18"/>
    </w:rPr>
  </w:style>
  <w:style w:type="character" w:styleId="Hyperlink">
    <w:name w:val="Hyperlink"/>
    <w:basedOn w:val="DefaultParagraphFont"/>
    <w:uiPriority w:val="99"/>
    <w:unhideWhenUsed/>
    <w:rsid w:val="009050F3"/>
    <w:rPr>
      <w:color w:val="0563C1" w:themeColor="hyperlink"/>
      <w:u w:val="single"/>
    </w:rPr>
  </w:style>
  <w:style w:type="character" w:styleId="CommentReference">
    <w:name w:val="annotation reference"/>
    <w:basedOn w:val="DefaultParagraphFont"/>
    <w:uiPriority w:val="99"/>
    <w:semiHidden/>
    <w:unhideWhenUsed/>
    <w:rsid w:val="009050F3"/>
    <w:rPr>
      <w:sz w:val="16"/>
      <w:szCs w:val="16"/>
    </w:rPr>
  </w:style>
  <w:style w:type="paragraph" w:styleId="CommentText">
    <w:name w:val="annotation text"/>
    <w:basedOn w:val="Normal"/>
    <w:link w:val="CommentTextChar"/>
    <w:uiPriority w:val="99"/>
    <w:unhideWhenUsed/>
    <w:rsid w:val="009050F3"/>
    <w:pPr>
      <w:spacing w:line="240" w:lineRule="auto"/>
    </w:pPr>
    <w:rPr>
      <w:sz w:val="20"/>
      <w:szCs w:val="20"/>
    </w:rPr>
  </w:style>
  <w:style w:type="character" w:customStyle="1" w:styleId="CommentTextChar">
    <w:name w:val="Comment Text Char"/>
    <w:basedOn w:val="DefaultParagraphFont"/>
    <w:link w:val="CommentText"/>
    <w:uiPriority w:val="99"/>
    <w:rsid w:val="009050F3"/>
    <w:rPr>
      <w:sz w:val="20"/>
      <w:szCs w:val="20"/>
    </w:rPr>
  </w:style>
  <w:style w:type="paragraph" w:styleId="CommentSubject">
    <w:name w:val="annotation subject"/>
    <w:basedOn w:val="CommentText"/>
    <w:next w:val="CommentText"/>
    <w:link w:val="CommentSubjectChar"/>
    <w:uiPriority w:val="99"/>
    <w:semiHidden/>
    <w:unhideWhenUsed/>
    <w:rsid w:val="009050F3"/>
    <w:rPr>
      <w:b/>
      <w:bCs/>
    </w:rPr>
  </w:style>
  <w:style w:type="character" w:customStyle="1" w:styleId="CommentSubjectChar">
    <w:name w:val="Comment Subject Char"/>
    <w:basedOn w:val="CommentTextChar"/>
    <w:link w:val="CommentSubject"/>
    <w:uiPriority w:val="99"/>
    <w:semiHidden/>
    <w:rsid w:val="009050F3"/>
    <w:rPr>
      <w:b/>
      <w:bCs/>
      <w:sz w:val="20"/>
      <w:szCs w:val="20"/>
    </w:rPr>
  </w:style>
  <w:style w:type="paragraph" w:styleId="ListParagraph">
    <w:name w:val="List Paragraph"/>
    <w:aliases w:val="lp1,TOC style,Bullet OSM,Bullet List,FooterText,List Paragraph1,Proposal Bullet List"/>
    <w:basedOn w:val="Normal"/>
    <w:link w:val="ListParagraphChar"/>
    <w:uiPriority w:val="34"/>
    <w:qFormat/>
    <w:rsid w:val="001B3D07"/>
    <w:pPr>
      <w:ind w:left="720"/>
      <w:contextualSpacing/>
    </w:pPr>
  </w:style>
  <w:style w:type="numbering" w:customStyle="1" w:styleId="MDLZContractFormat">
    <w:name w:val="MDLZ Contract Format"/>
    <w:uiPriority w:val="99"/>
    <w:locked/>
    <w:rsid w:val="0081177B"/>
    <w:pPr>
      <w:numPr>
        <w:numId w:val="8"/>
      </w:numPr>
    </w:pPr>
  </w:style>
  <w:style w:type="paragraph" w:customStyle="1" w:styleId="KLevel1">
    <w:name w:val="K Level 1"/>
    <w:basedOn w:val="ListParagraph"/>
    <w:link w:val="KLevel1Char"/>
    <w:autoRedefine/>
    <w:uiPriority w:val="1"/>
    <w:qFormat/>
    <w:rsid w:val="00E42F5C"/>
    <w:pPr>
      <w:widowControl w:val="0"/>
      <w:spacing w:after="120" w:line="240" w:lineRule="auto"/>
      <w:ind w:left="360" w:hanging="360"/>
      <w:contextualSpacing w:val="0"/>
      <w:jc w:val="both"/>
    </w:pPr>
    <w:rPr>
      <w:rFonts w:ascii="Calibri Light" w:hAnsi="Calibri Light" w:cs="Calibri Light"/>
      <w:bCs/>
      <w:sz w:val="20"/>
    </w:rPr>
  </w:style>
  <w:style w:type="paragraph" w:customStyle="1" w:styleId="KLevel2">
    <w:name w:val="K Level 2"/>
    <w:basedOn w:val="ListParagraph"/>
    <w:link w:val="KLevel2Char"/>
    <w:autoRedefine/>
    <w:uiPriority w:val="1"/>
    <w:qFormat/>
    <w:rsid w:val="00566A0A"/>
    <w:pPr>
      <w:widowControl w:val="0"/>
      <w:spacing w:after="120" w:line="240" w:lineRule="auto"/>
      <w:contextualSpacing w:val="0"/>
      <w:jc w:val="both"/>
    </w:pPr>
    <w:rPr>
      <w:rFonts w:ascii="Calibri Light" w:eastAsia="Calibri" w:hAnsi="Calibri Light" w:cs="Calibri Light"/>
      <w:sz w:val="20"/>
      <w:szCs w:val="20"/>
    </w:rPr>
  </w:style>
  <w:style w:type="character" w:customStyle="1" w:styleId="KLevel1Char">
    <w:name w:val="K Level 1 Char"/>
    <w:basedOn w:val="DefaultParagraphFont"/>
    <w:link w:val="KLevel1"/>
    <w:uiPriority w:val="1"/>
    <w:rsid w:val="00E42F5C"/>
    <w:rPr>
      <w:rFonts w:ascii="Calibri Light" w:hAnsi="Calibri Light" w:cs="Calibri Light"/>
      <w:bCs/>
      <w:sz w:val="20"/>
    </w:rPr>
  </w:style>
  <w:style w:type="paragraph" w:customStyle="1" w:styleId="KLevel3">
    <w:name w:val="K Level 3"/>
    <w:basedOn w:val="ListParagraph"/>
    <w:autoRedefine/>
    <w:uiPriority w:val="1"/>
    <w:qFormat/>
    <w:rsid w:val="00653F12"/>
    <w:pPr>
      <w:numPr>
        <w:ilvl w:val="2"/>
        <w:numId w:val="10"/>
      </w:numPr>
      <w:spacing w:after="120" w:line="240" w:lineRule="auto"/>
      <w:contextualSpacing w:val="0"/>
      <w:jc w:val="both"/>
    </w:pPr>
    <w:rPr>
      <w:rFonts w:ascii="Trebuchet MS" w:hAnsi="Trebuchet MS"/>
      <w:sz w:val="20"/>
    </w:rPr>
  </w:style>
  <w:style w:type="character" w:customStyle="1" w:styleId="KLevel2Char">
    <w:name w:val="K Level 2 Char"/>
    <w:basedOn w:val="DefaultParagraphFont"/>
    <w:link w:val="KLevel2"/>
    <w:uiPriority w:val="1"/>
    <w:rsid w:val="00566A0A"/>
    <w:rPr>
      <w:rFonts w:ascii="Calibri Light" w:eastAsia="Calibri" w:hAnsi="Calibri Light" w:cs="Calibri Light"/>
      <w:sz w:val="20"/>
      <w:szCs w:val="20"/>
    </w:rPr>
  </w:style>
  <w:style w:type="paragraph" w:customStyle="1" w:styleId="KLevel4">
    <w:name w:val="K Level 4"/>
    <w:basedOn w:val="ListParagraph"/>
    <w:autoRedefine/>
    <w:uiPriority w:val="1"/>
    <w:qFormat/>
    <w:rsid w:val="0081177B"/>
    <w:pPr>
      <w:numPr>
        <w:ilvl w:val="3"/>
        <w:numId w:val="9"/>
      </w:numPr>
      <w:tabs>
        <w:tab w:val="num" w:pos="360"/>
      </w:tabs>
      <w:spacing w:after="120" w:line="240" w:lineRule="auto"/>
      <w:ind w:left="720" w:firstLine="0"/>
      <w:contextualSpacing w:val="0"/>
    </w:pPr>
    <w:rPr>
      <w:rFonts w:ascii="Trebuchet MS" w:hAnsi="Trebuchet MS"/>
      <w:sz w:val="20"/>
    </w:rPr>
  </w:style>
  <w:style w:type="paragraph" w:customStyle="1" w:styleId="KLevel5">
    <w:name w:val="K Level 5"/>
    <w:basedOn w:val="ListParagraph"/>
    <w:autoRedefine/>
    <w:uiPriority w:val="1"/>
    <w:qFormat/>
    <w:rsid w:val="0081177B"/>
    <w:pPr>
      <w:numPr>
        <w:ilvl w:val="4"/>
        <w:numId w:val="9"/>
      </w:numPr>
      <w:tabs>
        <w:tab w:val="num" w:pos="360"/>
      </w:tabs>
      <w:spacing w:after="120" w:line="240" w:lineRule="auto"/>
      <w:ind w:left="720" w:firstLine="0"/>
      <w:contextualSpacing w:val="0"/>
    </w:pPr>
    <w:rPr>
      <w:rFonts w:ascii="Trebuchet MS" w:hAnsi="Trebuchet MS"/>
      <w:sz w:val="20"/>
    </w:rPr>
  </w:style>
  <w:style w:type="paragraph" w:customStyle="1" w:styleId="KLevel6">
    <w:name w:val="K Level 6"/>
    <w:basedOn w:val="ListParagraph"/>
    <w:autoRedefine/>
    <w:uiPriority w:val="1"/>
    <w:qFormat/>
    <w:rsid w:val="0081177B"/>
    <w:pPr>
      <w:numPr>
        <w:ilvl w:val="5"/>
        <w:numId w:val="9"/>
      </w:numPr>
      <w:tabs>
        <w:tab w:val="num" w:pos="360"/>
      </w:tabs>
      <w:spacing w:after="120" w:line="240" w:lineRule="auto"/>
      <w:ind w:left="720" w:firstLine="0"/>
      <w:contextualSpacing w:val="0"/>
    </w:pPr>
    <w:rPr>
      <w:rFonts w:ascii="Trebuchet MS" w:hAnsi="Trebuchet MS"/>
      <w:sz w:val="20"/>
    </w:rPr>
  </w:style>
  <w:style w:type="paragraph" w:customStyle="1" w:styleId="KLevel7">
    <w:name w:val="K Level 7"/>
    <w:basedOn w:val="ListParagraph"/>
    <w:autoRedefine/>
    <w:uiPriority w:val="1"/>
    <w:qFormat/>
    <w:rsid w:val="0081177B"/>
    <w:pPr>
      <w:numPr>
        <w:ilvl w:val="6"/>
        <w:numId w:val="9"/>
      </w:numPr>
      <w:tabs>
        <w:tab w:val="num" w:pos="360"/>
      </w:tabs>
      <w:spacing w:after="120" w:line="240" w:lineRule="auto"/>
      <w:ind w:left="720" w:firstLine="0"/>
      <w:contextualSpacing w:val="0"/>
    </w:pPr>
    <w:rPr>
      <w:rFonts w:ascii="Trebuchet MS" w:hAnsi="Trebuchet MS"/>
      <w:sz w:val="20"/>
    </w:rPr>
  </w:style>
  <w:style w:type="table" w:styleId="TableGrid">
    <w:name w:val="Table Grid"/>
    <w:basedOn w:val="TableNormal"/>
    <w:uiPriority w:val="59"/>
    <w:rsid w:val="006241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82D91"/>
    <w:rPr>
      <w:color w:val="954F72" w:themeColor="followedHyperlink"/>
      <w:u w:val="single"/>
    </w:rPr>
  </w:style>
  <w:style w:type="character" w:styleId="UnresolvedMention">
    <w:name w:val="Unresolved Mention"/>
    <w:basedOn w:val="DefaultParagraphFont"/>
    <w:uiPriority w:val="99"/>
    <w:semiHidden/>
    <w:unhideWhenUsed/>
    <w:rsid w:val="00705264"/>
    <w:rPr>
      <w:color w:val="605E5C"/>
      <w:shd w:val="clear" w:color="auto" w:fill="E1DFDD"/>
    </w:rPr>
  </w:style>
  <w:style w:type="paragraph" w:customStyle="1" w:styleId="paragraph">
    <w:name w:val="paragraph"/>
    <w:basedOn w:val="Normal"/>
    <w:rsid w:val="00A0557E"/>
    <w:pPr>
      <w:spacing w:before="100" w:beforeAutospacing="1" w:after="100" w:afterAutospacing="1" w:line="240" w:lineRule="auto"/>
    </w:pPr>
    <w:rPr>
      <w:rFonts w:ascii="Times New Roman" w:eastAsia="Times New Roman" w:hAnsi="Times New Roman" w:cs="Times New Roman"/>
      <w:sz w:val="24"/>
      <w:szCs w:val="24"/>
      <w:lang w:val="es-AR" w:eastAsia="es-AR"/>
    </w:rPr>
  </w:style>
  <w:style w:type="character" w:customStyle="1" w:styleId="normaltextrun">
    <w:name w:val="normaltextrun"/>
    <w:basedOn w:val="DefaultParagraphFont"/>
    <w:rsid w:val="00A0557E"/>
  </w:style>
  <w:style w:type="character" w:customStyle="1" w:styleId="eop">
    <w:name w:val="eop"/>
    <w:basedOn w:val="DefaultParagraphFont"/>
    <w:rsid w:val="00A0557E"/>
  </w:style>
  <w:style w:type="paragraph" w:styleId="Revision">
    <w:name w:val="Revision"/>
    <w:hidden/>
    <w:uiPriority w:val="99"/>
    <w:semiHidden/>
    <w:rsid w:val="0081157F"/>
    <w:pPr>
      <w:spacing w:after="0" w:line="240" w:lineRule="auto"/>
    </w:pPr>
  </w:style>
  <w:style w:type="paragraph" w:customStyle="1" w:styleId="ContractTitle">
    <w:name w:val="Contract Title"/>
    <w:basedOn w:val="Normal"/>
    <w:uiPriority w:val="99"/>
    <w:rsid w:val="00B94E7F"/>
    <w:pPr>
      <w:keepNext/>
      <w:spacing w:after="0" w:line="240" w:lineRule="auto"/>
      <w:jc w:val="center"/>
    </w:pPr>
    <w:rPr>
      <w:rFonts w:ascii="Times New Roman" w:eastAsia="SimSun" w:hAnsi="Times New Roman" w:cs="Times New Roman"/>
      <w:b/>
      <w:bCs/>
      <w:caps/>
      <w:sz w:val="28"/>
      <w:szCs w:val="28"/>
    </w:rPr>
  </w:style>
  <w:style w:type="character" w:customStyle="1" w:styleId="ui-provider">
    <w:name w:val="ui-provider"/>
    <w:basedOn w:val="DefaultParagraphFont"/>
    <w:rsid w:val="006E4E03"/>
  </w:style>
  <w:style w:type="paragraph" w:styleId="BodyText">
    <w:name w:val="Body Text"/>
    <w:basedOn w:val="Normal"/>
    <w:link w:val="BodyTextChar"/>
    <w:uiPriority w:val="1"/>
    <w:semiHidden/>
    <w:unhideWhenUsed/>
    <w:qFormat/>
    <w:rsid w:val="00DF19F0"/>
    <w:pPr>
      <w:spacing w:after="0" w:line="240" w:lineRule="auto"/>
    </w:pPr>
    <w:rPr>
      <w:rFonts w:ascii="Book Antiqua" w:eastAsia="Times New Roman" w:hAnsi="Book Antiqua" w:cs="Times New Roman"/>
      <w:color w:val="000000"/>
      <w:szCs w:val="20"/>
    </w:rPr>
  </w:style>
  <w:style w:type="character" w:customStyle="1" w:styleId="BodyTextChar">
    <w:name w:val="Body Text Char"/>
    <w:basedOn w:val="DefaultParagraphFont"/>
    <w:link w:val="BodyText"/>
    <w:uiPriority w:val="1"/>
    <w:semiHidden/>
    <w:rsid w:val="00DF19F0"/>
    <w:rPr>
      <w:rFonts w:ascii="Book Antiqua" w:eastAsia="Times New Roman" w:hAnsi="Book Antiqua" w:cs="Times New Roman"/>
      <w:color w:val="000000"/>
      <w:szCs w:val="20"/>
    </w:rPr>
  </w:style>
  <w:style w:type="character" w:customStyle="1" w:styleId="ListParagraphChar">
    <w:name w:val="List Paragraph Char"/>
    <w:aliases w:val="lp1 Char,TOC style Char,Bullet OSM Char,Bullet List Char,FooterText Char,List Paragraph1 Char,Proposal Bullet List Char"/>
    <w:link w:val="ListParagraph"/>
    <w:uiPriority w:val="34"/>
    <w:locked/>
    <w:rsid w:val="00DF19F0"/>
  </w:style>
  <w:style w:type="character" w:customStyle="1" w:styleId="Bold">
    <w:name w:val="Bold"/>
    <w:rsid w:val="00205305"/>
    <w:rPr>
      <w:b/>
      <w:bCs/>
      <w:u w:val="none"/>
    </w:rPr>
  </w:style>
  <w:style w:type="character" w:customStyle="1" w:styleId="dx-BdSingleSpJChar">
    <w:name w:val="dx-Bd Single Sp J Char"/>
    <w:aliases w:val="s4 Char"/>
    <w:basedOn w:val="DefaultParagraphFont"/>
    <w:link w:val="dx-BdSingleSpJ"/>
    <w:locked/>
    <w:rsid w:val="00A61A5E"/>
    <w:rPr>
      <w:rFonts w:ascii="Times New Roman" w:eastAsia="Times New Roman" w:hAnsi="Times New Roman" w:cs="Times New Roman"/>
      <w:sz w:val="24"/>
      <w:szCs w:val="20"/>
    </w:rPr>
  </w:style>
  <w:style w:type="paragraph" w:customStyle="1" w:styleId="dx-BdSingleSpJ">
    <w:name w:val="dx-Bd Single Sp J"/>
    <w:aliases w:val="s4,s4 + Arial,10 pt,After:  0.2 pt,Line spacing:  Multiple ..."/>
    <w:basedOn w:val="Normal"/>
    <w:link w:val="dx-BdSingleSpJChar"/>
    <w:rsid w:val="00A61A5E"/>
    <w:pPr>
      <w:spacing w:after="240" w:line="240" w:lineRule="auto"/>
      <w:jc w:val="both"/>
    </w:pPr>
    <w:rPr>
      <w:rFonts w:ascii="Times New Roman" w:eastAsia="Times New Roman" w:hAnsi="Times New Roman" w:cs="Times New Roman"/>
      <w:sz w:val="24"/>
      <w:szCs w:val="20"/>
    </w:rPr>
  </w:style>
  <w:style w:type="character" w:customStyle="1" w:styleId="Underline-bold">
    <w:name w:val="Underline-bold"/>
    <w:rsid w:val="00A61A5E"/>
    <w:rPr>
      <w:b/>
      <w:bCs w:val="0"/>
      <w:u w:val="single"/>
    </w:rPr>
  </w:style>
  <w:style w:type="character" w:styleId="Strong">
    <w:name w:val="Strong"/>
    <w:basedOn w:val="DefaultParagraphFont"/>
    <w:uiPriority w:val="22"/>
    <w:qFormat/>
    <w:rsid w:val="00A31904"/>
    <w:rPr>
      <w:b/>
      <w:bCs/>
    </w:rPr>
  </w:style>
  <w:style w:type="character" w:customStyle="1" w:styleId="findhit">
    <w:name w:val="findhit"/>
    <w:basedOn w:val="DefaultParagraphFont"/>
    <w:rsid w:val="00462303"/>
  </w:style>
  <w:style w:type="table" w:styleId="GridTable5Dark-Accent3">
    <w:name w:val="Grid Table 5 Dark Accent 3"/>
    <w:basedOn w:val="TableNormal"/>
    <w:uiPriority w:val="50"/>
    <w:rsid w:val="007F53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2">
    <w:name w:val="Grid Table 2"/>
    <w:basedOn w:val="TableNormal"/>
    <w:uiPriority w:val="47"/>
    <w:rsid w:val="007F53F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tion">
    <w:name w:val="Mention"/>
    <w:basedOn w:val="DefaultParagraphFont"/>
    <w:uiPriority w:val="99"/>
    <w:unhideWhenUsed/>
    <w:rsid w:val="00A52510"/>
    <w:rPr>
      <w:color w:val="2B579A"/>
      <w:shd w:val="clear" w:color="auto" w:fill="E1DFDD"/>
    </w:rPr>
  </w:style>
  <w:style w:type="table" w:styleId="TableGridLight">
    <w:name w:val="Grid Table Light"/>
    <w:basedOn w:val="TableNormal"/>
    <w:uiPriority w:val="40"/>
    <w:rsid w:val="00B258F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scxw109045372">
    <w:name w:val="scxw109045372"/>
    <w:basedOn w:val="DefaultParagraphFont"/>
    <w:rsid w:val="0028334C"/>
  </w:style>
  <w:style w:type="character" w:styleId="PlaceholderText">
    <w:name w:val="Placeholder Text"/>
    <w:basedOn w:val="DefaultParagraphFont"/>
    <w:uiPriority w:val="99"/>
    <w:semiHidden/>
    <w:rsid w:val="006D4C95"/>
    <w:rPr>
      <w:color w:val="666666"/>
    </w:rPr>
  </w:style>
  <w:style w:type="table" w:styleId="GridTable4-Accent1">
    <w:name w:val="Grid Table 4 Accent 1"/>
    <w:basedOn w:val="TableNormal"/>
    <w:uiPriority w:val="49"/>
    <w:rsid w:val="00D75CA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Body">
    <w:name w:val="Body"/>
    <w:rsid w:val="001214A2"/>
    <w:pPr>
      <w:spacing w:after="100" w:line="276" w:lineRule="auto"/>
    </w:pPr>
    <w:rPr>
      <w:rFonts w:ascii="Calibri" w:eastAsia="Calibri" w:hAnsi="Calibri" w:cs="Calibri"/>
      <w:color w:val="3D3D3D"/>
    </w:rPr>
  </w:style>
  <w:style w:type="paragraph" w:styleId="Title">
    <w:name w:val="Title"/>
    <w:basedOn w:val="Normal"/>
    <w:next w:val="Normal"/>
    <w:link w:val="TitleChar"/>
    <w:uiPriority w:val="10"/>
    <w:qFormat/>
    <w:rsid w:val="00D7342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4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42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73424"/>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0B469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805A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07F76"/>
    <w:rPr>
      <w:rFonts w:asciiTheme="majorHAnsi" w:eastAsiaTheme="majorEastAsia" w:hAnsiTheme="majorHAnsi" w:cstheme="majorBidi"/>
      <w:color w:val="1F3763" w:themeColor="accent1" w:themeShade="7F"/>
      <w:sz w:val="24"/>
      <w:szCs w:val="24"/>
    </w:rPr>
  </w:style>
  <w:style w:type="character" w:customStyle="1" w:styleId="annotation-19ee3fde-e43a-4a15-bf25-c06b690c4d5c">
    <w:name w:val="annotation-19ee3fde-e43a-4a15-bf25-c06b690c4d5c"/>
    <w:basedOn w:val="DefaultParagraphFont"/>
    <w:rsid w:val="000F592A"/>
  </w:style>
  <w:style w:type="paragraph" w:customStyle="1" w:styleId="qstext-body-default">
    <w:name w:val="qs:text-body-default"/>
    <w:basedOn w:val="Normal"/>
    <w:rsid w:val="00774379"/>
    <w:pPr>
      <w:spacing w:before="100" w:beforeAutospacing="1" w:after="100" w:afterAutospacing="1" w:line="240" w:lineRule="auto"/>
    </w:pPr>
    <w:rPr>
      <w:rFonts w:ascii="Times New Roman" w:eastAsia="Times New Roman" w:hAnsi="Times New Roman" w:cs="Times New Roman"/>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6410">
      <w:bodyDiv w:val="1"/>
      <w:marLeft w:val="0"/>
      <w:marRight w:val="0"/>
      <w:marTop w:val="0"/>
      <w:marBottom w:val="0"/>
      <w:divBdr>
        <w:top w:val="none" w:sz="0" w:space="0" w:color="auto"/>
        <w:left w:val="none" w:sz="0" w:space="0" w:color="auto"/>
        <w:bottom w:val="none" w:sz="0" w:space="0" w:color="auto"/>
        <w:right w:val="none" w:sz="0" w:space="0" w:color="auto"/>
      </w:divBdr>
    </w:div>
    <w:div w:id="11731854">
      <w:bodyDiv w:val="1"/>
      <w:marLeft w:val="0"/>
      <w:marRight w:val="0"/>
      <w:marTop w:val="0"/>
      <w:marBottom w:val="0"/>
      <w:divBdr>
        <w:top w:val="none" w:sz="0" w:space="0" w:color="auto"/>
        <w:left w:val="none" w:sz="0" w:space="0" w:color="auto"/>
        <w:bottom w:val="none" w:sz="0" w:space="0" w:color="auto"/>
        <w:right w:val="none" w:sz="0" w:space="0" w:color="auto"/>
      </w:divBdr>
    </w:div>
    <w:div w:id="54356826">
      <w:bodyDiv w:val="1"/>
      <w:marLeft w:val="0"/>
      <w:marRight w:val="0"/>
      <w:marTop w:val="0"/>
      <w:marBottom w:val="0"/>
      <w:divBdr>
        <w:top w:val="none" w:sz="0" w:space="0" w:color="auto"/>
        <w:left w:val="none" w:sz="0" w:space="0" w:color="auto"/>
        <w:bottom w:val="none" w:sz="0" w:space="0" w:color="auto"/>
        <w:right w:val="none" w:sz="0" w:space="0" w:color="auto"/>
      </w:divBdr>
    </w:div>
    <w:div w:id="65959482">
      <w:bodyDiv w:val="1"/>
      <w:marLeft w:val="0"/>
      <w:marRight w:val="0"/>
      <w:marTop w:val="0"/>
      <w:marBottom w:val="0"/>
      <w:divBdr>
        <w:top w:val="none" w:sz="0" w:space="0" w:color="auto"/>
        <w:left w:val="none" w:sz="0" w:space="0" w:color="auto"/>
        <w:bottom w:val="none" w:sz="0" w:space="0" w:color="auto"/>
        <w:right w:val="none" w:sz="0" w:space="0" w:color="auto"/>
      </w:divBdr>
    </w:div>
    <w:div w:id="72091238">
      <w:bodyDiv w:val="1"/>
      <w:marLeft w:val="0"/>
      <w:marRight w:val="0"/>
      <w:marTop w:val="0"/>
      <w:marBottom w:val="0"/>
      <w:divBdr>
        <w:top w:val="none" w:sz="0" w:space="0" w:color="auto"/>
        <w:left w:val="none" w:sz="0" w:space="0" w:color="auto"/>
        <w:bottom w:val="none" w:sz="0" w:space="0" w:color="auto"/>
        <w:right w:val="none" w:sz="0" w:space="0" w:color="auto"/>
      </w:divBdr>
    </w:div>
    <w:div w:id="89013792">
      <w:bodyDiv w:val="1"/>
      <w:marLeft w:val="0"/>
      <w:marRight w:val="0"/>
      <w:marTop w:val="0"/>
      <w:marBottom w:val="0"/>
      <w:divBdr>
        <w:top w:val="none" w:sz="0" w:space="0" w:color="auto"/>
        <w:left w:val="none" w:sz="0" w:space="0" w:color="auto"/>
        <w:bottom w:val="none" w:sz="0" w:space="0" w:color="auto"/>
        <w:right w:val="none" w:sz="0" w:space="0" w:color="auto"/>
      </w:divBdr>
    </w:div>
    <w:div w:id="94978444">
      <w:bodyDiv w:val="1"/>
      <w:marLeft w:val="0"/>
      <w:marRight w:val="0"/>
      <w:marTop w:val="0"/>
      <w:marBottom w:val="0"/>
      <w:divBdr>
        <w:top w:val="none" w:sz="0" w:space="0" w:color="auto"/>
        <w:left w:val="none" w:sz="0" w:space="0" w:color="auto"/>
        <w:bottom w:val="none" w:sz="0" w:space="0" w:color="auto"/>
        <w:right w:val="none" w:sz="0" w:space="0" w:color="auto"/>
      </w:divBdr>
    </w:div>
    <w:div w:id="103119000">
      <w:bodyDiv w:val="1"/>
      <w:marLeft w:val="0"/>
      <w:marRight w:val="0"/>
      <w:marTop w:val="0"/>
      <w:marBottom w:val="0"/>
      <w:divBdr>
        <w:top w:val="none" w:sz="0" w:space="0" w:color="auto"/>
        <w:left w:val="none" w:sz="0" w:space="0" w:color="auto"/>
        <w:bottom w:val="none" w:sz="0" w:space="0" w:color="auto"/>
        <w:right w:val="none" w:sz="0" w:space="0" w:color="auto"/>
      </w:divBdr>
    </w:div>
    <w:div w:id="117451990">
      <w:bodyDiv w:val="1"/>
      <w:marLeft w:val="0"/>
      <w:marRight w:val="0"/>
      <w:marTop w:val="0"/>
      <w:marBottom w:val="0"/>
      <w:divBdr>
        <w:top w:val="none" w:sz="0" w:space="0" w:color="auto"/>
        <w:left w:val="none" w:sz="0" w:space="0" w:color="auto"/>
        <w:bottom w:val="none" w:sz="0" w:space="0" w:color="auto"/>
        <w:right w:val="none" w:sz="0" w:space="0" w:color="auto"/>
      </w:divBdr>
    </w:div>
    <w:div w:id="120000499">
      <w:bodyDiv w:val="1"/>
      <w:marLeft w:val="0"/>
      <w:marRight w:val="0"/>
      <w:marTop w:val="0"/>
      <w:marBottom w:val="0"/>
      <w:divBdr>
        <w:top w:val="none" w:sz="0" w:space="0" w:color="auto"/>
        <w:left w:val="none" w:sz="0" w:space="0" w:color="auto"/>
        <w:bottom w:val="none" w:sz="0" w:space="0" w:color="auto"/>
        <w:right w:val="none" w:sz="0" w:space="0" w:color="auto"/>
      </w:divBdr>
    </w:div>
    <w:div w:id="126818653">
      <w:bodyDiv w:val="1"/>
      <w:marLeft w:val="0"/>
      <w:marRight w:val="0"/>
      <w:marTop w:val="0"/>
      <w:marBottom w:val="0"/>
      <w:divBdr>
        <w:top w:val="none" w:sz="0" w:space="0" w:color="auto"/>
        <w:left w:val="none" w:sz="0" w:space="0" w:color="auto"/>
        <w:bottom w:val="none" w:sz="0" w:space="0" w:color="auto"/>
        <w:right w:val="none" w:sz="0" w:space="0" w:color="auto"/>
      </w:divBdr>
    </w:div>
    <w:div w:id="141507813">
      <w:bodyDiv w:val="1"/>
      <w:marLeft w:val="0"/>
      <w:marRight w:val="0"/>
      <w:marTop w:val="0"/>
      <w:marBottom w:val="0"/>
      <w:divBdr>
        <w:top w:val="none" w:sz="0" w:space="0" w:color="auto"/>
        <w:left w:val="none" w:sz="0" w:space="0" w:color="auto"/>
        <w:bottom w:val="none" w:sz="0" w:space="0" w:color="auto"/>
        <w:right w:val="none" w:sz="0" w:space="0" w:color="auto"/>
      </w:divBdr>
    </w:div>
    <w:div w:id="144399898">
      <w:bodyDiv w:val="1"/>
      <w:marLeft w:val="0"/>
      <w:marRight w:val="0"/>
      <w:marTop w:val="0"/>
      <w:marBottom w:val="0"/>
      <w:divBdr>
        <w:top w:val="none" w:sz="0" w:space="0" w:color="auto"/>
        <w:left w:val="none" w:sz="0" w:space="0" w:color="auto"/>
        <w:bottom w:val="none" w:sz="0" w:space="0" w:color="auto"/>
        <w:right w:val="none" w:sz="0" w:space="0" w:color="auto"/>
      </w:divBdr>
    </w:div>
    <w:div w:id="162280013">
      <w:bodyDiv w:val="1"/>
      <w:marLeft w:val="0"/>
      <w:marRight w:val="0"/>
      <w:marTop w:val="0"/>
      <w:marBottom w:val="0"/>
      <w:divBdr>
        <w:top w:val="none" w:sz="0" w:space="0" w:color="auto"/>
        <w:left w:val="none" w:sz="0" w:space="0" w:color="auto"/>
        <w:bottom w:val="none" w:sz="0" w:space="0" w:color="auto"/>
        <w:right w:val="none" w:sz="0" w:space="0" w:color="auto"/>
      </w:divBdr>
    </w:div>
    <w:div w:id="177895054">
      <w:bodyDiv w:val="1"/>
      <w:marLeft w:val="0"/>
      <w:marRight w:val="0"/>
      <w:marTop w:val="0"/>
      <w:marBottom w:val="0"/>
      <w:divBdr>
        <w:top w:val="none" w:sz="0" w:space="0" w:color="auto"/>
        <w:left w:val="none" w:sz="0" w:space="0" w:color="auto"/>
        <w:bottom w:val="none" w:sz="0" w:space="0" w:color="auto"/>
        <w:right w:val="none" w:sz="0" w:space="0" w:color="auto"/>
      </w:divBdr>
    </w:div>
    <w:div w:id="188688952">
      <w:bodyDiv w:val="1"/>
      <w:marLeft w:val="0"/>
      <w:marRight w:val="0"/>
      <w:marTop w:val="0"/>
      <w:marBottom w:val="0"/>
      <w:divBdr>
        <w:top w:val="none" w:sz="0" w:space="0" w:color="auto"/>
        <w:left w:val="none" w:sz="0" w:space="0" w:color="auto"/>
        <w:bottom w:val="none" w:sz="0" w:space="0" w:color="auto"/>
        <w:right w:val="none" w:sz="0" w:space="0" w:color="auto"/>
      </w:divBdr>
    </w:div>
    <w:div w:id="190997933">
      <w:bodyDiv w:val="1"/>
      <w:marLeft w:val="0"/>
      <w:marRight w:val="0"/>
      <w:marTop w:val="0"/>
      <w:marBottom w:val="0"/>
      <w:divBdr>
        <w:top w:val="none" w:sz="0" w:space="0" w:color="auto"/>
        <w:left w:val="none" w:sz="0" w:space="0" w:color="auto"/>
        <w:bottom w:val="none" w:sz="0" w:space="0" w:color="auto"/>
        <w:right w:val="none" w:sz="0" w:space="0" w:color="auto"/>
      </w:divBdr>
    </w:div>
    <w:div w:id="211579477">
      <w:bodyDiv w:val="1"/>
      <w:marLeft w:val="0"/>
      <w:marRight w:val="0"/>
      <w:marTop w:val="0"/>
      <w:marBottom w:val="0"/>
      <w:divBdr>
        <w:top w:val="none" w:sz="0" w:space="0" w:color="auto"/>
        <w:left w:val="none" w:sz="0" w:space="0" w:color="auto"/>
        <w:bottom w:val="none" w:sz="0" w:space="0" w:color="auto"/>
        <w:right w:val="none" w:sz="0" w:space="0" w:color="auto"/>
      </w:divBdr>
    </w:div>
    <w:div w:id="213321780">
      <w:bodyDiv w:val="1"/>
      <w:marLeft w:val="0"/>
      <w:marRight w:val="0"/>
      <w:marTop w:val="0"/>
      <w:marBottom w:val="0"/>
      <w:divBdr>
        <w:top w:val="none" w:sz="0" w:space="0" w:color="auto"/>
        <w:left w:val="none" w:sz="0" w:space="0" w:color="auto"/>
        <w:bottom w:val="none" w:sz="0" w:space="0" w:color="auto"/>
        <w:right w:val="none" w:sz="0" w:space="0" w:color="auto"/>
      </w:divBdr>
    </w:div>
    <w:div w:id="253903540">
      <w:bodyDiv w:val="1"/>
      <w:marLeft w:val="0"/>
      <w:marRight w:val="0"/>
      <w:marTop w:val="0"/>
      <w:marBottom w:val="0"/>
      <w:divBdr>
        <w:top w:val="none" w:sz="0" w:space="0" w:color="auto"/>
        <w:left w:val="none" w:sz="0" w:space="0" w:color="auto"/>
        <w:bottom w:val="none" w:sz="0" w:space="0" w:color="auto"/>
        <w:right w:val="none" w:sz="0" w:space="0" w:color="auto"/>
      </w:divBdr>
    </w:div>
    <w:div w:id="267855176">
      <w:bodyDiv w:val="1"/>
      <w:marLeft w:val="0"/>
      <w:marRight w:val="0"/>
      <w:marTop w:val="0"/>
      <w:marBottom w:val="0"/>
      <w:divBdr>
        <w:top w:val="none" w:sz="0" w:space="0" w:color="auto"/>
        <w:left w:val="none" w:sz="0" w:space="0" w:color="auto"/>
        <w:bottom w:val="none" w:sz="0" w:space="0" w:color="auto"/>
        <w:right w:val="none" w:sz="0" w:space="0" w:color="auto"/>
      </w:divBdr>
    </w:div>
    <w:div w:id="270666704">
      <w:bodyDiv w:val="1"/>
      <w:marLeft w:val="0"/>
      <w:marRight w:val="0"/>
      <w:marTop w:val="0"/>
      <w:marBottom w:val="0"/>
      <w:divBdr>
        <w:top w:val="none" w:sz="0" w:space="0" w:color="auto"/>
        <w:left w:val="none" w:sz="0" w:space="0" w:color="auto"/>
        <w:bottom w:val="none" w:sz="0" w:space="0" w:color="auto"/>
        <w:right w:val="none" w:sz="0" w:space="0" w:color="auto"/>
      </w:divBdr>
    </w:div>
    <w:div w:id="281034001">
      <w:bodyDiv w:val="1"/>
      <w:marLeft w:val="0"/>
      <w:marRight w:val="0"/>
      <w:marTop w:val="0"/>
      <w:marBottom w:val="0"/>
      <w:divBdr>
        <w:top w:val="none" w:sz="0" w:space="0" w:color="auto"/>
        <w:left w:val="none" w:sz="0" w:space="0" w:color="auto"/>
        <w:bottom w:val="none" w:sz="0" w:space="0" w:color="auto"/>
        <w:right w:val="none" w:sz="0" w:space="0" w:color="auto"/>
      </w:divBdr>
    </w:div>
    <w:div w:id="293100828">
      <w:bodyDiv w:val="1"/>
      <w:marLeft w:val="0"/>
      <w:marRight w:val="0"/>
      <w:marTop w:val="0"/>
      <w:marBottom w:val="0"/>
      <w:divBdr>
        <w:top w:val="none" w:sz="0" w:space="0" w:color="auto"/>
        <w:left w:val="none" w:sz="0" w:space="0" w:color="auto"/>
        <w:bottom w:val="none" w:sz="0" w:space="0" w:color="auto"/>
        <w:right w:val="none" w:sz="0" w:space="0" w:color="auto"/>
      </w:divBdr>
    </w:div>
    <w:div w:id="294651007">
      <w:bodyDiv w:val="1"/>
      <w:marLeft w:val="0"/>
      <w:marRight w:val="0"/>
      <w:marTop w:val="0"/>
      <w:marBottom w:val="0"/>
      <w:divBdr>
        <w:top w:val="none" w:sz="0" w:space="0" w:color="auto"/>
        <w:left w:val="none" w:sz="0" w:space="0" w:color="auto"/>
        <w:bottom w:val="none" w:sz="0" w:space="0" w:color="auto"/>
        <w:right w:val="none" w:sz="0" w:space="0" w:color="auto"/>
      </w:divBdr>
    </w:div>
    <w:div w:id="297994101">
      <w:bodyDiv w:val="1"/>
      <w:marLeft w:val="0"/>
      <w:marRight w:val="0"/>
      <w:marTop w:val="0"/>
      <w:marBottom w:val="0"/>
      <w:divBdr>
        <w:top w:val="none" w:sz="0" w:space="0" w:color="auto"/>
        <w:left w:val="none" w:sz="0" w:space="0" w:color="auto"/>
        <w:bottom w:val="none" w:sz="0" w:space="0" w:color="auto"/>
        <w:right w:val="none" w:sz="0" w:space="0" w:color="auto"/>
      </w:divBdr>
    </w:div>
    <w:div w:id="309601982">
      <w:bodyDiv w:val="1"/>
      <w:marLeft w:val="0"/>
      <w:marRight w:val="0"/>
      <w:marTop w:val="0"/>
      <w:marBottom w:val="0"/>
      <w:divBdr>
        <w:top w:val="none" w:sz="0" w:space="0" w:color="auto"/>
        <w:left w:val="none" w:sz="0" w:space="0" w:color="auto"/>
        <w:bottom w:val="none" w:sz="0" w:space="0" w:color="auto"/>
        <w:right w:val="none" w:sz="0" w:space="0" w:color="auto"/>
      </w:divBdr>
    </w:div>
    <w:div w:id="321735295">
      <w:bodyDiv w:val="1"/>
      <w:marLeft w:val="0"/>
      <w:marRight w:val="0"/>
      <w:marTop w:val="0"/>
      <w:marBottom w:val="0"/>
      <w:divBdr>
        <w:top w:val="none" w:sz="0" w:space="0" w:color="auto"/>
        <w:left w:val="none" w:sz="0" w:space="0" w:color="auto"/>
        <w:bottom w:val="none" w:sz="0" w:space="0" w:color="auto"/>
        <w:right w:val="none" w:sz="0" w:space="0" w:color="auto"/>
      </w:divBdr>
    </w:div>
    <w:div w:id="335500066">
      <w:bodyDiv w:val="1"/>
      <w:marLeft w:val="0"/>
      <w:marRight w:val="0"/>
      <w:marTop w:val="0"/>
      <w:marBottom w:val="0"/>
      <w:divBdr>
        <w:top w:val="none" w:sz="0" w:space="0" w:color="auto"/>
        <w:left w:val="none" w:sz="0" w:space="0" w:color="auto"/>
        <w:bottom w:val="none" w:sz="0" w:space="0" w:color="auto"/>
        <w:right w:val="none" w:sz="0" w:space="0" w:color="auto"/>
      </w:divBdr>
    </w:div>
    <w:div w:id="339701171">
      <w:bodyDiv w:val="1"/>
      <w:marLeft w:val="0"/>
      <w:marRight w:val="0"/>
      <w:marTop w:val="0"/>
      <w:marBottom w:val="0"/>
      <w:divBdr>
        <w:top w:val="none" w:sz="0" w:space="0" w:color="auto"/>
        <w:left w:val="none" w:sz="0" w:space="0" w:color="auto"/>
        <w:bottom w:val="none" w:sz="0" w:space="0" w:color="auto"/>
        <w:right w:val="none" w:sz="0" w:space="0" w:color="auto"/>
      </w:divBdr>
    </w:div>
    <w:div w:id="347488204">
      <w:bodyDiv w:val="1"/>
      <w:marLeft w:val="0"/>
      <w:marRight w:val="0"/>
      <w:marTop w:val="0"/>
      <w:marBottom w:val="0"/>
      <w:divBdr>
        <w:top w:val="none" w:sz="0" w:space="0" w:color="auto"/>
        <w:left w:val="none" w:sz="0" w:space="0" w:color="auto"/>
        <w:bottom w:val="none" w:sz="0" w:space="0" w:color="auto"/>
        <w:right w:val="none" w:sz="0" w:space="0" w:color="auto"/>
      </w:divBdr>
      <w:divsChild>
        <w:div w:id="699748976">
          <w:marLeft w:val="0"/>
          <w:marRight w:val="0"/>
          <w:marTop w:val="0"/>
          <w:marBottom w:val="0"/>
          <w:divBdr>
            <w:top w:val="none" w:sz="0" w:space="0" w:color="auto"/>
            <w:left w:val="none" w:sz="0" w:space="0" w:color="auto"/>
            <w:bottom w:val="none" w:sz="0" w:space="0" w:color="auto"/>
            <w:right w:val="none" w:sz="0" w:space="0" w:color="auto"/>
          </w:divBdr>
        </w:div>
        <w:div w:id="805708409">
          <w:marLeft w:val="0"/>
          <w:marRight w:val="0"/>
          <w:marTop w:val="0"/>
          <w:marBottom w:val="0"/>
          <w:divBdr>
            <w:top w:val="none" w:sz="0" w:space="0" w:color="auto"/>
            <w:left w:val="none" w:sz="0" w:space="0" w:color="auto"/>
            <w:bottom w:val="none" w:sz="0" w:space="0" w:color="auto"/>
            <w:right w:val="none" w:sz="0" w:space="0" w:color="auto"/>
          </w:divBdr>
        </w:div>
      </w:divsChild>
    </w:div>
    <w:div w:id="384909515">
      <w:bodyDiv w:val="1"/>
      <w:marLeft w:val="0"/>
      <w:marRight w:val="0"/>
      <w:marTop w:val="0"/>
      <w:marBottom w:val="0"/>
      <w:divBdr>
        <w:top w:val="none" w:sz="0" w:space="0" w:color="auto"/>
        <w:left w:val="none" w:sz="0" w:space="0" w:color="auto"/>
        <w:bottom w:val="none" w:sz="0" w:space="0" w:color="auto"/>
        <w:right w:val="none" w:sz="0" w:space="0" w:color="auto"/>
      </w:divBdr>
    </w:div>
    <w:div w:id="398095457">
      <w:bodyDiv w:val="1"/>
      <w:marLeft w:val="0"/>
      <w:marRight w:val="0"/>
      <w:marTop w:val="0"/>
      <w:marBottom w:val="0"/>
      <w:divBdr>
        <w:top w:val="none" w:sz="0" w:space="0" w:color="auto"/>
        <w:left w:val="none" w:sz="0" w:space="0" w:color="auto"/>
        <w:bottom w:val="none" w:sz="0" w:space="0" w:color="auto"/>
        <w:right w:val="none" w:sz="0" w:space="0" w:color="auto"/>
      </w:divBdr>
    </w:div>
    <w:div w:id="403528004">
      <w:bodyDiv w:val="1"/>
      <w:marLeft w:val="0"/>
      <w:marRight w:val="0"/>
      <w:marTop w:val="0"/>
      <w:marBottom w:val="0"/>
      <w:divBdr>
        <w:top w:val="none" w:sz="0" w:space="0" w:color="auto"/>
        <w:left w:val="none" w:sz="0" w:space="0" w:color="auto"/>
        <w:bottom w:val="none" w:sz="0" w:space="0" w:color="auto"/>
        <w:right w:val="none" w:sz="0" w:space="0" w:color="auto"/>
      </w:divBdr>
    </w:div>
    <w:div w:id="419763641">
      <w:bodyDiv w:val="1"/>
      <w:marLeft w:val="0"/>
      <w:marRight w:val="0"/>
      <w:marTop w:val="0"/>
      <w:marBottom w:val="0"/>
      <w:divBdr>
        <w:top w:val="none" w:sz="0" w:space="0" w:color="auto"/>
        <w:left w:val="none" w:sz="0" w:space="0" w:color="auto"/>
        <w:bottom w:val="none" w:sz="0" w:space="0" w:color="auto"/>
        <w:right w:val="none" w:sz="0" w:space="0" w:color="auto"/>
      </w:divBdr>
    </w:div>
    <w:div w:id="454064747">
      <w:bodyDiv w:val="1"/>
      <w:marLeft w:val="0"/>
      <w:marRight w:val="0"/>
      <w:marTop w:val="0"/>
      <w:marBottom w:val="0"/>
      <w:divBdr>
        <w:top w:val="none" w:sz="0" w:space="0" w:color="auto"/>
        <w:left w:val="none" w:sz="0" w:space="0" w:color="auto"/>
        <w:bottom w:val="none" w:sz="0" w:space="0" w:color="auto"/>
        <w:right w:val="none" w:sz="0" w:space="0" w:color="auto"/>
      </w:divBdr>
    </w:div>
    <w:div w:id="468979211">
      <w:bodyDiv w:val="1"/>
      <w:marLeft w:val="0"/>
      <w:marRight w:val="0"/>
      <w:marTop w:val="0"/>
      <w:marBottom w:val="0"/>
      <w:divBdr>
        <w:top w:val="none" w:sz="0" w:space="0" w:color="auto"/>
        <w:left w:val="none" w:sz="0" w:space="0" w:color="auto"/>
        <w:bottom w:val="none" w:sz="0" w:space="0" w:color="auto"/>
        <w:right w:val="none" w:sz="0" w:space="0" w:color="auto"/>
      </w:divBdr>
    </w:div>
    <w:div w:id="495852157">
      <w:bodyDiv w:val="1"/>
      <w:marLeft w:val="0"/>
      <w:marRight w:val="0"/>
      <w:marTop w:val="0"/>
      <w:marBottom w:val="0"/>
      <w:divBdr>
        <w:top w:val="none" w:sz="0" w:space="0" w:color="auto"/>
        <w:left w:val="none" w:sz="0" w:space="0" w:color="auto"/>
        <w:bottom w:val="none" w:sz="0" w:space="0" w:color="auto"/>
        <w:right w:val="none" w:sz="0" w:space="0" w:color="auto"/>
      </w:divBdr>
    </w:div>
    <w:div w:id="512035673">
      <w:bodyDiv w:val="1"/>
      <w:marLeft w:val="0"/>
      <w:marRight w:val="0"/>
      <w:marTop w:val="0"/>
      <w:marBottom w:val="0"/>
      <w:divBdr>
        <w:top w:val="none" w:sz="0" w:space="0" w:color="auto"/>
        <w:left w:val="none" w:sz="0" w:space="0" w:color="auto"/>
        <w:bottom w:val="none" w:sz="0" w:space="0" w:color="auto"/>
        <w:right w:val="none" w:sz="0" w:space="0" w:color="auto"/>
      </w:divBdr>
    </w:div>
    <w:div w:id="538902840">
      <w:bodyDiv w:val="1"/>
      <w:marLeft w:val="0"/>
      <w:marRight w:val="0"/>
      <w:marTop w:val="0"/>
      <w:marBottom w:val="0"/>
      <w:divBdr>
        <w:top w:val="none" w:sz="0" w:space="0" w:color="auto"/>
        <w:left w:val="none" w:sz="0" w:space="0" w:color="auto"/>
        <w:bottom w:val="none" w:sz="0" w:space="0" w:color="auto"/>
        <w:right w:val="none" w:sz="0" w:space="0" w:color="auto"/>
      </w:divBdr>
    </w:div>
    <w:div w:id="547453931">
      <w:bodyDiv w:val="1"/>
      <w:marLeft w:val="0"/>
      <w:marRight w:val="0"/>
      <w:marTop w:val="0"/>
      <w:marBottom w:val="0"/>
      <w:divBdr>
        <w:top w:val="none" w:sz="0" w:space="0" w:color="auto"/>
        <w:left w:val="none" w:sz="0" w:space="0" w:color="auto"/>
        <w:bottom w:val="none" w:sz="0" w:space="0" w:color="auto"/>
        <w:right w:val="none" w:sz="0" w:space="0" w:color="auto"/>
      </w:divBdr>
    </w:div>
    <w:div w:id="573855425">
      <w:bodyDiv w:val="1"/>
      <w:marLeft w:val="0"/>
      <w:marRight w:val="0"/>
      <w:marTop w:val="0"/>
      <w:marBottom w:val="0"/>
      <w:divBdr>
        <w:top w:val="none" w:sz="0" w:space="0" w:color="auto"/>
        <w:left w:val="none" w:sz="0" w:space="0" w:color="auto"/>
        <w:bottom w:val="none" w:sz="0" w:space="0" w:color="auto"/>
        <w:right w:val="none" w:sz="0" w:space="0" w:color="auto"/>
      </w:divBdr>
    </w:div>
    <w:div w:id="608053615">
      <w:bodyDiv w:val="1"/>
      <w:marLeft w:val="0"/>
      <w:marRight w:val="0"/>
      <w:marTop w:val="0"/>
      <w:marBottom w:val="0"/>
      <w:divBdr>
        <w:top w:val="none" w:sz="0" w:space="0" w:color="auto"/>
        <w:left w:val="none" w:sz="0" w:space="0" w:color="auto"/>
        <w:bottom w:val="none" w:sz="0" w:space="0" w:color="auto"/>
        <w:right w:val="none" w:sz="0" w:space="0" w:color="auto"/>
      </w:divBdr>
    </w:div>
    <w:div w:id="636616722">
      <w:bodyDiv w:val="1"/>
      <w:marLeft w:val="0"/>
      <w:marRight w:val="0"/>
      <w:marTop w:val="0"/>
      <w:marBottom w:val="0"/>
      <w:divBdr>
        <w:top w:val="none" w:sz="0" w:space="0" w:color="auto"/>
        <w:left w:val="none" w:sz="0" w:space="0" w:color="auto"/>
        <w:bottom w:val="none" w:sz="0" w:space="0" w:color="auto"/>
        <w:right w:val="none" w:sz="0" w:space="0" w:color="auto"/>
      </w:divBdr>
      <w:divsChild>
        <w:div w:id="65227534">
          <w:marLeft w:val="1166"/>
          <w:marRight w:val="0"/>
          <w:marTop w:val="0"/>
          <w:marBottom w:val="0"/>
          <w:divBdr>
            <w:top w:val="none" w:sz="0" w:space="0" w:color="auto"/>
            <w:left w:val="none" w:sz="0" w:space="0" w:color="auto"/>
            <w:bottom w:val="none" w:sz="0" w:space="0" w:color="auto"/>
            <w:right w:val="none" w:sz="0" w:space="0" w:color="auto"/>
          </w:divBdr>
        </w:div>
        <w:div w:id="370106866">
          <w:marLeft w:val="1166"/>
          <w:marRight w:val="0"/>
          <w:marTop w:val="0"/>
          <w:marBottom w:val="0"/>
          <w:divBdr>
            <w:top w:val="none" w:sz="0" w:space="0" w:color="auto"/>
            <w:left w:val="none" w:sz="0" w:space="0" w:color="auto"/>
            <w:bottom w:val="none" w:sz="0" w:space="0" w:color="auto"/>
            <w:right w:val="none" w:sz="0" w:space="0" w:color="auto"/>
          </w:divBdr>
        </w:div>
        <w:div w:id="620571815">
          <w:marLeft w:val="1166"/>
          <w:marRight w:val="0"/>
          <w:marTop w:val="0"/>
          <w:marBottom w:val="0"/>
          <w:divBdr>
            <w:top w:val="none" w:sz="0" w:space="0" w:color="auto"/>
            <w:left w:val="none" w:sz="0" w:space="0" w:color="auto"/>
            <w:bottom w:val="none" w:sz="0" w:space="0" w:color="auto"/>
            <w:right w:val="none" w:sz="0" w:space="0" w:color="auto"/>
          </w:divBdr>
        </w:div>
        <w:div w:id="808866878">
          <w:marLeft w:val="1166"/>
          <w:marRight w:val="0"/>
          <w:marTop w:val="0"/>
          <w:marBottom w:val="0"/>
          <w:divBdr>
            <w:top w:val="none" w:sz="0" w:space="0" w:color="auto"/>
            <w:left w:val="none" w:sz="0" w:space="0" w:color="auto"/>
            <w:bottom w:val="none" w:sz="0" w:space="0" w:color="auto"/>
            <w:right w:val="none" w:sz="0" w:space="0" w:color="auto"/>
          </w:divBdr>
        </w:div>
        <w:div w:id="1324814895">
          <w:marLeft w:val="547"/>
          <w:marRight w:val="0"/>
          <w:marTop w:val="0"/>
          <w:marBottom w:val="0"/>
          <w:divBdr>
            <w:top w:val="none" w:sz="0" w:space="0" w:color="auto"/>
            <w:left w:val="none" w:sz="0" w:space="0" w:color="auto"/>
            <w:bottom w:val="none" w:sz="0" w:space="0" w:color="auto"/>
            <w:right w:val="none" w:sz="0" w:space="0" w:color="auto"/>
          </w:divBdr>
        </w:div>
        <w:div w:id="1415125737">
          <w:marLeft w:val="1166"/>
          <w:marRight w:val="0"/>
          <w:marTop w:val="0"/>
          <w:marBottom w:val="0"/>
          <w:divBdr>
            <w:top w:val="none" w:sz="0" w:space="0" w:color="auto"/>
            <w:left w:val="none" w:sz="0" w:space="0" w:color="auto"/>
            <w:bottom w:val="none" w:sz="0" w:space="0" w:color="auto"/>
            <w:right w:val="none" w:sz="0" w:space="0" w:color="auto"/>
          </w:divBdr>
        </w:div>
        <w:div w:id="2026009424">
          <w:marLeft w:val="547"/>
          <w:marRight w:val="0"/>
          <w:marTop w:val="0"/>
          <w:marBottom w:val="0"/>
          <w:divBdr>
            <w:top w:val="none" w:sz="0" w:space="0" w:color="auto"/>
            <w:left w:val="none" w:sz="0" w:space="0" w:color="auto"/>
            <w:bottom w:val="none" w:sz="0" w:space="0" w:color="auto"/>
            <w:right w:val="none" w:sz="0" w:space="0" w:color="auto"/>
          </w:divBdr>
        </w:div>
        <w:div w:id="2123726507">
          <w:marLeft w:val="547"/>
          <w:marRight w:val="0"/>
          <w:marTop w:val="0"/>
          <w:marBottom w:val="0"/>
          <w:divBdr>
            <w:top w:val="none" w:sz="0" w:space="0" w:color="auto"/>
            <w:left w:val="none" w:sz="0" w:space="0" w:color="auto"/>
            <w:bottom w:val="none" w:sz="0" w:space="0" w:color="auto"/>
            <w:right w:val="none" w:sz="0" w:space="0" w:color="auto"/>
          </w:divBdr>
        </w:div>
      </w:divsChild>
    </w:div>
    <w:div w:id="642926287">
      <w:bodyDiv w:val="1"/>
      <w:marLeft w:val="0"/>
      <w:marRight w:val="0"/>
      <w:marTop w:val="0"/>
      <w:marBottom w:val="0"/>
      <w:divBdr>
        <w:top w:val="none" w:sz="0" w:space="0" w:color="auto"/>
        <w:left w:val="none" w:sz="0" w:space="0" w:color="auto"/>
        <w:bottom w:val="none" w:sz="0" w:space="0" w:color="auto"/>
        <w:right w:val="none" w:sz="0" w:space="0" w:color="auto"/>
      </w:divBdr>
    </w:div>
    <w:div w:id="647243431">
      <w:bodyDiv w:val="1"/>
      <w:marLeft w:val="0"/>
      <w:marRight w:val="0"/>
      <w:marTop w:val="0"/>
      <w:marBottom w:val="0"/>
      <w:divBdr>
        <w:top w:val="none" w:sz="0" w:space="0" w:color="auto"/>
        <w:left w:val="none" w:sz="0" w:space="0" w:color="auto"/>
        <w:bottom w:val="none" w:sz="0" w:space="0" w:color="auto"/>
        <w:right w:val="none" w:sz="0" w:space="0" w:color="auto"/>
      </w:divBdr>
    </w:div>
    <w:div w:id="657147397">
      <w:bodyDiv w:val="1"/>
      <w:marLeft w:val="0"/>
      <w:marRight w:val="0"/>
      <w:marTop w:val="0"/>
      <w:marBottom w:val="0"/>
      <w:divBdr>
        <w:top w:val="none" w:sz="0" w:space="0" w:color="auto"/>
        <w:left w:val="none" w:sz="0" w:space="0" w:color="auto"/>
        <w:bottom w:val="none" w:sz="0" w:space="0" w:color="auto"/>
        <w:right w:val="none" w:sz="0" w:space="0" w:color="auto"/>
      </w:divBdr>
    </w:div>
    <w:div w:id="663121658">
      <w:bodyDiv w:val="1"/>
      <w:marLeft w:val="0"/>
      <w:marRight w:val="0"/>
      <w:marTop w:val="0"/>
      <w:marBottom w:val="0"/>
      <w:divBdr>
        <w:top w:val="none" w:sz="0" w:space="0" w:color="auto"/>
        <w:left w:val="none" w:sz="0" w:space="0" w:color="auto"/>
        <w:bottom w:val="none" w:sz="0" w:space="0" w:color="auto"/>
        <w:right w:val="none" w:sz="0" w:space="0" w:color="auto"/>
      </w:divBdr>
    </w:div>
    <w:div w:id="665481444">
      <w:bodyDiv w:val="1"/>
      <w:marLeft w:val="0"/>
      <w:marRight w:val="0"/>
      <w:marTop w:val="0"/>
      <w:marBottom w:val="0"/>
      <w:divBdr>
        <w:top w:val="none" w:sz="0" w:space="0" w:color="auto"/>
        <w:left w:val="none" w:sz="0" w:space="0" w:color="auto"/>
        <w:bottom w:val="none" w:sz="0" w:space="0" w:color="auto"/>
        <w:right w:val="none" w:sz="0" w:space="0" w:color="auto"/>
      </w:divBdr>
    </w:div>
    <w:div w:id="676999004">
      <w:bodyDiv w:val="1"/>
      <w:marLeft w:val="0"/>
      <w:marRight w:val="0"/>
      <w:marTop w:val="0"/>
      <w:marBottom w:val="0"/>
      <w:divBdr>
        <w:top w:val="none" w:sz="0" w:space="0" w:color="auto"/>
        <w:left w:val="none" w:sz="0" w:space="0" w:color="auto"/>
        <w:bottom w:val="none" w:sz="0" w:space="0" w:color="auto"/>
        <w:right w:val="none" w:sz="0" w:space="0" w:color="auto"/>
      </w:divBdr>
    </w:div>
    <w:div w:id="682518568">
      <w:bodyDiv w:val="1"/>
      <w:marLeft w:val="0"/>
      <w:marRight w:val="0"/>
      <w:marTop w:val="0"/>
      <w:marBottom w:val="0"/>
      <w:divBdr>
        <w:top w:val="none" w:sz="0" w:space="0" w:color="auto"/>
        <w:left w:val="none" w:sz="0" w:space="0" w:color="auto"/>
        <w:bottom w:val="none" w:sz="0" w:space="0" w:color="auto"/>
        <w:right w:val="none" w:sz="0" w:space="0" w:color="auto"/>
      </w:divBdr>
      <w:divsChild>
        <w:div w:id="188301658">
          <w:marLeft w:val="0"/>
          <w:marRight w:val="0"/>
          <w:marTop w:val="0"/>
          <w:marBottom w:val="0"/>
          <w:divBdr>
            <w:top w:val="none" w:sz="0" w:space="0" w:color="auto"/>
            <w:left w:val="none" w:sz="0" w:space="0" w:color="auto"/>
            <w:bottom w:val="none" w:sz="0" w:space="0" w:color="auto"/>
            <w:right w:val="none" w:sz="0" w:space="0" w:color="auto"/>
          </w:divBdr>
          <w:divsChild>
            <w:div w:id="169953238">
              <w:marLeft w:val="-75"/>
              <w:marRight w:val="0"/>
              <w:marTop w:val="30"/>
              <w:marBottom w:val="30"/>
              <w:divBdr>
                <w:top w:val="none" w:sz="0" w:space="0" w:color="auto"/>
                <w:left w:val="none" w:sz="0" w:space="0" w:color="auto"/>
                <w:bottom w:val="none" w:sz="0" w:space="0" w:color="auto"/>
                <w:right w:val="none" w:sz="0" w:space="0" w:color="auto"/>
              </w:divBdr>
              <w:divsChild>
                <w:div w:id="33386514">
                  <w:marLeft w:val="0"/>
                  <w:marRight w:val="0"/>
                  <w:marTop w:val="0"/>
                  <w:marBottom w:val="0"/>
                  <w:divBdr>
                    <w:top w:val="none" w:sz="0" w:space="0" w:color="auto"/>
                    <w:left w:val="none" w:sz="0" w:space="0" w:color="auto"/>
                    <w:bottom w:val="none" w:sz="0" w:space="0" w:color="auto"/>
                    <w:right w:val="none" w:sz="0" w:space="0" w:color="auto"/>
                  </w:divBdr>
                  <w:divsChild>
                    <w:div w:id="1319192374">
                      <w:marLeft w:val="0"/>
                      <w:marRight w:val="0"/>
                      <w:marTop w:val="0"/>
                      <w:marBottom w:val="0"/>
                      <w:divBdr>
                        <w:top w:val="none" w:sz="0" w:space="0" w:color="auto"/>
                        <w:left w:val="none" w:sz="0" w:space="0" w:color="auto"/>
                        <w:bottom w:val="none" w:sz="0" w:space="0" w:color="auto"/>
                        <w:right w:val="none" w:sz="0" w:space="0" w:color="auto"/>
                      </w:divBdr>
                    </w:div>
                    <w:div w:id="1843815273">
                      <w:marLeft w:val="0"/>
                      <w:marRight w:val="0"/>
                      <w:marTop w:val="0"/>
                      <w:marBottom w:val="0"/>
                      <w:divBdr>
                        <w:top w:val="none" w:sz="0" w:space="0" w:color="auto"/>
                        <w:left w:val="none" w:sz="0" w:space="0" w:color="auto"/>
                        <w:bottom w:val="none" w:sz="0" w:space="0" w:color="auto"/>
                        <w:right w:val="none" w:sz="0" w:space="0" w:color="auto"/>
                      </w:divBdr>
                    </w:div>
                  </w:divsChild>
                </w:div>
                <w:div w:id="57824279">
                  <w:marLeft w:val="0"/>
                  <w:marRight w:val="0"/>
                  <w:marTop w:val="0"/>
                  <w:marBottom w:val="0"/>
                  <w:divBdr>
                    <w:top w:val="none" w:sz="0" w:space="0" w:color="auto"/>
                    <w:left w:val="none" w:sz="0" w:space="0" w:color="auto"/>
                    <w:bottom w:val="none" w:sz="0" w:space="0" w:color="auto"/>
                    <w:right w:val="none" w:sz="0" w:space="0" w:color="auto"/>
                  </w:divBdr>
                  <w:divsChild>
                    <w:div w:id="2058316417">
                      <w:marLeft w:val="0"/>
                      <w:marRight w:val="0"/>
                      <w:marTop w:val="0"/>
                      <w:marBottom w:val="0"/>
                      <w:divBdr>
                        <w:top w:val="none" w:sz="0" w:space="0" w:color="auto"/>
                        <w:left w:val="none" w:sz="0" w:space="0" w:color="auto"/>
                        <w:bottom w:val="none" w:sz="0" w:space="0" w:color="auto"/>
                        <w:right w:val="none" w:sz="0" w:space="0" w:color="auto"/>
                      </w:divBdr>
                    </w:div>
                  </w:divsChild>
                </w:div>
                <w:div w:id="187304158">
                  <w:marLeft w:val="0"/>
                  <w:marRight w:val="0"/>
                  <w:marTop w:val="0"/>
                  <w:marBottom w:val="0"/>
                  <w:divBdr>
                    <w:top w:val="none" w:sz="0" w:space="0" w:color="auto"/>
                    <w:left w:val="none" w:sz="0" w:space="0" w:color="auto"/>
                    <w:bottom w:val="none" w:sz="0" w:space="0" w:color="auto"/>
                    <w:right w:val="none" w:sz="0" w:space="0" w:color="auto"/>
                  </w:divBdr>
                  <w:divsChild>
                    <w:div w:id="614218102">
                      <w:marLeft w:val="0"/>
                      <w:marRight w:val="0"/>
                      <w:marTop w:val="0"/>
                      <w:marBottom w:val="0"/>
                      <w:divBdr>
                        <w:top w:val="none" w:sz="0" w:space="0" w:color="auto"/>
                        <w:left w:val="none" w:sz="0" w:space="0" w:color="auto"/>
                        <w:bottom w:val="none" w:sz="0" w:space="0" w:color="auto"/>
                        <w:right w:val="none" w:sz="0" w:space="0" w:color="auto"/>
                      </w:divBdr>
                    </w:div>
                  </w:divsChild>
                </w:div>
                <w:div w:id="195584653">
                  <w:marLeft w:val="0"/>
                  <w:marRight w:val="0"/>
                  <w:marTop w:val="0"/>
                  <w:marBottom w:val="0"/>
                  <w:divBdr>
                    <w:top w:val="none" w:sz="0" w:space="0" w:color="auto"/>
                    <w:left w:val="none" w:sz="0" w:space="0" w:color="auto"/>
                    <w:bottom w:val="none" w:sz="0" w:space="0" w:color="auto"/>
                    <w:right w:val="none" w:sz="0" w:space="0" w:color="auto"/>
                  </w:divBdr>
                  <w:divsChild>
                    <w:div w:id="957297524">
                      <w:marLeft w:val="0"/>
                      <w:marRight w:val="0"/>
                      <w:marTop w:val="0"/>
                      <w:marBottom w:val="0"/>
                      <w:divBdr>
                        <w:top w:val="none" w:sz="0" w:space="0" w:color="auto"/>
                        <w:left w:val="none" w:sz="0" w:space="0" w:color="auto"/>
                        <w:bottom w:val="none" w:sz="0" w:space="0" w:color="auto"/>
                        <w:right w:val="none" w:sz="0" w:space="0" w:color="auto"/>
                      </w:divBdr>
                    </w:div>
                  </w:divsChild>
                </w:div>
                <w:div w:id="250161959">
                  <w:marLeft w:val="0"/>
                  <w:marRight w:val="0"/>
                  <w:marTop w:val="0"/>
                  <w:marBottom w:val="0"/>
                  <w:divBdr>
                    <w:top w:val="none" w:sz="0" w:space="0" w:color="auto"/>
                    <w:left w:val="none" w:sz="0" w:space="0" w:color="auto"/>
                    <w:bottom w:val="none" w:sz="0" w:space="0" w:color="auto"/>
                    <w:right w:val="none" w:sz="0" w:space="0" w:color="auto"/>
                  </w:divBdr>
                  <w:divsChild>
                    <w:div w:id="2095855213">
                      <w:marLeft w:val="0"/>
                      <w:marRight w:val="0"/>
                      <w:marTop w:val="0"/>
                      <w:marBottom w:val="0"/>
                      <w:divBdr>
                        <w:top w:val="none" w:sz="0" w:space="0" w:color="auto"/>
                        <w:left w:val="none" w:sz="0" w:space="0" w:color="auto"/>
                        <w:bottom w:val="none" w:sz="0" w:space="0" w:color="auto"/>
                        <w:right w:val="none" w:sz="0" w:space="0" w:color="auto"/>
                      </w:divBdr>
                    </w:div>
                  </w:divsChild>
                </w:div>
                <w:div w:id="441613034">
                  <w:marLeft w:val="0"/>
                  <w:marRight w:val="0"/>
                  <w:marTop w:val="0"/>
                  <w:marBottom w:val="0"/>
                  <w:divBdr>
                    <w:top w:val="none" w:sz="0" w:space="0" w:color="auto"/>
                    <w:left w:val="none" w:sz="0" w:space="0" w:color="auto"/>
                    <w:bottom w:val="none" w:sz="0" w:space="0" w:color="auto"/>
                    <w:right w:val="none" w:sz="0" w:space="0" w:color="auto"/>
                  </w:divBdr>
                  <w:divsChild>
                    <w:div w:id="149098331">
                      <w:marLeft w:val="0"/>
                      <w:marRight w:val="0"/>
                      <w:marTop w:val="0"/>
                      <w:marBottom w:val="0"/>
                      <w:divBdr>
                        <w:top w:val="none" w:sz="0" w:space="0" w:color="auto"/>
                        <w:left w:val="none" w:sz="0" w:space="0" w:color="auto"/>
                        <w:bottom w:val="none" w:sz="0" w:space="0" w:color="auto"/>
                        <w:right w:val="none" w:sz="0" w:space="0" w:color="auto"/>
                      </w:divBdr>
                    </w:div>
                  </w:divsChild>
                </w:div>
                <w:div w:id="604850789">
                  <w:marLeft w:val="0"/>
                  <w:marRight w:val="0"/>
                  <w:marTop w:val="0"/>
                  <w:marBottom w:val="0"/>
                  <w:divBdr>
                    <w:top w:val="none" w:sz="0" w:space="0" w:color="auto"/>
                    <w:left w:val="none" w:sz="0" w:space="0" w:color="auto"/>
                    <w:bottom w:val="none" w:sz="0" w:space="0" w:color="auto"/>
                    <w:right w:val="none" w:sz="0" w:space="0" w:color="auto"/>
                  </w:divBdr>
                  <w:divsChild>
                    <w:div w:id="1839226414">
                      <w:marLeft w:val="0"/>
                      <w:marRight w:val="0"/>
                      <w:marTop w:val="0"/>
                      <w:marBottom w:val="0"/>
                      <w:divBdr>
                        <w:top w:val="none" w:sz="0" w:space="0" w:color="auto"/>
                        <w:left w:val="none" w:sz="0" w:space="0" w:color="auto"/>
                        <w:bottom w:val="none" w:sz="0" w:space="0" w:color="auto"/>
                        <w:right w:val="none" w:sz="0" w:space="0" w:color="auto"/>
                      </w:divBdr>
                    </w:div>
                  </w:divsChild>
                </w:div>
                <w:div w:id="634141172">
                  <w:marLeft w:val="0"/>
                  <w:marRight w:val="0"/>
                  <w:marTop w:val="0"/>
                  <w:marBottom w:val="0"/>
                  <w:divBdr>
                    <w:top w:val="none" w:sz="0" w:space="0" w:color="auto"/>
                    <w:left w:val="none" w:sz="0" w:space="0" w:color="auto"/>
                    <w:bottom w:val="none" w:sz="0" w:space="0" w:color="auto"/>
                    <w:right w:val="none" w:sz="0" w:space="0" w:color="auto"/>
                  </w:divBdr>
                  <w:divsChild>
                    <w:div w:id="1514998582">
                      <w:marLeft w:val="0"/>
                      <w:marRight w:val="0"/>
                      <w:marTop w:val="0"/>
                      <w:marBottom w:val="0"/>
                      <w:divBdr>
                        <w:top w:val="none" w:sz="0" w:space="0" w:color="auto"/>
                        <w:left w:val="none" w:sz="0" w:space="0" w:color="auto"/>
                        <w:bottom w:val="none" w:sz="0" w:space="0" w:color="auto"/>
                        <w:right w:val="none" w:sz="0" w:space="0" w:color="auto"/>
                      </w:divBdr>
                    </w:div>
                  </w:divsChild>
                </w:div>
                <w:div w:id="680280478">
                  <w:marLeft w:val="0"/>
                  <w:marRight w:val="0"/>
                  <w:marTop w:val="0"/>
                  <w:marBottom w:val="0"/>
                  <w:divBdr>
                    <w:top w:val="none" w:sz="0" w:space="0" w:color="auto"/>
                    <w:left w:val="none" w:sz="0" w:space="0" w:color="auto"/>
                    <w:bottom w:val="none" w:sz="0" w:space="0" w:color="auto"/>
                    <w:right w:val="none" w:sz="0" w:space="0" w:color="auto"/>
                  </w:divBdr>
                  <w:divsChild>
                    <w:div w:id="600995906">
                      <w:marLeft w:val="0"/>
                      <w:marRight w:val="0"/>
                      <w:marTop w:val="0"/>
                      <w:marBottom w:val="0"/>
                      <w:divBdr>
                        <w:top w:val="none" w:sz="0" w:space="0" w:color="auto"/>
                        <w:left w:val="none" w:sz="0" w:space="0" w:color="auto"/>
                        <w:bottom w:val="none" w:sz="0" w:space="0" w:color="auto"/>
                        <w:right w:val="none" w:sz="0" w:space="0" w:color="auto"/>
                      </w:divBdr>
                    </w:div>
                  </w:divsChild>
                </w:div>
                <w:div w:id="822702759">
                  <w:marLeft w:val="0"/>
                  <w:marRight w:val="0"/>
                  <w:marTop w:val="0"/>
                  <w:marBottom w:val="0"/>
                  <w:divBdr>
                    <w:top w:val="none" w:sz="0" w:space="0" w:color="auto"/>
                    <w:left w:val="none" w:sz="0" w:space="0" w:color="auto"/>
                    <w:bottom w:val="none" w:sz="0" w:space="0" w:color="auto"/>
                    <w:right w:val="none" w:sz="0" w:space="0" w:color="auto"/>
                  </w:divBdr>
                  <w:divsChild>
                    <w:div w:id="1885362567">
                      <w:marLeft w:val="0"/>
                      <w:marRight w:val="0"/>
                      <w:marTop w:val="0"/>
                      <w:marBottom w:val="0"/>
                      <w:divBdr>
                        <w:top w:val="none" w:sz="0" w:space="0" w:color="auto"/>
                        <w:left w:val="none" w:sz="0" w:space="0" w:color="auto"/>
                        <w:bottom w:val="none" w:sz="0" w:space="0" w:color="auto"/>
                        <w:right w:val="none" w:sz="0" w:space="0" w:color="auto"/>
                      </w:divBdr>
                    </w:div>
                  </w:divsChild>
                </w:div>
                <w:div w:id="842163776">
                  <w:marLeft w:val="0"/>
                  <w:marRight w:val="0"/>
                  <w:marTop w:val="0"/>
                  <w:marBottom w:val="0"/>
                  <w:divBdr>
                    <w:top w:val="none" w:sz="0" w:space="0" w:color="auto"/>
                    <w:left w:val="none" w:sz="0" w:space="0" w:color="auto"/>
                    <w:bottom w:val="none" w:sz="0" w:space="0" w:color="auto"/>
                    <w:right w:val="none" w:sz="0" w:space="0" w:color="auto"/>
                  </w:divBdr>
                  <w:divsChild>
                    <w:div w:id="9261803">
                      <w:marLeft w:val="0"/>
                      <w:marRight w:val="0"/>
                      <w:marTop w:val="0"/>
                      <w:marBottom w:val="0"/>
                      <w:divBdr>
                        <w:top w:val="none" w:sz="0" w:space="0" w:color="auto"/>
                        <w:left w:val="none" w:sz="0" w:space="0" w:color="auto"/>
                        <w:bottom w:val="none" w:sz="0" w:space="0" w:color="auto"/>
                        <w:right w:val="none" w:sz="0" w:space="0" w:color="auto"/>
                      </w:divBdr>
                    </w:div>
                  </w:divsChild>
                </w:div>
                <w:div w:id="862014429">
                  <w:marLeft w:val="0"/>
                  <w:marRight w:val="0"/>
                  <w:marTop w:val="0"/>
                  <w:marBottom w:val="0"/>
                  <w:divBdr>
                    <w:top w:val="none" w:sz="0" w:space="0" w:color="auto"/>
                    <w:left w:val="none" w:sz="0" w:space="0" w:color="auto"/>
                    <w:bottom w:val="none" w:sz="0" w:space="0" w:color="auto"/>
                    <w:right w:val="none" w:sz="0" w:space="0" w:color="auto"/>
                  </w:divBdr>
                  <w:divsChild>
                    <w:div w:id="281152651">
                      <w:marLeft w:val="0"/>
                      <w:marRight w:val="0"/>
                      <w:marTop w:val="0"/>
                      <w:marBottom w:val="0"/>
                      <w:divBdr>
                        <w:top w:val="none" w:sz="0" w:space="0" w:color="auto"/>
                        <w:left w:val="none" w:sz="0" w:space="0" w:color="auto"/>
                        <w:bottom w:val="none" w:sz="0" w:space="0" w:color="auto"/>
                        <w:right w:val="none" w:sz="0" w:space="0" w:color="auto"/>
                      </w:divBdr>
                    </w:div>
                  </w:divsChild>
                </w:div>
                <w:div w:id="907498084">
                  <w:marLeft w:val="0"/>
                  <w:marRight w:val="0"/>
                  <w:marTop w:val="0"/>
                  <w:marBottom w:val="0"/>
                  <w:divBdr>
                    <w:top w:val="none" w:sz="0" w:space="0" w:color="auto"/>
                    <w:left w:val="none" w:sz="0" w:space="0" w:color="auto"/>
                    <w:bottom w:val="none" w:sz="0" w:space="0" w:color="auto"/>
                    <w:right w:val="none" w:sz="0" w:space="0" w:color="auto"/>
                  </w:divBdr>
                  <w:divsChild>
                    <w:div w:id="1325547803">
                      <w:marLeft w:val="0"/>
                      <w:marRight w:val="0"/>
                      <w:marTop w:val="0"/>
                      <w:marBottom w:val="0"/>
                      <w:divBdr>
                        <w:top w:val="none" w:sz="0" w:space="0" w:color="auto"/>
                        <w:left w:val="none" w:sz="0" w:space="0" w:color="auto"/>
                        <w:bottom w:val="none" w:sz="0" w:space="0" w:color="auto"/>
                        <w:right w:val="none" w:sz="0" w:space="0" w:color="auto"/>
                      </w:divBdr>
                    </w:div>
                  </w:divsChild>
                </w:div>
                <w:div w:id="932278916">
                  <w:marLeft w:val="0"/>
                  <w:marRight w:val="0"/>
                  <w:marTop w:val="0"/>
                  <w:marBottom w:val="0"/>
                  <w:divBdr>
                    <w:top w:val="none" w:sz="0" w:space="0" w:color="auto"/>
                    <w:left w:val="none" w:sz="0" w:space="0" w:color="auto"/>
                    <w:bottom w:val="none" w:sz="0" w:space="0" w:color="auto"/>
                    <w:right w:val="none" w:sz="0" w:space="0" w:color="auto"/>
                  </w:divBdr>
                  <w:divsChild>
                    <w:div w:id="1126656169">
                      <w:marLeft w:val="0"/>
                      <w:marRight w:val="0"/>
                      <w:marTop w:val="0"/>
                      <w:marBottom w:val="0"/>
                      <w:divBdr>
                        <w:top w:val="none" w:sz="0" w:space="0" w:color="auto"/>
                        <w:left w:val="none" w:sz="0" w:space="0" w:color="auto"/>
                        <w:bottom w:val="none" w:sz="0" w:space="0" w:color="auto"/>
                        <w:right w:val="none" w:sz="0" w:space="0" w:color="auto"/>
                      </w:divBdr>
                    </w:div>
                  </w:divsChild>
                </w:div>
                <w:div w:id="967052590">
                  <w:marLeft w:val="0"/>
                  <w:marRight w:val="0"/>
                  <w:marTop w:val="0"/>
                  <w:marBottom w:val="0"/>
                  <w:divBdr>
                    <w:top w:val="none" w:sz="0" w:space="0" w:color="auto"/>
                    <w:left w:val="none" w:sz="0" w:space="0" w:color="auto"/>
                    <w:bottom w:val="none" w:sz="0" w:space="0" w:color="auto"/>
                    <w:right w:val="none" w:sz="0" w:space="0" w:color="auto"/>
                  </w:divBdr>
                  <w:divsChild>
                    <w:div w:id="914243767">
                      <w:marLeft w:val="0"/>
                      <w:marRight w:val="0"/>
                      <w:marTop w:val="0"/>
                      <w:marBottom w:val="0"/>
                      <w:divBdr>
                        <w:top w:val="none" w:sz="0" w:space="0" w:color="auto"/>
                        <w:left w:val="none" w:sz="0" w:space="0" w:color="auto"/>
                        <w:bottom w:val="none" w:sz="0" w:space="0" w:color="auto"/>
                        <w:right w:val="none" w:sz="0" w:space="0" w:color="auto"/>
                      </w:divBdr>
                    </w:div>
                  </w:divsChild>
                </w:div>
                <w:div w:id="1028408698">
                  <w:marLeft w:val="0"/>
                  <w:marRight w:val="0"/>
                  <w:marTop w:val="0"/>
                  <w:marBottom w:val="0"/>
                  <w:divBdr>
                    <w:top w:val="none" w:sz="0" w:space="0" w:color="auto"/>
                    <w:left w:val="none" w:sz="0" w:space="0" w:color="auto"/>
                    <w:bottom w:val="none" w:sz="0" w:space="0" w:color="auto"/>
                    <w:right w:val="none" w:sz="0" w:space="0" w:color="auto"/>
                  </w:divBdr>
                  <w:divsChild>
                    <w:div w:id="1548375031">
                      <w:marLeft w:val="0"/>
                      <w:marRight w:val="0"/>
                      <w:marTop w:val="0"/>
                      <w:marBottom w:val="0"/>
                      <w:divBdr>
                        <w:top w:val="none" w:sz="0" w:space="0" w:color="auto"/>
                        <w:left w:val="none" w:sz="0" w:space="0" w:color="auto"/>
                        <w:bottom w:val="none" w:sz="0" w:space="0" w:color="auto"/>
                        <w:right w:val="none" w:sz="0" w:space="0" w:color="auto"/>
                      </w:divBdr>
                    </w:div>
                  </w:divsChild>
                </w:div>
                <w:div w:id="1145700383">
                  <w:marLeft w:val="0"/>
                  <w:marRight w:val="0"/>
                  <w:marTop w:val="0"/>
                  <w:marBottom w:val="0"/>
                  <w:divBdr>
                    <w:top w:val="none" w:sz="0" w:space="0" w:color="auto"/>
                    <w:left w:val="none" w:sz="0" w:space="0" w:color="auto"/>
                    <w:bottom w:val="none" w:sz="0" w:space="0" w:color="auto"/>
                    <w:right w:val="none" w:sz="0" w:space="0" w:color="auto"/>
                  </w:divBdr>
                  <w:divsChild>
                    <w:div w:id="731660724">
                      <w:marLeft w:val="0"/>
                      <w:marRight w:val="0"/>
                      <w:marTop w:val="0"/>
                      <w:marBottom w:val="0"/>
                      <w:divBdr>
                        <w:top w:val="none" w:sz="0" w:space="0" w:color="auto"/>
                        <w:left w:val="none" w:sz="0" w:space="0" w:color="auto"/>
                        <w:bottom w:val="none" w:sz="0" w:space="0" w:color="auto"/>
                        <w:right w:val="none" w:sz="0" w:space="0" w:color="auto"/>
                      </w:divBdr>
                    </w:div>
                  </w:divsChild>
                </w:div>
                <w:div w:id="1150637339">
                  <w:marLeft w:val="0"/>
                  <w:marRight w:val="0"/>
                  <w:marTop w:val="0"/>
                  <w:marBottom w:val="0"/>
                  <w:divBdr>
                    <w:top w:val="none" w:sz="0" w:space="0" w:color="auto"/>
                    <w:left w:val="none" w:sz="0" w:space="0" w:color="auto"/>
                    <w:bottom w:val="none" w:sz="0" w:space="0" w:color="auto"/>
                    <w:right w:val="none" w:sz="0" w:space="0" w:color="auto"/>
                  </w:divBdr>
                  <w:divsChild>
                    <w:div w:id="145710071">
                      <w:marLeft w:val="0"/>
                      <w:marRight w:val="0"/>
                      <w:marTop w:val="0"/>
                      <w:marBottom w:val="0"/>
                      <w:divBdr>
                        <w:top w:val="none" w:sz="0" w:space="0" w:color="auto"/>
                        <w:left w:val="none" w:sz="0" w:space="0" w:color="auto"/>
                        <w:bottom w:val="none" w:sz="0" w:space="0" w:color="auto"/>
                        <w:right w:val="none" w:sz="0" w:space="0" w:color="auto"/>
                      </w:divBdr>
                    </w:div>
                  </w:divsChild>
                </w:div>
                <w:div w:id="1159926724">
                  <w:marLeft w:val="0"/>
                  <w:marRight w:val="0"/>
                  <w:marTop w:val="0"/>
                  <w:marBottom w:val="0"/>
                  <w:divBdr>
                    <w:top w:val="none" w:sz="0" w:space="0" w:color="auto"/>
                    <w:left w:val="none" w:sz="0" w:space="0" w:color="auto"/>
                    <w:bottom w:val="none" w:sz="0" w:space="0" w:color="auto"/>
                    <w:right w:val="none" w:sz="0" w:space="0" w:color="auto"/>
                  </w:divBdr>
                  <w:divsChild>
                    <w:div w:id="1404795984">
                      <w:marLeft w:val="0"/>
                      <w:marRight w:val="0"/>
                      <w:marTop w:val="0"/>
                      <w:marBottom w:val="0"/>
                      <w:divBdr>
                        <w:top w:val="none" w:sz="0" w:space="0" w:color="auto"/>
                        <w:left w:val="none" w:sz="0" w:space="0" w:color="auto"/>
                        <w:bottom w:val="none" w:sz="0" w:space="0" w:color="auto"/>
                        <w:right w:val="none" w:sz="0" w:space="0" w:color="auto"/>
                      </w:divBdr>
                    </w:div>
                  </w:divsChild>
                </w:div>
                <w:div w:id="1160654975">
                  <w:marLeft w:val="0"/>
                  <w:marRight w:val="0"/>
                  <w:marTop w:val="0"/>
                  <w:marBottom w:val="0"/>
                  <w:divBdr>
                    <w:top w:val="none" w:sz="0" w:space="0" w:color="auto"/>
                    <w:left w:val="none" w:sz="0" w:space="0" w:color="auto"/>
                    <w:bottom w:val="none" w:sz="0" w:space="0" w:color="auto"/>
                    <w:right w:val="none" w:sz="0" w:space="0" w:color="auto"/>
                  </w:divBdr>
                  <w:divsChild>
                    <w:div w:id="385303405">
                      <w:marLeft w:val="0"/>
                      <w:marRight w:val="0"/>
                      <w:marTop w:val="0"/>
                      <w:marBottom w:val="0"/>
                      <w:divBdr>
                        <w:top w:val="none" w:sz="0" w:space="0" w:color="auto"/>
                        <w:left w:val="none" w:sz="0" w:space="0" w:color="auto"/>
                        <w:bottom w:val="none" w:sz="0" w:space="0" w:color="auto"/>
                        <w:right w:val="none" w:sz="0" w:space="0" w:color="auto"/>
                      </w:divBdr>
                    </w:div>
                  </w:divsChild>
                </w:div>
                <w:div w:id="1226839754">
                  <w:marLeft w:val="0"/>
                  <w:marRight w:val="0"/>
                  <w:marTop w:val="0"/>
                  <w:marBottom w:val="0"/>
                  <w:divBdr>
                    <w:top w:val="none" w:sz="0" w:space="0" w:color="auto"/>
                    <w:left w:val="none" w:sz="0" w:space="0" w:color="auto"/>
                    <w:bottom w:val="none" w:sz="0" w:space="0" w:color="auto"/>
                    <w:right w:val="none" w:sz="0" w:space="0" w:color="auto"/>
                  </w:divBdr>
                  <w:divsChild>
                    <w:div w:id="1923757589">
                      <w:marLeft w:val="0"/>
                      <w:marRight w:val="0"/>
                      <w:marTop w:val="0"/>
                      <w:marBottom w:val="0"/>
                      <w:divBdr>
                        <w:top w:val="none" w:sz="0" w:space="0" w:color="auto"/>
                        <w:left w:val="none" w:sz="0" w:space="0" w:color="auto"/>
                        <w:bottom w:val="none" w:sz="0" w:space="0" w:color="auto"/>
                        <w:right w:val="none" w:sz="0" w:space="0" w:color="auto"/>
                      </w:divBdr>
                    </w:div>
                  </w:divsChild>
                </w:div>
                <w:div w:id="1305236566">
                  <w:marLeft w:val="0"/>
                  <w:marRight w:val="0"/>
                  <w:marTop w:val="0"/>
                  <w:marBottom w:val="0"/>
                  <w:divBdr>
                    <w:top w:val="none" w:sz="0" w:space="0" w:color="auto"/>
                    <w:left w:val="none" w:sz="0" w:space="0" w:color="auto"/>
                    <w:bottom w:val="none" w:sz="0" w:space="0" w:color="auto"/>
                    <w:right w:val="none" w:sz="0" w:space="0" w:color="auto"/>
                  </w:divBdr>
                  <w:divsChild>
                    <w:div w:id="1441219397">
                      <w:marLeft w:val="0"/>
                      <w:marRight w:val="0"/>
                      <w:marTop w:val="0"/>
                      <w:marBottom w:val="0"/>
                      <w:divBdr>
                        <w:top w:val="none" w:sz="0" w:space="0" w:color="auto"/>
                        <w:left w:val="none" w:sz="0" w:space="0" w:color="auto"/>
                        <w:bottom w:val="none" w:sz="0" w:space="0" w:color="auto"/>
                        <w:right w:val="none" w:sz="0" w:space="0" w:color="auto"/>
                      </w:divBdr>
                    </w:div>
                  </w:divsChild>
                </w:div>
                <w:div w:id="1344433177">
                  <w:marLeft w:val="0"/>
                  <w:marRight w:val="0"/>
                  <w:marTop w:val="0"/>
                  <w:marBottom w:val="0"/>
                  <w:divBdr>
                    <w:top w:val="none" w:sz="0" w:space="0" w:color="auto"/>
                    <w:left w:val="none" w:sz="0" w:space="0" w:color="auto"/>
                    <w:bottom w:val="none" w:sz="0" w:space="0" w:color="auto"/>
                    <w:right w:val="none" w:sz="0" w:space="0" w:color="auto"/>
                  </w:divBdr>
                  <w:divsChild>
                    <w:div w:id="1521621953">
                      <w:marLeft w:val="0"/>
                      <w:marRight w:val="0"/>
                      <w:marTop w:val="0"/>
                      <w:marBottom w:val="0"/>
                      <w:divBdr>
                        <w:top w:val="none" w:sz="0" w:space="0" w:color="auto"/>
                        <w:left w:val="none" w:sz="0" w:space="0" w:color="auto"/>
                        <w:bottom w:val="none" w:sz="0" w:space="0" w:color="auto"/>
                        <w:right w:val="none" w:sz="0" w:space="0" w:color="auto"/>
                      </w:divBdr>
                    </w:div>
                  </w:divsChild>
                </w:div>
                <w:div w:id="1399670041">
                  <w:marLeft w:val="0"/>
                  <w:marRight w:val="0"/>
                  <w:marTop w:val="0"/>
                  <w:marBottom w:val="0"/>
                  <w:divBdr>
                    <w:top w:val="none" w:sz="0" w:space="0" w:color="auto"/>
                    <w:left w:val="none" w:sz="0" w:space="0" w:color="auto"/>
                    <w:bottom w:val="none" w:sz="0" w:space="0" w:color="auto"/>
                    <w:right w:val="none" w:sz="0" w:space="0" w:color="auto"/>
                  </w:divBdr>
                  <w:divsChild>
                    <w:div w:id="576551286">
                      <w:marLeft w:val="0"/>
                      <w:marRight w:val="0"/>
                      <w:marTop w:val="0"/>
                      <w:marBottom w:val="0"/>
                      <w:divBdr>
                        <w:top w:val="none" w:sz="0" w:space="0" w:color="auto"/>
                        <w:left w:val="none" w:sz="0" w:space="0" w:color="auto"/>
                        <w:bottom w:val="none" w:sz="0" w:space="0" w:color="auto"/>
                        <w:right w:val="none" w:sz="0" w:space="0" w:color="auto"/>
                      </w:divBdr>
                    </w:div>
                  </w:divsChild>
                </w:div>
                <w:div w:id="1468668566">
                  <w:marLeft w:val="0"/>
                  <w:marRight w:val="0"/>
                  <w:marTop w:val="0"/>
                  <w:marBottom w:val="0"/>
                  <w:divBdr>
                    <w:top w:val="none" w:sz="0" w:space="0" w:color="auto"/>
                    <w:left w:val="none" w:sz="0" w:space="0" w:color="auto"/>
                    <w:bottom w:val="none" w:sz="0" w:space="0" w:color="auto"/>
                    <w:right w:val="none" w:sz="0" w:space="0" w:color="auto"/>
                  </w:divBdr>
                  <w:divsChild>
                    <w:div w:id="163782554">
                      <w:marLeft w:val="0"/>
                      <w:marRight w:val="0"/>
                      <w:marTop w:val="0"/>
                      <w:marBottom w:val="0"/>
                      <w:divBdr>
                        <w:top w:val="none" w:sz="0" w:space="0" w:color="auto"/>
                        <w:left w:val="none" w:sz="0" w:space="0" w:color="auto"/>
                        <w:bottom w:val="none" w:sz="0" w:space="0" w:color="auto"/>
                        <w:right w:val="none" w:sz="0" w:space="0" w:color="auto"/>
                      </w:divBdr>
                    </w:div>
                  </w:divsChild>
                </w:div>
                <w:div w:id="1476029450">
                  <w:marLeft w:val="0"/>
                  <w:marRight w:val="0"/>
                  <w:marTop w:val="0"/>
                  <w:marBottom w:val="0"/>
                  <w:divBdr>
                    <w:top w:val="none" w:sz="0" w:space="0" w:color="auto"/>
                    <w:left w:val="none" w:sz="0" w:space="0" w:color="auto"/>
                    <w:bottom w:val="none" w:sz="0" w:space="0" w:color="auto"/>
                    <w:right w:val="none" w:sz="0" w:space="0" w:color="auto"/>
                  </w:divBdr>
                  <w:divsChild>
                    <w:div w:id="137963817">
                      <w:marLeft w:val="0"/>
                      <w:marRight w:val="0"/>
                      <w:marTop w:val="0"/>
                      <w:marBottom w:val="0"/>
                      <w:divBdr>
                        <w:top w:val="none" w:sz="0" w:space="0" w:color="auto"/>
                        <w:left w:val="none" w:sz="0" w:space="0" w:color="auto"/>
                        <w:bottom w:val="none" w:sz="0" w:space="0" w:color="auto"/>
                        <w:right w:val="none" w:sz="0" w:space="0" w:color="auto"/>
                      </w:divBdr>
                    </w:div>
                    <w:div w:id="819729662">
                      <w:marLeft w:val="0"/>
                      <w:marRight w:val="0"/>
                      <w:marTop w:val="0"/>
                      <w:marBottom w:val="0"/>
                      <w:divBdr>
                        <w:top w:val="none" w:sz="0" w:space="0" w:color="auto"/>
                        <w:left w:val="none" w:sz="0" w:space="0" w:color="auto"/>
                        <w:bottom w:val="none" w:sz="0" w:space="0" w:color="auto"/>
                        <w:right w:val="none" w:sz="0" w:space="0" w:color="auto"/>
                      </w:divBdr>
                    </w:div>
                  </w:divsChild>
                </w:div>
                <w:div w:id="1545099116">
                  <w:marLeft w:val="0"/>
                  <w:marRight w:val="0"/>
                  <w:marTop w:val="0"/>
                  <w:marBottom w:val="0"/>
                  <w:divBdr>
                    <w:top w:val="none" w:sz="0" w:space="0" w:color="auto"/>
                    <w:left w:val="none" w:sz="0" w:space="0" w:color="auto"/>
                    <w:bottom w:val="none" w:sz="0" w:space="0" w:color="auto"/>
                    <w:right w:val="none" w:sz="0" w:space="0" w:color="auto"/>
                  </w:divBdr>
                  <w:divsChild>
                    <w:div w:id="131948470">
                      <w:marLeft w:val="0"/>
                      <w:marRight w:val="0"/>
                      <w:marTop w:val="0"/>
                      <w:marBottom w:val="0"/>
                      <w:divBdr>
                        <w:top w:val="none" w:sz="0" w:space="0" w:color="auto"/>
                        <w:left w:val="none" w:sz="0" w:space="0" w:color="auto"/>
                        <w:bottom w:val="none" w:sz="0" w:space="0" w:color="auto"/>
                        <w:right w:val="none" w:sz="0" w:space="0" w:color="auto"/>
                      </w:divBdr>
                    </w:div>
                  </w:divsChild>
                </w:div>
                <w:div w:id="1575778117">
                  <w:marLeft w:val="0"/>
                  <w:marRight w:val="0"/>
                  <w:marTop w:val="0"/>
                  <w:marBottom w:val="0"/>
                  <w:divBdr>
                    <w:top w:val="none" w:sz="0" w:space="0" w:color="auto"/>
                    <w:left w:val="none" w:sz="0" w:space="0" w:color="auto"/>
                    <w:bottom w:val="none" w:sz="0" w:space="0" w:color="auto"/>
                    <w:right w:val="none" w:sz="0" w:space="0" w:color="auto"/>
                  </w:divBdr>
                  <w:divsChild>
                    <w:div w:id="1821538175">
                      <w:marLeft w:val="0"/>
                      <w:marRight w:val="0"/>
                      <w:marTop w:val="0"/>
                      <w:marBottom w:val="0"/>
                      <w:divBdr>
                        <w:top w:val="none" w:sz="0" w:space="0" w:color="auto"/>
                        <w:left w:val="none" w:sz="0" w:space="0" w:color="auto"/>
                        <w:bottom w:val="none" w:sz="0" w:space="0" w:color="auto"/>
                        <w:right w:val="none" w:sz="0" w:space="0" w:color="auto"/>
                      </w:divBdr>
                    </w:div>
                  </w:divsChild>
                </w:div>
                <w:div w:id="1705861817">
                  <w:marLeft w:val="0"/>
                  <w:marRight w:val="0"/>
                  <w:marTop w:val="0"/>
                  <w:marBottom w:val="0"/>
                  <w:divBdr>
                    <w:top w:val="none" w:sz="0" w:space="0" w:color="auto"/>
                    <w:left w:val="none" w:sz="0" w:space="0" w:color="auto"/>
                    <w:bottom w:val="none" w:sz="0" w:space="0" w:color="auto"/>
                    <w:right w:val="none" w:sz="0" w:space="0" w:color="auto"/>
                  </w:divBdr>
                  <w:divsChild>
                    <w:div w:id="1079331097">
                      <w:marLeft w:val="0"/>
                      <w:marRight w:val="0"/>
                      <w:marTop w:val="0"/>
                      <w:marBottom w:val="0"/>
                      <w:divBdr>
                        <w:top w:val="none" w:sz="0" w:space="0" w:color="auto"/>
                        <w:left w:val="none" w:sz="0" w:space="0" w:color="auto"/>
                        <w:bottom w:val="none" w:sz="0" w:space="0" w:color="auto"/>
                        <w:right w:val="none" w:sz="0" w:space="0" w:color="auto"/>
                      </w:divBdr>
                    </w:div>
                  </w:divsChild>
                </w:div>
                <w:div w:id="1709377810">
                  <w:marLeft w:val="0"/>
                  <w:marRight w:val="0"/>
                  <w:marTop w:val="0"/>
                  <w:marBottom w:val="0"/>
                  <w:divBdr>
                    <w:top w:val="none" w:sz="0" w:space="0" w:color="auto"/>
                    <w:left w:val="none" w:sz="0" w:space="0" w:color="auto"/>
                    <w:bottom w:val="none" w:sz="0" w:space="0" w:color="auto"/>
                    <w:right w:val="none" w:sz="0" w:space="0" w:color="auto"/>
                  </w:divBdr>
                  <w:divsChild>
                    <w:div w:id="1941835676">
                      <w:marLeft w:val="0"/>
                      <w:marRight w:val="0"/>
                      <w:marTop w:val="0"/>
                      <w:marBottom w:val="0"/>
                      <w:divBdr>
                        <w:top w:val="none" w:sz="0" w:space="0" w:color="auto"/>
                        <w:left w:val="none" w:sz="0" w:space="0" w:color="auto"/>
                        <w:bottom w:val="none" w:sz="0" w:space="0" w:color="auto"/>
                        <w:right w:val="none" w:sz="0" w:space="0" w:color="auto"/>
                      </w:divBdr>
                    </w:div>
                  </w:divsChild>
                </w:div>
                <w:div w:id="1770084985">
                  <w:marLeft w:val="0"/>
                  <w:marRight w:val="0"/>
                  <w:marTop w:val="0"/>
                  <w:marBottom w:val="0"/>
                  <w:divBdr>
                    <w:top w:val="none" w:sz="0" w:space="0" w:color="auto"/>
                    <w:left w:val="none" w:sz="0" w:space="0" w:color="auto"/>
                    <w:bottom w:val="none" w:sz="0" w:space="0" w:color="auto"/>
                    <w:right w:val="none" w:sz="0" w:space="0" w:color="auto"/>
                  </w:divBdr>
                  <w:divsChild>
                    <w:div w:id="2098283527">
                      <w:marLeft w:val="0"/>
                      <w:marRight w:val="0"/>
                      <w:marTop w:val="0"/>
                      <w:marBottom w:val="0"/>
                      <w:divBdr>
                        <w:top w:val="none" w:sz="0" w:space="0" w:color="auto"/>
                        <w:left w:val="none" w:sz="0" w:space="0" w:color="auto"/>
                        <w:bottom w:val="none" w:sz="0" w:space="0" w:color="auto"/>
                        <w:right w:val="none" w:sz="0" w:space="0" w:color="auto"/>
                      </w:divBdr>
                    </w:div>
                  </w:divsChild>
                </w:div>
                <w:div w:id="1808206744">
                  <w:marLeft w:val="0"/>
                  <w:marRight w:val="0"/>
                  <w:marTop w:val="0"/>
                  <w:marBottom w:val="0"/>
                  <w:divBdr>
                    <w:top w:val="none" w:sz="0" w:space="0" w:color="auto"/>
                    <w:left w:val="none" w:sz="0" w:space="0" w:color="auto"/>
                    <w:bottom w:val="none" w:sz="0" w:space="0" w:color="auto"/>
                    <w:right w:val="none" w:sz="0" w:space="0" w:color="auto"/>
                  </w:divBdr>
                  <w:divsChild>
                    <w:div w:id="1527793515">
                      <w:marLeft w:val="0"/>
                      <w:marRight w:val="0"/>
                      <w:marTop w:val="0"/>
                      <w:marBottom w:val="0"/>
                      <w:divBdr>
                        <w:top w:val="none" w:sz="0" w:space="0" w:color="auto"/>
                        <w:left w:val="none" w:sz="0" w:space="0" w:color="auto"/>
                        <w:bottom w:val="none" w:sz="0" w:space="0" w:color="auto"/>
                        <w:right w:val="none" w:sz="0" w:space="0" w:color="auto"/>
                      </w:divBdr>
                    </w:div>
                  </w:divsChild>
                </w:div>
                <w:div w:id="1830637630">
                  <w:marLeft w:val="0"/>
                  <w:marRight w:val="0"/>
                  <w:marTop w:val="0"/>
                  <w:marBottom w:val="0"/>
                  <w:divBdr>
                    <w:top w:val="none" w:sz="0" w:space="0" w:color="auto"/>
                    <w:left w:val="none" w:sz="0" w:space="0" w:color="auto"/>
                    <w:bottom w:val="none" w:sz="0" w:space="0" w:color="auto"/>
                    <w:right w:val="none" w:sz="0" w:space="0" w:color="auto"/>
                  </w:divBdr>
                  <w:divsChild>
                    <w:div w:id="1809862291">
                      <w:marLeft w:val="0"/>
                      <w:marRight w:val="0"/>
                      <w:marTop w:val="0"/>
                      <w:marBottom w:val="0"/>
                      <w:divBdr>
                        <w:top w:val="none" w:sz="0" w:space="0" w:color="auto"/>
                        <w:left w:val="none" w:sz="0" w:space="0" w:color="auto"/>
                        <w:bottom w:val="none" w:sz="0" w:space="0" w:color="auto"/>
                        <w:right w:val="none" w:sz="0" w:space="0" w:color="auto"/>
                      </w:divBdr>
                    </w:div>
                  </w:divsChild>
                </w:div>
                <w:div w:id="1971931014">
                  <w:marLeft w:val="0"/>
                  <w:marRight w:val="0"/>
                  <w:marTop w:val="0"/>
                  <w:marBottom w:val="0"/>
                  <w:divBdr>
                    <w:top w:val="none" w:sz="0" w:space="0" w:color="auto"/>
                    <w:left w:val="none" w:sz="0" w:space="0" w:color="auto"/>
                    <w:bottom w:val="none" w:sz="0" w:space="0" w:color="auto"/>
                    <w:right w:val="none" w:sz="0" w:space="0" w:color="auto"/>
                  </w:divBdr>
                  <w:divsChild>
                    <w:div w:id="296030319">
                      <w:marLeft w:val="0"/>
                      <w:marRight w:val="0"/>
                      <w:marTop w:val="0"/>
                      <w:marBottom w:val="0"/>
                      <w:divBdr>
                        <w:top w:val="none" w:sz="0" w:space="0" w:color="auto"/>
                        <w:left w:val="none" w:sz="0" w:space="0" w:color="auto"/>
                        <w:bottom w:val="none" w:sz="0" w:space="0" w:color="auto"/>
                        <w:right w:val="none" w:sz="0" w:space="0" w:color="auto"/>
                      </w:divBdr>
                    </w:div>
                  </w:divsChild>
                </w:div>
                <w:div w:id="1996835182">
                  <w:marLeft w:val="0"/>
                  <w:marRight w:val="0"/>
                  <w:marTop w:val="0"/>
                  <w:marBottom w:val="0"/>
                  <w:divBdr>
                    <w:top w:val="none" w:sz="0" w:space="0" w:color="auto"/>
                    <w:left w:val="none" w:sz="0" w:space="0" w:color="auto"/>
                    <w:bottom w:val="none" w:sz="0" w:space="0" w:color="auto"/>
                    <w:right w:val="none" w:sz="0" w:space="0" w:color="auto"/>
                  </w:divBdr>
                  <w:divsChild>
                    <w:div w:id="14655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296680">
          <w:marLeft w:val="0"/>
          <w:marRight w:val="0"/>
          <w:marTop w:val="0"/>
          <w:marBottom w:val="0"/>
          <w:divBdr>
            <w:top w:val="none" w:sz="0" w:space="0" w:color="auto"/>
            <w:left w:val="none" w:sz="0" w:space="0" w:color="auto"/>
            <w:bottom w:val="none" w:sz="0" w:space="0" w:color="auto"/>
            <w:right w:val="none" w:sz="0" w:space="0" w:color="auto"/>
          </w:divBdr>
        </w:div>
      </w:divsChild>
    </w:div>
    <w:div w:id="686640322">
      <w:bodyDiv w:val="1"/>
      <w:marLeft w:val="0"/>
      <w:marRight w:val="0"/>
      <w:marTop w:val="0"/>
      <w:marBottom w:val="0"/>
      <w:divBdr>
        <w:top w:val="none" w:sz="0" w:space="0" w:color="auto"/>
        <w:left w:val="none" w:sz="0" w:space="0" w:color="auto"/>
        <w:bottom w:val="none" w:sz="0" w:space="0" w:color="auto"/>
        <w:right w:val="none" w:sz="0" w:space="0" w:color="auto"/>
      </w:divBdr>
    </w:div>
    <w:div w:id="694306777">
      <w:bodyDiv w:val="1"/>
      <w:marLeft w:val="0"/>
      <w:marRight w:val="0"/>
      <w:marTop w:val="0"/>
      <w:marBottom w:val="0"/>
      <w:divBdr>
        <w:top w:val="none" w:sz="0" w:space="0" w:color="auto"/>
        <w:left w:val="none" w:sz="0" w:space="0" w:color="auto"/>
        <w:bottom w:val="none" w:sz="0" w:space="0" w:color="auto"/>
        <w:right w:val="none" w:sz="0" w:space="0" w:color="auto"/>
      </w:divBdr>
    </w:div>
    <w:div w:id="701588723">
      <w:bodyDiv w:val="1"/>
      <w:marLeft w:val="0"/>
      <w:marRight w:val="0"/>
      <w:marTop w:val="0"/>
      <w:marBottom w:val="0"/>
      <w:divBdr>
        <w:top w:val="none" w:sz="0" w:space="0" w:color="auto"/>
        <w:left w:val="none" w:sz="0" w:space="0" w:color="auto"/>
        <w:bottom w:val="none" w:sz="0" w:space="0" w:color="auto"/>
        <w:right w:val="none" w:sz="0" w:space="0" w:color="auto"/>
      </w:divBdr>
    </w:div>
    <w:div w:id="711542777">
      <w:bodyDiv w:val="1"/>
      <w:marLeft w:val="0"/>
      <w:marRight w:val="0"/>
      <w:marTop w:val="0"/>
      <w:marBottom w:val="0"/>
      <w:divBdr>
        <w:top w:val="none" w:sz="0" w:space="0" w:color="auto"/>
        <w:left w:val="none" w:sz="0" w:space="0" w:color="auto"/>
        <w:bottom w:val="none" w:sz="0" w:space="0" w:color="auto"/>
        <w:right w:val="none" w:sz="0" w:space="0" w:color="auto"/>
      </w:divBdr>
    </w:div>
    <w:div w:id="739791886">
      <w:bodyDiv w:val="1"/>
      <w:marLeft w:val="0"/>
      <w:marRight w:val="0"/>
      <w:marTop w:val="0"/>
      <w:marBottom w:val="0"/>
      <w:divBdr>
        <w:top w:val="none" w:sz="0" w:space="0" w:color="auto"/>
        <w:left w:val="none" w:sz="0" w:space="0" w:color="auto"/>
        <w:bottom w:val="none" w:sz="0" w:space="0" w:color="auto"/>
        <w:right w:val="none" w:sz="0" w:space="0" w:color="auto"/>
      </w:divBdr>
    </w:div>
    <w:div w:id="740062140">
      <w:bodyDiv w:val="1"/>
      <w:marLeft w:val="0"/>
      <w:marRight w:val="0"/>
      <w:marTop w:val="0"/>
      <w:marBottom w:val="0"/>
      <w:divBdr>
        <w:top w:val="none" w:sz="0" w:space="0" w:color="auto"/>
        <w:left w:val="none" w:sz="0" w:space="0" w:color="auto"/>
        <w:bottom w:val="none" w:sz="0" w:space="0" w:color="auto"/>
        <w:right w:val="none" w:sz="0" w:space="0" w:color="auto"/>
      </w:divBdr>
    </w:div>
    <w:div w:id="741829034">
      <w:bodyDiv w:val="1"/>
      <w:marLeft w:val="0"/>
      <w:marRight w:val="0"/>
      <w:marTop w:val="0"/>
      <w:marBottom w:val="0"/>
      <w:divBdr>
        <w:top w:val="none" w:sz="0" w:space="0" w:color="auto"/>
        <w:left w:val="none" w:sz="0" w:space="0" w:color="auto"/>
        <w:bottom w:val="none" w:sz="0" w:space="0" w:color="auto"/>
        <w:right w:val="none" w:sz="0" w:space="0" w:color="auto"/>
      </w:divBdr>
    </w:div>
    <w:div w:id="760565199">
      <w:bodyDiv w:val="1"/>
      <w:marLeft w:val="0"/>
      <w:marRight w:val="0"/>
      <w:marTop w:val="0"/>
      <w:marBottom w:val="0"/>
      <w:divBdr>
        <w:top w:val="none" w:sz="0" w:space="0" w:color="auto"/>
        <w:left w:val="none" w:sz="0" w:space="0" w:color="auto"/>
        <w:bottom w:val="none" w:sz="0" w:space="0" w:color="auto"/>
        <w:right w:val="none" w:sz="0" w:space="0" w:color="auto"/>
      </w:divBdr>
    </w:div>
    <w:div w:id="773207971">
      <w:bodyDiv w:val="1"/>
      <w:marLeft w:val="0"/>
      <w:marRight w:val="0"/>
      <w:marTop w:val="0"/>
      <w:marBottom w:val="0"/>
      <w:divBdr>
        <w:top w:val="none" w:sz="0" w:space="0" w:color="auto"/>
        <w:left w:val="none" w:sz="0" w:space="0" w:color="auto"/>
        <w:bottom w:val="none" w:sz="0" w:space="0" w:color="auto"/>
        <w:right w:val="none" w:sz="0" w:space="0" w:color="auto"/>
      </w:divBdr>
    </w:div>
    <w:div w:id="780223498">
      <w:bodyDiv w:val="1"/>
      <w:marLeft w:val="0"/>
      <w:marRight w:val="0"/>
      <w:marTop w:val="0"/>
      <w:marBottom w:val="0"/>
      <w:divBdr>
        <w:top w:val="none" w:sz="0" w:space="0" w:color="auto"/>
        <w:left w:val="none" w:sz="0" w:space="0" w:color="auto"/>
        <w:bottom w:val="none" w:sz="0" w:space="0" w:color="auto"/>
        <w:right w:val="none" w:sz="0" w:space="0" w:color="auto"/>
      </w:divBdr>
    </w:div>
    <w:div w:id="787771580">
      <w:bodyDiv w:val="1"/>
      <w:marLeft w:val="0"/>
      <w:marRight w:val="0"/>
      <w:marTop w:val="0"/>
      <w:marBottom w:val="0"/>
      <w:divBdr>
        <w:top w:val="none" w:sz="0" w:space="0" w:color="auto"/>
        <w:left w:val="none" w:sz="0" w:space="0" w:color="auto"/>
        <w:bottom w:val="none" w:sz="0" w:space="0" w:color="auto"/>
        <w:right w:val="none" w:sz="0" w:space="0" w:color="auto"/>
      </w:divBdr>
    </w:div>
    <w:div w:id="801191186">
      <w:bodyDiv w:val="1"/>
      <w:marLeft w:val="0"/>
      <w:marRight w:val="0"/>
      <w:marTop w:val="0"/>
      <w:marBottom w:val="0"/>
      <w:divBdr>
        <w:top w:val="none" w:sz="0" w:space="0" w:color="auto"/>
        <w:left w:val="none" w:sz="0" w:space="0" w:color="auto"/>
        <w:bottom w:val="none" w:sz="0" w:space="0" w:color="auto"/>
        <w:right w:val="none" w:sz="0" w:space="0" w:color="auto"/>
      </w:divBdr>
    </w:div>
    <w:div w:id="808547723">
      <w:bodyDiv w:val="1"/>
      <w:marLeft w:val="0"/>
      <w:marRight w:val="0"/>
      <w:marTop w:val="0"/>
      <w:marBottom w:val="0"/>
      <w:divBdr>
        <w:top w:val="none" w:sz="0" w:space="0" w:color="auto"/>
        <w:left w:val="none" w:sz="0" w:space="0" w:color="auto"/>
        <w:bottom w:val="none" w:sz="0" w:space="0" w:color="auto"/>
        <w:right w:val="none" w:sz="0" w:space="0" w:color="auto"/>
      </w:divBdr>
    </w:div>
    <w:div w:id="809133553">
      <w:bodyDiv w:val="1"/>
      <w:marLeft w:val="0"/>
      <w:marRight w:val="0"/>
      <w:marTop w:val="0"/>
      <w:marBottom w:val="0"/>
      <w:divBdr>
        <w:top w:val="none" w:sz="0" w:space="0" w:color="auto"/>
        <w:left w:val="none" w:sz="0" w:space="0" w:color="auto"/>
        <w:bottom w:val="none" w:sz="0" w:space="0" w:color="auto"/>
        <w:right w:val="none" w:sz="0" w:space="0" w:color="auto"/>
      </w:divBdr>
    </w:div>
    <w:div w:id="814374165">
      <w:bodyDiv w:val="1"/>
      <w:marLeft w:val="0"/>
      <w:marRight w:val="0"/>
      <w:marTop w:val="0"/>
      <w:marBottom w:val="0"/>
      <w:divBdr>
        <w:top w:val="none" w:sz="0" w:space="0" w:color="auto"/>
        <w:left w:val="none" w:sz="0" w:space="0" w:color="auto"/>
        <w:bottom w:val="none" w:sz="0" w:space="0" w:color="auto"/>
        <w:right w:val="none" w:sz="0" w:space="0" w:color="auto"/>
      </w:divBdr>
    </w:div>
    <w:div w:id="815493010">
      <w:bodyDiv w:val="1"/>
      <w:marLeft w:val="0"/>
      <w:marRight w:val="0"/>
      <w:marTop w:val="0"/>
      <w:marBottom w:val="0"/>
      <w:divBdr>
        <w:top w:val="none" w:sz="0" w:space="0" w:color="auto"/>
        <w:left w:val="none" w:sz="0" w:space="0" w:color="auto"/>
        <w:bottom w:val="none" w:sz="0" w:space="0" w:color="auto"/>
        <w:right w:val="none" w:sz="0" w:space="0" w:color="auto"/>
      </w:divBdr>
    </w:div>
    <w:div w:id="828986531">
      <w:bodyDiv w:val="1"/>
      <w:marLeft w:val="0"/>
      <w:marRight w:val="0"/>
      <w:marTop w:val="0"/>
      <w:marBottom w:val="0"/>
      <w:divBdr>
        <w:top w:val="none" w:sz="0" w:space="0" w:color="auto"/>
        <w:left w:val="none" w:sz="0" w:space="0" w:color="auto"/>
        <w:bottom w:val="none" w:sz="0" w:space="0" w:color="auto"/>
        <w:right w:val="none" w:sz="0" w:space="0" w:color="auto"/>
      </w:divBdr>
    </w:div>
    <w:div w:id="831406864">
      <w:bodyDiv w:val="1"/>
      <w:marLeft w:val="0"/>
      <w:marRight w:val="0"/>
      <w:marTop w:val="0"/>
      <w:marBottom w:val="0"/>
      <w:divBdr>
        <w:top w:val="none" w:sz="0" w:space="0" w:color="auto"/>
        <w:left w:val="none" w:sz="0" w:space="0" w:color="auto"/>
        <w:bottom w:val="none" w:sz="0" w:space="0" w:color="auto"/>
        <w:right w:val="none" w:sz="0" w:space="0" w:color="auto"/>
      </w:divBdr>
    </w:div>
    <w:div w:id="843083233">
      <w:bodyDiv w:val="1"/>
      <w:marLeft w:val="0"/>
      <w:marRight w:val="0"/>
      <w:marTop w:val="0"/>
      <w:marBottom w:val="0"/>
      <w:divBdr>
        <w:top w:val="none" w:sz="0" w:space="0" w:color="auto"/>
        <w:left w:val="none" w:sz="0" w:space="0" w:color="auto"/>
        <w:bottom w:val="none" w:sz="0" w:space="0" w:color="auto"/>
        <w:right w:val="none" w:sz="0" w:space="0" w:color="auto"/>
      </w:divBdr>
    </w:div>
    <w:div w:id="851409265">
      <w:bodyDiv w:val="1"/>
      <w:marLeft w:val="0"/>
      <w:marRight w:val="0"/>
      <w:marTop w:val="0"/>
      <w:marBottom w:val="0"/>
      <w:divBdr>
        <w:top w:val="none" w:sz="0" w:space="0" w:color="auto"/>
        <w:left w:val="none" w:sz="0" w:space="0" w:color="auto"/>
        <w:bottom w:val="none" w:sz="0" w:space="0" w:color="auto"/>
        <w:right w:val="none" w:sz="0" w:space="0" w:color="auto"/>
      </w:divBdr>
    </w:div>
    <w:div w:id="857889066">
      <w:bodyDiv w:val="1"/>
      <w:marLeft w:val="0"/>
      <w:marRight w:val="0"/>
      <w:marTop w:val="0"/>
      <w:marBottom w:val="0"/>
      <w:divBdr>
        <w:top w:val="none" w:sz="0" w:space="0" w:color="auto"/>
        <w:left w:val="none" w:sz="0" w:space="0" w:color="auto"/>
        <w:bottom w:val="none" w:sz="0" w:space="0" w:color="auto"/>
        <w:right w:val="none" w:sz="0" w:space="0" w:color="auto"/>
      </w:divBdr>
    </w:div>
    <w:div w:id="861556207">
      <w:bodyDiv w:val="1"/>
      <w:marLeft w:val="0"/>
      <w:marRight w:val="0"/>
      <w:marTop w:val="0"/>
      <w:marBottom w:val="0"/>
      <w:divBdr>
        <w:top w:val="none" w:sz="0" w:space="0" w:color="auto"/>
        <w:left w:val="none" w:sz="0" w:space="0" w:color="auto"/>
        <w:bottom w:val="none" w:sz="0" w:space="0" w:color="auto"/>
        <w:right w:val="none" w:sz="0" w:space="0" w:color="auto"/>
      </w:divBdr>
    </w:div>
    <w:div w:id="869103929">
      <w:bodyDiv w:val="1"/>
      <w:marLeft w:val="0"/>
      <w:marRight w:val="0"/>
      <w:marTop w:val="0"/>
      <w:marBottom w:val="0"/>
      <w:divBdr>
        <w:top w:val="none" w:sz="0" w:space="0" w:color="auto"/>
        <w:left w:val="none" w:sz="0" w:space="0" w:color="auto"/>
        <w:bottom w:val="none" w:sz="0" w:space="0" w:color="auto"/>
        <w:right w:val="none" w:sz="0" w:space="0" w:color="auto"/>
      </w:divBdr>
    </w:div>
    <w:div w:id="880897292">
      <w:bodyDiv w:val="1"/>
      <w:marLeft w:val="0"/>
      <w:marRight w:val="0"/>
      <w:marTop w:val="0"/>
      <w:marBottom w:val="0"/>
      <w:divBdr>
        <w:top w:val="none" w:sz="0" w:space="0" w:color="auto"/>
        <w:left w:val="none" w:sz="0" w:space="0" w:color="auto"/>
        <w:bottom w:val="none" w:sz="0" w:space="0" w:color="auto"/>
        <w:right w:val="none" w:sz="0" w:space="0" w:color="auto"/>
      </w:divBdr>
    </w:div>
    <w:div w:id="889655172">
      <w:bodyDiv w:val="1"/>
      <w:marLeft w:val="0"/>
      <w:marRight w:val="0"/>
      <w:marTop w:val="0"/>
      <w:marBottom w:val="0"/>
      <w:divBdr>
        <w:top w:val="none" w:sz="0" w:space="0" w:color="auto"/>
        <w:left w:val="none" w:sz="0" w:space="0" w:color="auto"/>
        <w:bottom w:val="none" w:sz="0" w:space="0" w:color="auto"/>
        <w:right w:val="none" w:sz="0" w:space="0" w:color="auto"/>
      </w:divBdr>
    </w:div>
    <w:div w:id="897981611">
      <w:bodyDiv w:val="1"/>
      <w:marLeft w:val="0"/>
      <w:marRight w:val="0"/>
      <w:marTop w:val="0"/>
      <w:marBottom w:val="0"/>
      <w:divBdr>
        <w:top w:val="none" w:sz="0" w:space="0" w:color="auto"/>
        <w:left w:val="none" w:sz="0" w:space="0" w:color="auto"/>
        <w:bottom w:val="none" w:sz="0" w:space="0" w:color="auto"/>
        <w:right w:val="none" w:sz="0" w:space="0" w:color="auto"/>
      </w:divBdr>
    </w:div>
    <w:div w:id="920599797">
      <w:bodyDiv w:val="1"/>
      <w:marLeft w:val="0"/>
      <w:marRight w:val="0"/>
      <w:marTop w:val="0"/>
      <w:marBottom w:val="0"/>
      <w:divBdr>
        <w:top w:val="none" w:sz="0" w:space="0" w:color="auto"/>
        <w:left w:val="none" w:sz="0" w:space="0" w:color="auto"/>
        <w:bottom w:val="none" w:sz="0" w:space="0" w:color="auto"/>
        <w:right w:val="none" w:sz="0" w:space="0" w:color="auto"/>
      </w:divBdr>
    </w:div>
    <w:div w:id="922837413">
      <w:bodyDiv w:val="1"/>
      <w:marLeft w:val="0"/>
      <w:marRight w:val="0"/>
      <w:marTop w:val="0"/>
      <w:marBottom w:val="0"/>
      <w:divBdr>
        <w:top w:val="none" w:sz="0" w:space="0" w:color="auto"/>
        <w:left w:val="none" w:sz="0" w:space="0" w:color="auto"/>
        <w:bottom w:val="none" w:sz="0" w:space="0" w:color="auto"/>
        <w:right w:val="none" w:sz="0" w:space="0" w:color="auto"/>
      </w:divBdr>
    </w:div>
    <w:div w:id="934483880">
      <w:bodyDiv w:val="1"/>
      <w:marLeft w:val="0"/>
      <w:marRight w:val="0"/>
      <w:marTop w:val="0"/>
      <w:marBottom w:val="0"/>
      <w:divBdr>
        <w:top w:val="none" w:sz="0" w:space="0" w:color="auto"/>
        <w:left w:val="none" w:sz="0" w:space="0" w:color="auto"/>
        <w:bottom w:val="none" w:sz="0" w:space="0" w:color="auto"/>
        <w:right w:val="none" w:sz="0" w:space="0" w:color="auto"/>
      </w:divBdr>
    </w:div>
    <w:div w:id="970788738">
      <w:bodyDiv w:val="1"/>
      <w:marLeft w:val="0"/>
      <w:marRight w:val="0"/>
      <w:marTop w:val="0"/>
      <w:marBottom w:val="0"/>
      <w:divBdr>
        <w:top w:val="none" w:sz="0" w:space="0" w:color="auto"/>
        <w:left w:val="none" w:sz="0" w:space="0" w:color="auto"/>
        <w:bottom w:val="none" w:sz="0" w:space="0" w:color="auto"/>
        <w:right w:val="none" w:sz="0" w:space="0" w:color="auto"/>
      </w:divBdr>
    </w:div>
    <w:div w:id="977803934">
      <w:bodyDiv w:val="1"/>
      <w:marLeft w:val="0"/>
      <w:marRight w:val="0"/>
      <w:marTop w:val="0"/>
      <w:marBottom w:val="0"/>
      <w:divBdr>
        <w:top w:val="none" w:sz="0" w:space="0" w:color="auto"/>
        <w:left w:val="none" w:sz="0" w:space="0" w:color="auto"/>
        <w:bottom w:val="none" w:sz="0" w:space="0" w:color="auto"/>
        <w:right w:val="none" w:sz="0" w:space="0" w:color="auto"/>
      </w:divBdr>
    </w:div>
    <w:div w:id="982663786">
      <w:bodyDiv w:val="1"/>
      <w:marLeft w:val="0"/>
      <w:marRight w:val="0"/>
      <w:marTop w:val="0"/>
      <w:marBottom w:val="0"/>
      <w:divBdr>
        <w:top w:val="none" w:sz="0" w:space="0" w:color="auto"/>
        <w:left w:val="none" w:sz="0" w:space="0" w:color="auto"/>
        <w:bottom w:val="none" w:sz="0" w:space="0" w:color="auto"/>
        <w:right w:val="none" w:sz="0" w:space="0" w:color="auto"/>
      </w:divBdr>
    </w:div>
    <w:div w:id="1070925652">
      <w:bodyDiv w:val="1"/>
      <w:marLeft w:val="0"/>
      <w:marRight w:val="0"/>
      <w:marTop w:val="0"/>
      <w:marBottom w:val="0"/>
      <w:divBdr>
        <w:top w:val="none" w:sz="0" w:space="0" w:color="auto"/>
        <w:left w:val="none" w:sz="0" w:space="0" w:color="auto"/>
        <w:bottom w:val="none" w:sz="0" w:space="0" w:color="auto"/>
        <w:right w:val="none" w:sz="0" w:space="0" w:color="auto"/>
      </w:divBdr>
    </w:div>
    <w:div w:id="1085297786">
      <w:bodyDiv w:val="1"/>
      <w:marLeft w:val="0"/>
      <w:marRight w:val="0"/>
      <w:marTop w:val="0"/>
      <w:marBottom w:val="0"/>
      <w:divBdr>
        <w:top w:val="none" w:sz="0" w:space="0" w:color="auto"/>
        <w:left w:val="none" w:sz="0" w:space="0" w:color="auto"/>
        <w:bottom w:val="none" w:sz="0" w:space="0" w:color="auto"/>
        <w:right w:val="none" w:sz="0" w:space="0" w:color="auto"/>
      </w:divBdr>
    </w:div>
    <w:div w:id="1099910831">
      <w:bodyDiv w:val="1"/>
      <w:marLeft w:val="0"/>
      <w:marRight w:val="0"/>
      <w:marTop w:val="0"/>
      <w:marBottom w:val="0"/>
      <w:divBdr>
        <w:top w:val="none" w:sz="0" w:space="0" w:color="auto"/>
        <w:left w:val="none" w:sz="0" w:space="0" w:color="auto"/>
        <w:bottom w:val="none" w:sz="0" w:space="0" w:color="auto"/>
        <w:right w:val="none" w:sz="0" w:space="0" w:color="auto"/>
      </w:divBdr>
    </w:div>
    <w:div w:id="1125662406">
      <w:bodyDiv w:val="1"/>
      <w:marLeft w:val="0"/>
      <w:marRight w:val="0"/>
      <w:marTop w:val="0"/>
      <w:marBottom w:val="0"/>
      <w:divBdr>
        <w:top w:val="none" w:sz="0" w:space="0" w:color="auto"/>
        <w:left w:val="none" w:sz="0" w:space="0" w:color="auto"/>
        <w:bottom w:val="none" w:sz="0" w:space="0" w:color="auto"/>
        <w:right w:val="none" w:sz="0" w:space="0" w:color="auto"/>
      </w:divBdr>
    </w:div>
    <w:div w:id="1142700254">
      <w:bodyDiv w:val="1"/>
      <w:marLeft w:val="0"/>
      <w:marRight w:val="0"/>
      <w:marTop w:val="0"/>
      <w:marBottom w:val="0"/>
      <w:divBdr>
        <w:top w:val="none" w:sz="0" w:space="0" w:color="auto"/>
        <w:left w:val="none" w:sz="0" w:space="0" w:color="auto"/>
        <w:bottom w:val="none" w:sz="0" w:space="0" w:color="auto"/>
        <w:right w:val="none" w:sz="0" w:space="0" w:color="auto"/>
      </w:divBdr>
    </w:div>
    <w:div w:id="1163399468">
      <w:bodyDiv w:val="1"/>
      <w:marLeft w:val="0"/>
      <w:marRight w:val="0"/>
      <w:marTop w:val="0"/>
      <w:marBottom w:val="0"/>
      <w:divBdr>
        <w:top w:val="none" w:sz="0" w:space="0" w:color="auto"/>
        <w:left w:val="none" w:sz="0" w:space="0" w:color="auto"/>
        <w:bottom w:val="none" w:sz="0" w:space="0" w:color="auto"/>
        <w:right w:val="none" w:sz="0" w:space="0" w:color="auto"/>
      </w:divBdr>
    </w:div>
    <w:div w:id="1168860292">
      <w:bodyDiv w:val="1"/>
      <w:marLeft w:val="0"/>
      <w:marRight w:val="0"/>
      <w:marTop w:val="0"/>
      <w:marBottom w:val="0"/>
      <w:divBdr>
        <w:top w:val="none" w:sz="0" w:space="0" w:color="auto"/>
        <w:left w:val="none" w:sz="0" w:space="0" w:color="auto"/>
        <w:bottom w:val="none" w:sz="0" w:space="0" w:color="auto"/>
        <w:right w:val="none" w:sz="0" w:space="0" w:color="auto"/>
      </w:divBdr>
    </w:div>
    <w:div w:id="1172183082">
      <w:bodyDiv w:val="1"/>
      <w:marLeft w:val="0"/>
      <w:marRight w:val="0"/>
      <w:marTop w:val="0"/>
      <w:marBottom w:val="0"/>
      <w:divBdr>
        <w:top w:val="none" w:sz="0" w:space="0" w:color="auto"/>
        <w:left w:val="none" w:sz="0" w:space="0" w:color="auto"/>
        <w:bottom w:val="none" w:sz="0" w:space="0" w:color="auto"/>
        <w:right w:val="none" w:sz="0" w:space="0" w:color="auto"/>
      </w:divBdr>
      <w:divsChild>
        <w:div w:id="61953542">
          <w:marLeft w:val="0"/>
          <w:marRight w:val="0"/>
          <w:marTop w:val="0"/>
          <w:marBottom w:val="0"/>
          <w:divBdr>
            <w:top w:val="none" w:sz="0" w:space="0" w:color="auto"/>
            <w:left w:val="none" w:sz="0" w:space="0" w:color="auto"/>
            <w:bottom w:val="none" w:sz="0" w:space="0" w:color="auto"/>
            <w:right w:val="none" w:sz="0" w:space="0" w:color="auto"/>
          </w:divBdr>
        </w:div>
        <w:div w:id="1362824269">
          <w:marLeft w:val="0"/>
          <w:marRight w:val="0"/>
          <w:marTop w:val="0"/>
          <w:marBottom w:val="0"/>
          <w:divBdr>
            <w:top w:val="none" w:sz="0" w:space="0" w:color="auto"/>
            <w:left w:val="none" w:sz="0" w:space="0" w:color="auto"/>
            <w:bottom w:val="none" w:sz="0" w:space="0" w:color="auto"/>
            <w:right w:val="none" w:sz="0" w:space="0" w:color="auto"/>
          </w:divBdr>
        </w:div>
      </w:divsChild>
    </w:div>
    <w:div w:id="1173911075">
      <w:bodyDiv w:val="1"/>
      <w:marLeft w:val="0"/>
      <w:marRight w:val="0"/>
      <w:marTop w:val="0"/>
      <w:marBottom w:val="0"/>
      <w:divBdr>
        <w:top w:val="none" w:sz="0" w:space="0" w:color="auto"/>
        <w:left w:val="none" w:sz="0" w:space="0" w:color="auto"/>
        <w:bottom w:val="none" w:sz="0" w:space="0" w:color="auto"/>
        <w:right w:val="none" w:sz="0" w:space="0" w:color="auto"/>
      </w:divBdr>
    </w:div>
    <w:div w:id="1178232599">
      <w:bodyDiv w:val="1"/>
      <w:marLeft w:val="0"/>
      <w:marRight w:val="0"/>
      <w:marTop w:val="0"/>
      <w:marBottom w:val="0"/>
      <w:divBdr>
        <w:top w:val="none" w:sz="0" w:space="0" w:color="auto"/>
        <w:left w:val="none" w:sz="0" w:space="0" w:color="auto"/>
        <w:bottom w:val="none" w:sz="0" w:space="0" w:color="auto"/>
        <w:right w:val="none" w:sz="0" w:space="0" w:color="auto"/>
      </w:divBdr>
    </w:div>
    <w:div w:id="1206870120">
      <w:bodyDiv w:val="1"/>
      <w:marLeft w:val="0"/>
      <w:marRight w:val="0"/>
      <w:marTop w:val="0"/>
      <w:marBottom w:val="0"/>
      <w:divBdr>
        <w:top w:val="none" w:sz="0" w:space="0" w:color="auto"/>
        <w:left w:val="none" w:sz="0" w:space="0" w:color="auto"/>
        <w:bottom w:val="none" w:sz="0" w:space="0" w:color="auto"/>
        <w:right w:val="none" w:sz="0" w:space="0" w:color="auto"/>
      </w:divBdr>
    </w:div>
    <w:div w:id="1215385131">
      <w:bodyDiv w:val="1"/>
      <w:marLeft w:val="0"/>
      <w:marRight w:val="0"/>
      <w:marTop w:val="0"/>
      <w:marBottom w:val="0"/>
      <w:divBdr>
        <w:top w:val="none" w:sz="0" w:space="0" w:color="auto"/>
        <w:left w:val="none" w:sz="0" w:space="0" w:color="auto"/>
        <w:bottom w:val="none" w:sz="0" w:space="0" w:color="auto"/>
        <w:right w:val="none" w:sz="0" w:space="0" w:color="auto"/>
      </w:divBdr>
    </w:div>
    <w:div w:id="1242838262">
      <w:bodyDiv w:val="1"/>
      <w:marLeft w:val="0"/>
      <w:marRight w:val="0"/>
      <w:marTop w:val="0"/>
      <w:marBottom w:val="0"/>
      <w:divBdr>
        <w:top w:val="none" w:sz="0" w:space="0" w:color="auto"/>
        <w:left w:val="none" w:sz="0" w:space="0" w:color="auto"/>
        <w:bottom w:val="none" w:sz="0" w:space="0" w:color="auto"/>
        <w:right w:val="none" w:sz="0" w:space="0" w:color="auto"/>
      </w:divBdr>
    </w:div>
    <w:div w:id="1247611155">
      <w:bodyDiv w:val="1"/>
      <w:marLeft w:val="0"/>
      <w:marRight w:val="0"/>
      <w:marTop w:val="0"/>
      <w:marBottom w:val="0"/>
      <w:divBdr>
        <w:top w:val="none" w:sz="0" w:space="0" w:color="auto"/>
        <w:left w:val="none" w:sz="0" w:space="0" w:color="auto"/>
        <w:bottom w:val="none" w:sz="0" w:space="0" w:color="auto"/>
        <w:right w:val="none" w:sz="0" w:space="0" w:color="auto"/>
      </w:divBdr>
      <w:divsChild>
        <w:div w:id="154495856">
          <w:marLeft w:val="0"/>
          <w:marRight w:val="0"/>
          <w:marTop w:val="0"/>
          <w:marBottom w:val="0"/>
          <w:divBdr>
            <w:top w:val="none" w:sz="0" w:space="0" w:color="auto"/>
            <w:left w:val="none" w:sz="0" w:space="0" w:color="auto"/>
            <w:bottom w:val="none" w:sz="0" w:space="0" w:color="auto"/>
            <w:right w:val="none" w:sz="0" w:space="0" w:color="auto"/>
          </w:divBdr>
        </w:div>
        <w:div w:id="1552494605">
          <w:marLeft w:val="0"/>
          <w:marRight w:val="0"/>
          <w:marTop w:val="0"/>
          <w:marBottom w:val="0"/>
          <w:divBdr>
            <w:top w:val="none" w:sz="0" w:space="0" w:color="auto"/>
            <w:left w:val="none" w:sz="0" w:space="0" w:color="auto"/>
            <w:bottom w:val="none" w:sz="0" w:space="0" w:color="auto"/>
            <w:right w:val="none" w:sz="0" w:space="0" w:color="auto"/>
          </w:divBdr>
          <w:divsChild>
            <w:div w:id="1955356601">
              <w:marLeft w:val="-75"/>
              <w:marRight w:val="0"/>
              <w:marTop w:val="30"/>
              <w:marBottom w:val="30"/>
              <w:divBdr>
                <w:top w:val="none" w:sz="0" w:space="0" w:color="auto"/>
                <w:left w:val="none" w:sz="0" w:space="0" w:color="auto"/>
                <w:bottom w:val="none" w:sz="0" w:space="0" w:color="auto"/>
                <w:right w:val="none" w:sz="0" w:space="0" w:color="auto"/>
              </w:divBdr>
              <w:divsChild>
                <w:div w:id="230309725">
                  <w:marLeft w:val="0"/>
                  <w:marRight w:val="0"/>
                  <w:marTop w:val="0"/>
                  <w:marBottom w:val="0"/>
                  <w:divBdr>
                    <w:top w:val="none" w:sz="0" w:space="0" w:color="auto"/>
                    <w:left w:val="none" w:sz="0" w:space="0" w:color="auto"/>
                    <w:bottom w:val="none" w:sz="0" w:space="0" w:color="auto"/>
                    <w:right w:val="none" w:sz="0" w:space="0" w:color="auto"/>
                  </w:divBdr>
                  <w:divsChild>
                    <w:div w:id="447359489">
                      <w:marLeft w:val="0"/>
                      <w:marRight w:val="0"/>
                      <w:marTop w:val="0"/>
                      <w:marBottom w:val="0"/>
                      <w:divBdr>
                        <w:top w:val="none" w:sz="0" w:space="0" w:color="auto"/>
                        <w:left w:val="none" w:sz="0" w:space="0" w:color="auto"/>
                        <w:bottom w:val="none" w:sz="0" w:space="0" w:color="auto"/>
                        <w:right w:val="none" w:sz="0" w:space="0" w:color="auto"/>
                      </w:divBdr>
                    </w:div>
                  </w:divsChild>
                </w:div>
                <w:div w:id="245500187">
                  <w:marLeft w:val="0"/>
                  <w:marRight w:val="0"/>
                  <w:marTop w:val="0"/>
                  <w:marBottom w:val="0"/>
                  <w:divBdr>
                    <w:top w:val="none" w:sz="0" w:space="0" w:color="auto"/>
                    <w:left w:val="none" w:sz="0" w:space="0" w:color="auto"/>
                    <w:bottom w:val="none" w:sz="0" w:space="0" w:color="auto"/>
                    <w:right w:val="none" w:sz="0" w:space="0" w:color="auto"/>
                  </w:divBdr>
                  <w:divsChild>
                    <w:div w:id="664168279">
                      <w:marLeft w:val="0"/>
                      <w:marRight w:val="0"/>
                      <w:marTop w:val="0"/>
                      <w:marBottom w:val="0"/>
                      <w:divBdr>
                        <w:top w:val="none" w:sz="0" w:space="0" w:color="auto"/>
                        <w:left w:val="none" w:sz="0" w:space="0" w:color="auto"/>
                        <w:bottom w:val="none" w:sz="0" w:space="0" w:color="auto"/>
                        <w:right w:val="none" w:sz="0" w:space="0" w:color="auto"/>
                      </w:divBdr>
                    </w:div>
                  </w:divsChild>
                </w:div>
                <w:div w:id="258880164">
                  <w:marLeft w:val="0"/>
                  <w:marRight w:val="0"/>
                  <w:marTop w:val="0"/>
                  <w:marBottom w:val="0"/>
                  <w:divBdr>
                    <w:top w:val="none" w:sz="0" w:space="0" w:color="auto"/>
                    <w:left w:val="none" w:sz="0" w:space="0" w:color="auto"/>
                    <w:bottom w:val="none" w:sz="0" w:space="0" w:color="auto"/>
                    <w:right w:val="none" w:sz="0" w:space="0" w:color="auto"/>
                  </w:divBdr>
                  <w:divsChild>
                    <w:div w:id="1540631635">
                      <w:marLeft w:val="0"/>
                      <w:marRight w:val="0"/>
                      <w:marTop w:val="0"/>
                      <w:marBottom w:val="0"/>
                      <w:divBdr>
                        <w:top w:val="none" w:sz="0" w:space="0" w:color="auto"/>
                        <w:left w:val="none" w:sz="0" w:space="0" w:color="auto"/>
                        <w:bottom w:val="none" w:sz="0" w:space="0" w:color="auto"/>
                        <w:right w:val="none" w:sz="0" w:space="0" w:color="auto"/>
                      </w:divBdr>
                    </w:div>
                  </w:divsChild>
                </w:div>
                <w:div w:id="267738006">
                  <w:marLeft w:val="0"/>
                  <w:marRight w:val="0"/>
                  <w:marTop w:val="0"/>
                  <w:marBottom w:val="0"/>
                  <w:divBdr>
                    <w:top w:val="none" w:sz="0" w:space="0" w:color="auto"/>
                    <w:left w:val="none" w:sz="0" w:space="0" w:color="auto"/>
                    <w:bottom w:val="none" w:sz="0" w:space="0" w:color="auto"/>
                    <w:right w:val="none" w:sz="0" w:space="0" w:color="auto"/>
                  </w:divBdr>
                  <w:divsChild>
                    <w:div w:id="1814983722">
                      <w:marLeft w:val="0"/>
                      <w:marRight w:val="0"/>
                      <w:marTop w:val="0"/>
                      <w:marBottom w:val="0"/>
                      <w:divBdr>
                        <w:top w:val="none" w:sz="0" w:space="0" w:color="auto"/>
                        <w:left w:val="none" w:sz="0" w:space="0" w:color="auto"/>
                        <w:bottom w:val="none" w:sz="0" w:space="0" w:color="auto"/>
                        <w:right w:val="none" w:sz="0" w:space="0" w:color="auto"/>
                      </w:divBdr>
                    </w:div>
                  </w:divsChild>
                </w:div>
                <w:div w:id="295111158">
                  <w:marLeft w:val="0"/>
                  <w:marRight w:val="0"/>
                  <w:marTop w:val="0"/>
                  <w:marBottom w:val="0"/>
                  <w:divBdr>
                    <w:top w:val="none" w:sz="0" w:space="0" w:color="auto"/>
                    <w:left w:val="none" w:sz="0" w:space="0" w:color="auto"/>
                    <w:bottom w:val="none" w:sz="0" w:space="0" w:color="auto"/>
                    <w:right w:val="none" w:sz="0" w:space="0" w:color="auto"/>
                  </w:divBdr>
                  <w:divsChild>
                    <w:div w:id="2050689495">
                      <w:marLeft w:val="0"/>
                      <w:marRight w:val="0"/>
                      <w:marTop w:val="0"/>
                      <w:marBottom w:val="0"/>
                      <w:divBdr>
                        <w:top w:val="none" w:sz="0" w:space="0" w:color="auto"/>
                        <w:left w:val="none" w:sz="0" w:space="0" w:color="auto"/>
                        <w:bottom w:val="none" w:sz="0" w:space="0" w:color="auto"/>
                        <w:right w:val="none" w:sz="0" w:space="0" w:color="auto"/>
                      </w:divBdr>
                    </w:div>
                  </w:divsChild>
                </w:div>
                <w:div w:id="363209759">
                  <w:marLeft w:val="0"/>
                  <w:marRight w:val="0"/>
                  <w:marTop w:val="0"/>
                  <w:marBottom w:val="0"/>
                  <w:divBdr>
                    <w:top w:val="none" w:sz="0" w:space="0" w:color="auto"/>
                    <w:left w:val="none" w:sz="0" w:space="0" w:color="auto"/>
                    <w:bottom w:val="none" w:sz="0" w:space="0" w:color="auto"/>
                    <w:right w:val="none" w:sz="0" w:space="0" w:color="auto"/>
                  </w:divBdr>
                  <w:divsChild>
                    <w:div w:id="1192036939">
                      <w:marLeft w:val="0"/>
                      <w:marRight w:val="0"/>
                      <w:marTop w:val="0"/>
                      <w:marBottom w:val="0"/>
                      <w:divBdr>
                        <w:top w:val="none" w:sz="0" w:space="0" w:color="auto"/>
                        <w:left w:val="none" w:sz="0" w:space="0" w:color="auto"/>
                        <w:bottom w:val="none" w:sz="0" w:space="0" w:color="auto"/>
                        <w:right w:val="none" w:sz="0" w:space="0" w:color="auto"/>
                      </w:divBdr>
                    </w:div>
                    <w:div w:id="1898778585">
                      <w:marLeft w:val="0"/>
                      <w:marRight w:val="0"/>
                      <w:marTop w:val="0"/>
                      <w:marBottom w:val="0"/>
                      <w:divBdr>
                        <w:top w:val="none" w:sz="0" w:space="0" w:color="auto"/>
                        <w:left w:val="none" w:sz="0" w:space="0" w:color="auto"/>
                        <w:bottom w:val="none" w:sz="0" w:space="0" w:color="auto"/>
                        <w:right w:val="none" w:sz="0" w:space="0" w:color="auto"/>
                      </w:divBdr>
                    </w:div>
                  </w:divsChild>
                </w:div>
                <w:div w:id="415254008">
                  <w:marLeft w:val="0"/>
                  <w:marRight w:val="0"/>
                  <w:marTop w:val="0"/>
                  <w:marBottom w:val="0"/>
                  <w:divBdr>
                    <w:top w:val="none" w:sz="0" w:space="0" w:color="auto"/>
                    <w:left w:val="none" w:sz="0" w:space="0" w:color="auto"/>
                    <w:bottom w:val="none" w:sz="0" w:space="0" w:color="auto"/>
                    <w:right w:val="none" w:sz="0" w:space="0" w:color="auto"/>
                  </w:divBdr>
                  <w:divsChild>
                    <w:div w:id="207379570">
                      <w:marLeft w:val="0"/>
                      <w:marRight w:val="0"/>
                      <w:marTop w:val="0"/>
                      <w:marBottom w:val="0"/>
                      <w:divBdr>
                        <w:top w:val="none" w:sz="0" w:space="0" w:color="auto"/>
                        <w:left w:val="none" w:sz="0" w:space="0" w:color="auto"/>
                        <w:bottom w:val="none" w:sz="0" w:space="0" w:color="auto"/>
                        <w:right w:val="none" w:sz="0" w:space="0" w:color="auto"/>
                      </w:divBdr>
                    </w:div>
                  </w:divsChild>
                </w:div>
                <w:div w:id="501821129">
                  <w:marLeft w:val="0"/>
                  <w:marRight w:val="0"/>
                  <w:marTop w:val="0"/>
                  <w:marBottom w:val="0"/>
                  <w:divBdr>
                    <w:top w:val="none" w:sz="0" w:space="0" w:color="auto"/>
                    <w:left w:val="none" w:sz="0" w:space="0" w:color="auto"/>
                    <w:bottom w:val="none" w:sz="0" w:space="0" w:color="auto"/>
                    <w:right w:val="none" w:sz="0" w:space="0" w:color="auto"/>
                  </w:divBdr>
                  <w:divsChild>
                    <w:div w:id="2113359698">
                      <w:marLeft w:val="0"/>
                      <w:marRight w:val="0"/>
                      <w:marTop w:val="0"/>
                      <w:marBottom w:val="0"/>
                      <w:divBdr>
                        <w:top w:val="none" w:sz="0" w:space="0" w:color="auto"/>
                        <w:left w:val="none" w:sz="0" w:space="0" w:color="auto"/>
                        <w:bottom w:val="none" w:sz="0" w:space="0" w:color="auto"/>
                        <w:right w:val="none" w:sz="0" w:space="0" w:color="auto"/>
                      </w:divBdr>
                    </w:div>
                  </w:divsChild>
                </w:div>
                <w:div w:id="514157169">
                  <w:marLeft w:val="0"/>
                  <w:marRight w:val="0"/>
                  <w:marTop w:val="0"/>
                  <w:marBottom w:val="0"/>
                  <w:divBdr>
                    <w:top w:val="none" w:sz="0" w:space="0" w:color="auto"/>
                    <w:left w:val="none" w:sz="0" w:space="0" w:color="auto"/>
                    <w:bottom w:val="none" w:sz="0" w:space="0" w:color="auto"/>
                    <w:right w:val="none" w:sz="0" w:space="0" w:color="auto"/>
                  </w:divBdr>
                  <w:divsChild>
                    <w:div w:id="1238438430">
                      <w:marLeft w:val="0"/>
                      <w:marRight w:val="0"/>
                      <w:marTop w:val="0"/>
                      <w:marBottom w:val="0"/>
                      <w:divBdr>
                        <w:top w:val="none" w:sz="0" w:space="0" w:color="auto"/>
                        <w:left w:val="none" w:sz="0" w:space="0" w:color="auto"/>
                        <w:bottom w:val="none" w:sz="0" w:space="0" w:color="auto"/>
                        <w:right w:val="none" w:sz="0" w:space="0" w:color="auto"/>
                      </w:divBdr>
                    </w:div>
                  </w:divsChild>
                </w:div>
                <w:div w:id="534974300">
                  <w:marLeft w:val="0"/>
                  <w:marRight w:val="0"/>
                  <w:marTop w:val="0"/>
                  <w:marBottom w:val="0"/>
                  <w:divBdr>
                    <w:top w:val="none" w:sz="0" w:space="0" w:color="auto"/>
                    <w:left w:val="none" w:sz="0" w:space="0" w:color="auto"/>
                    <w:bottom w:val="none" w:sz="0" w:space="0" w:color="auto"/>
                    <w:right w:val="none" w:sz="0" w:space="0" w:color="auto"/>
                  </w:divBdr>
                  <w:divsChild>
                    <w:div w:id="1519734894">
                      <w:marLeft w:val="0"/>
                      <w:marRight w:val="0"/>
                      <w:marTop w:val="0"/>
                      <w:marBottom w:val="0"/>
                      <w:divBdr>
                        <w:top w:val="none" w:sz="0" w:space="0" w:color="auto"/>
                        <w:left w:val="none" w:sz="0" w:space="0" w:color="auto"/>
                        <w:bottom w:val="none" w:sz="0" w:space="0" w:color="auto"/>
                        <w:right w:val="none" w:sz="0" w:space="0" w:color="auto"/>
                      </w:divBdr>
                    </w:div>
                  </w:divsChild>
                </w:div>
                <w:div w:id="578104161">
                  <w:marLeft w:val="0"/>
                  <w:marRight w:val="0"/>
                  <w:marTop w:val="0"/>
                  <w:marBottom w:val="0"/>
                  <w:divBdr>
                    <w:top w:val="none" w:sz="0" w:space="0" w:color="auto"/>
                    <w:left w:val="none" w:sz="0" w:space="0" w:color="auto"/>
                    <w:bottom w:val="none" w:sz="0" w:space="0" w:color="auto"/>
                    <w:right w:val="none" w:sz="0" w:space="0" w:color="auto"/>
                  </w:divBdr>
                  <w:divsChild>
                    <w:div w:id="1430925827">
                      <w:marLeft w:val="0"/>
                      <w:marRight w:val="0"/>
                      <w:marTop w:val="0"/>
                      <w:marBottom w:val="0"/>
                      <w:divBdr>
                        <w:top w:val="none" w:sz="0" w:space="0" w:color="auto"/>
                        <w:left w:val="none" w:sz="0" w:space="0" w:color="auto"/>
                        <w:bottom w:val="none" w:sz="0" w:space="0" w:color="auto"/>
                        <w:right w:val="none" w:sz="0" w:space="0" w:color="auto"/>
                      </w:divBdr>
                    </w:div>
                  </w:divsChild>
                </w:div>
                <w:div w:id="659306139">
                  <w:marLeft w:val="0"/>
                  <w:marRight w:val="0"/>
                  <w:marTop w:val="0"/>
                  <w:marBottom w:val="0"/>
                  <w:divBdr>
                    <w:top w:val="none" w:sz="0" w:space="0" w:color="auto"/>
                    <w:left w:val="none" w:sz="0" w:space="0" w:color="auto"/>
                    <w:bottom w:val="none" w:sz="0" w:space="0" w:color="auto"/>
                    <w:right w:val="none" w:sz="0" w:space="0" w:color="auto"/>
                  </w:divBdr>
                  <w:divsChild>
                    <w:div w:id="315381116">
                      <w:marLeft w:val="0"/>
                      <w:marRight w:val="0"/>
                      <w:marTop w:val="0"/>
                      <w:marBottom w:val="0"/>
                      <w:divBdr>
                        <w:top w:val="none" w:sz="0" w:space="0" w:color="auto"/>
                        <w:left w:val="none" w:sz="0" w:space="0" w:color="auto"/>
                        <w:bottom w:val="none" w:sz="0" w:space="0" w:color="auto"/>
                        <w:right w:val="none" w:sz="0" w:space="0" w:color="auto"/>
                      </w:divBdr>
                    </w:div>
                  </w:divsChild>
                </w:div>
                <w:div w:id="675574924">
                  <w:marLeft w:val="0"/>
                  <w:marRight w:val="0"/>
                  <w:marTop w:val="0"/>
                  <w:marBottom w:val="0"/>
                  <w:divBdr>
                    <w:top w:val="none" w:sz="0" w:space="0" w:color="auto"/>
                    <w:left w:val="none" w:sz="0" w:space="0" w:color="auto"/>
                    <w:bottom w:val="none" w:sz="0" w:space="0" w:color="auto"/>
                    <w:right w:val="none" w:sz="0" w:space="0" w:color="auto"/>
                  </w:divBdr>
                  <w:divsChild>
                    <w:div w:id="1442454674">
                      <w:marLeft w:val="0"/>
                      <w:marRight w:val="0"/>
                      <w:marTop w:val="0"/>
                      <w:marBottom w:val="0"/>
                      <w:divBdr>
                        <w:top w:val="none" w:sz="0" w:space="0" w:color="auto"/>
                        <w:left w:val="none" w:sz="0" w:space="0" w:color="auto"/>
                        <w:bottom w:val="none" w:sz="0" w:space="0" w:color="auto"/>
                        <w:right w:val="none" w:sz="0" w:space="0" w:color="auto"/>
                      </w:divBdr>
                    </w:div>
                  </w:divsChild>
                </w:div>
                <w:div w:id="762871707">
                  <w:marLeft w:val="0"/>
                  <w:marRight w:val="0"/>
                  <w:marTop w:val="0"/>
                  <w:marBottom w:val="0"/>
                  <w:divBdr>
                    <w:top w:val="none" w:sz="0" w:space="0" w:color="auto"/>
                    <w:left w:val="none" w:sz="0" w:space="0" w:color="auto"/>
                    <w:bottom w:val="none" w:sz="0" w:space="0" w:color="auto"/>
                    <w:right w:val="none" w:sz="0" w:space="0" w:color="auto"/>
                  </w:divBdr>
                  <w:divsChild>
                    <w:div w:id="1741518244">
                      <w:marLeft w:val="0"/>
                      <w:marRight w:val="0"/>
                      <w:marTop w:val="0"/>
                      <w:marBottom w:val="0"/>
                      <w:divBdr>
                        <w:top w:val="none" w:sz="0" w:space="0" w:color="auto"/>
                        <w:left w:val="none" w:sz="0" w:space="0" w:color="auto"/>
                        <w:bottom w:val="none" w:sz="0" w:space="0" w:color="auto"/>
                        <w:right w:val="none" w:sz="0" w:space="0" w:color="auto"/>
                      </w:divBdr>
                    </w:div>
                  </w:divsChild>
                </w:div>
                <w:div w:id="772818221">
                  <w:marLeft w:val="0"/>
                  <w:marRight w:val="0"/>
                  <w:marTop w:val="0"/>
                  <w:marBottom w:val="0"/>
                  <w:divBdr>
                    <w:top w:val="none" w:sz="0" w:space="0" w:color="auto"/>
                    <w:left w:val="none" w:sz="0" w:space="0" w:color="auto"/>
                    <w:bottom w:val="none" w:sz="0" w:space="0" w:color="auto"/>
                    <w:right w:val="none" w:sz="0" w:space="0" w:color="auto"/>
                  </w:divBdr>
                  <w:divsChild>
                    <w:div w:id="26102120">
                      <w:marLeft w:val="0"/>
                      <w:marRight w:val="0"/>
                      <w:marTop w:val="0"/>
                      <w:marBottom w:val="0"/>
                      <w:divBdr>
                        <w:top w:val="none" w:sz="0" w:space="0" w:color="auto"/>
                        <w:left w:val="none" w:sz="0" w:space="0" w:color="auto"/>
                        <w:bottom w:val="none" w:sz="0" w:space="0" w:color="auto"/>
                        <w:right w:val="none" w:sz="0" w:space="0" w:color="auto"/>
                      </w:divBdr>
                    </w:div>
                  </w:divsChild>
                </w:div>
                <w:div w:id="773476582">
                  <w:marLeft w:val="0"/>
                  <w:marRight w:val="0"/>
                  <w:marTop w:val="0"/>
                  <w:marBottom w:val="0"/>
                  <w:divBdr>
                    <w:top w:val="none" w:sz="0" w:space="0" w:color="auto"/>
                    <w:left w:val="none" w:sz="0" w:space="0" w:color="auto"/>
                    <w:bottom w:val="none" w:sz="0" w:space="0" w:color="auto"/>
                    <w:right w:val="none" w:sz="0" w:space="0" w:color="auto"/>
                  </w:divBdr>
                  <w:divsChild>
                    <w:div w:id="960694894">
                      <w:marLeft w:val="0"/>
                      <w:marRight w:val="0"/>
                      <w:marTop w:val="0"/>
                      <w:marBottom w:val="0"/>
                      <w:divBdr>
                        <w:top w:val="none" w:sz="0" w:space="0" w:color="auto"/>
                        <w:left w:val="none" w:sz="0" w:space="0" w:color="auto"/>
                        <w:bottom w:val="none" w:sz="0" w:space="0" w:color="auto"/>
                        <w:right w:val="none" w:sz="0" w:space="0" w:color="auto"/>
                      </w:divBdr>
                    </w:div>
                    <w:div w:id="1420171771">
                      <w:marLeft w:val="0"/>
                      <w:marRight w:val="0"/>
                      <w:marTop w:val="0"/>
                      <w:marBottom w:val="0"/>
                      <w:divBdr>
                        <w:top w:val="none" w:sz="0" w:space="0" w:color="auto"/>
                        <w:left w:val="none" w:sz="0" w:space="0" w:color="auto"/>
                        <w:bottom w:val="none" w:sz="0" w:space="0" w:color="auto"/>
                        <w:right w:val="none" w:sz="0" w:space="0" w:color="auto"/>
                      </w:divBdr>
                    </w:div>
                  </w:divsChild>
                </w:div>
                <w:div w:id="862016090">
                  <w:marLeft w:val="0"/>
                  <w:marRight w:val="0"/>
                  <w:marTop w:val="0"/>
                  <w:marBottom w:val="0"/>
                  <w:divBdr>
                    <w:top w:val="none" w:sz="0" w:space="0" w:color="auto"/>
                    <w:left w:val="none" w:sz="0" w:space="0" w:color="auto"/>
                    <w:bottom w:val="none" w:sz="0" w:space="0" w:color="auto"/>
                    <w:right w:val="none" w:sz="0" w:space="0" w:color="auto"/>
                  </w:divBdr>
                  <w:divsChild>
                    <w:div w:id="470636408">
                      <w:marLeft w:val="0"/>
                      <w:marRight w:val="0"/>
                      <w:marTop w:val="0"/>
                      <w:marBottom w:val="0"/>
                      <w:divBdr>
                        <w:top w:val="none" w:sz="0" w:space="0" w:color="auto"/>
                        <w:left w:val="none" w:sz="0" w:space="0" w:color="auto"/>
                        <w:bottom w:val="none" w:sz="0" w:space="0" w:color="auto"/>
                        <w:right w:val="none" w:sz="0" w:space="0" w:color="auto"/>
                      </w:divBdr>
                    </w:div>
                  </w:divsChild>
                </w:div>
                <w:div w:id="897010384">
                  <w:marLeft w:val="0"/>
                  <w:marRight w:val="0"/>
                  <w:marTop w:val="0"/>
                  <w:marBottom w:val="0"/>
                  <w:divBdr>
                    <w:top w:val="none" w:sz="0" w:space="0" w:color="auto"/>
                    <w:left w:val="none" w:sz="0" w:space="0" w:color="auto"/>
                    <w:bottom w:val="none" w:sz="0" w:space="0" w:color="auto"/>
                    <w:right w:val="none" w:sz="0" w:space="0" w:color="auto"/>
                  </w:divBdr>
                  <w:divsChild>
                    <w:div w:id="966081368">
                      <w:marLeft w:val="0"/>
                      <w:marRight w:val="0"/>
                      <w:marTop w:val="0"/>
                      <w:marBottom w:val="0"/>
                      <w:divBdr>
                        <w:top w:val="none" w:sz="0" w:space="0" w:color="auto"/>
                        <w:left w:val="none" w:sz="0" w:space="0" w:color="auto"/>
                        <w:bottom w:val="none" w:sz="0" w:space="0" w:color="auto"/>
                        <w:right w:val="none" w:sz="0" w:space="0" w:color="auto"/>
                      </w:divBdr>
                    </w:div>
                  </w:divsChild>
                </w:div>
                <w:div w:id="916285048">
                  <w:marLeft w:val="0"/>
                  <w:marRight w:val="0"/>
                  <w:marTop w:val="0"/>
                  <w:marBottom w:val="0"/>
                  <w:divBdr>
                    <w:top w:val="none" w:sz="0" w:space="0" w:color="auto"/>
                    <w:left w:val="none" w:sz="0" w:space="0" w:color="auto"/>
                    <w:bottom w:val="none" w:sz="0" w:space="0" w:color="auto"/>
                    <w:right w:val="none" w:sz="0" w:space="0" w:color="auto"/>
                  </w:divBdr>
                  <w:divsChild>
                    <w:div w:id="267281036">
                      <w:marLeft w:val="0"/>
                      <w:marRight w:val="0"/>
                      <w:marTop w:val="0"/>
                      <w:marBottom w:val="0"/>
                      <w:divBdr>
                        <w:top w:val="none" w:sz="0" w:space="0" w:color="auto"/>
                        <w:left w:val="none" w:sz="0" w:space="0" w:color="auto"/>
                        <w:bottom w:val="none" w:sz="0" w:space="0" w:color="auto"/>
                        <w:right w:val="none" w:sz="0" w:space="0" w:color="auto"/>
                      </w:divBdr>
                    </w:div>
                  </w:divsChild>
                </w:div>
                <w:div w:id="922646735">
                  <w:marLeft w:val="0"/>
                  <w:marRight w:val="0"/>
                  <w:marTop w:val="0"/>
                  <w:marBottom w:val="0"/>
                  <w:divBdr>
                    <w:top w:val="none" w:sz="0" w:space="0" w:color="auto"/>
                    <w:left w:val="none" w:sz="0" w:space="0" w:color="auto"/>
                    <w:bottom w:val="none" w:sz="0" w:space="0" w:color="auto"/>
                    <w:right w:val="none" w:sz="0" w:space="0" w:color="auto"/>
                  </w:divBdr>
                  <w:divsChild>
                    <w:div w:id="190843389">
                      <w:marLeft w:val="0"/>
                      <w:marRight w:val="0"/>
                      <w:marTop w:val="0"/>
                      <w:marBottom w:val="0"/>
                      <w:divBdr>
                        <w:top w:val="none" w:sz="0" w:space="0" w:color="auto"/>
                        <w:left w:val="none" w:sz="0" w:space="0" w:color="auto"/>
                        <w:bottom w:val="none" w:sz="0" w:space="0" w:color="auto"/>
                        <w:right w:val="none" w:sz="0" w:space="0" w:color="auto"/>
                      </w:divBdr>
                    </w:div>
                  </w:divsChild>
                </w:div>
                <w:div w:id="925959621">
                  <w:marLeft w:val="0"/>
                  <w:marRight w:val="0"/>
                  <w:marTop w:val="0"/>
                  <w:marBottom w:val="0"/>
                  <w:divBdr>
                    <w:top w:val="none" w:sz="0" w:space="0" w:color="auto"/>
                    <w:left w:val="none" w:sz="0" w:space="0" w:color="auto"/>
                    <w:bottom w:val="none" w:sz="0" w:space="0" w:color="auto"/>
                    <w:right w:val="none" w:sz="0" w:space="0" w:color="auto"/>
                  </w:divBdr>
                  <w:divsChild>
                    <w:div w:id="1366251044">
                      <w:marLeft w:val="0"/>
                      <w:marRight w:val="0"/>
                      <w:marTop w:val="0"/>
                      <w:marBottom w:val="0"/>
                      <w:divBdr>
                        <w:top w:val="none" w:sz="0" w:space="0" w:color="auto"/>
                        <w:left w:val="none" w:sz="0" w:space="0" w:color="auto"/>
                        <w:bottom w:val="none" w:sz="0" w:space="0" w:color="auto"/>
                        <w:right w:val="none" w:sz="0" w:space="0" w:color="auto"/>
                      </w:divBdr>
                    </w:div>
                  </w:divsChild>
                </w:div>
                <w:div w:id="1176652605">
                  <w:marLeft w:val="0"/>
                  <w:marRight w:val="0"/>
                  <w:marTop w:val="0"/>
                  <w:marBottom w:val="0"/>
                  <w:divBdr>
                    <w:top w:val="none" w:sz="0" w:space="0" w:color="auto"/>
                    <w:left w:val="none" w:sz="0" w:space="0" w:color="auto"/>
                    <w:bottom w:val="none" w:sz="0" w:space="0" w:color="auto"/>
                    <w:right w:val="none" w:sz="0" w:space="0" w:color="auto"/>
                  </w:divBdr>
                  <w:divsChild>
                    <w:div w:id="825828433">
                      <w:marLeft w:val="0"/>
                      <w:marRight w:val="0"/>
                      <w:marTop w:val="0"/>
                      <w:marBottom w:val="0"/>
                      <w:divBdr>
                        <w:top w:val="none" w:sz="0" w:space="0" w:color="auto"/>
                        <w:left w:val="none" w:sz="0" w:space="0" w:color="auto"/>
                        <w:bottom w:val="none" w:sz="0" w:space="0" w:color="auto"/>
                        <w:right w:val="none" w:sz="0" w:space="0" w:color="auto"/>
                      </w:divBdr>
                    </w:div>
                  </w:divsChild>
                </w:div>
                <w:div w:id="1226527366">
                  <w:marLeft w:val="0"/>
                  <w:marRight w:val="0"/>
                  <w:marTop w:val="0"/>
                  <w:marBottom w:val="0"/>
                  <w:divBdr>
                    <w:top w:val="none" w:sz="0" w:space="0" w:color="auto"/>
                    <w:left w:val="none" w:sz="0" w:space="0" w:color="auto"/>
                    <w:bottom w:val="none" w:sz="0" w:space="0" w:color="auto"/>
                    <w:right w:val="none" w:sz="0" w:space="0" w:color="auto"/>
                  </w:divBdr>
                  <w:divsChild>
                    <w:div w:id="1957717521">
                      <w:marLeft w:val="0"/>
                      <w:marRight w:val="0"/>
                      <w:marTop w:val="0"/>
                      <w:marBottom w:val="0"/>
                      <w:divBdr>
                        <w:top w:val="none" w:sz="0" w:space="0" w:color="auto"/>
                        <w:left w:val="none" w:sz="0" w:space="0" w:color="auto"/>
                        <w:bottom w:val="none" w:sz="0" w:space="0" w:color="auto"/>
                        <w:right w:val="none" w:sz="0" w:space="0" w:color="auto"/>
                      </w:divBdr>
                    </w:div>
                  </w:divsChild>
                </w:div>
                <w:div w:id="1278490890">
                  <w:marLeft w:val="0"/>
                  <w:marRight w:val="0"/>
                  <w:marTop w:val="0"/>
                  <w:marBottom w:val="0"/>
                  <w:divBdr>
                    <w:top w:val="none" w:sz="0" w:space="0" w:color="auto"/>
                    <w:left w:val="none" w:sz="0" w:space="0" w:color="auto"/>
                    <w:bottom w:val="none" w:sz="0" w:space="0" w:color="auto"/>
                    <w:right w:val="none" w:sz="0" w:space="0" w:color="auto"/>
                  </w:divBdr>
                  <w:divsChild>
                    <w:div w:id="77025388">
                      <w:marLeft w:val="0"/>
                      <w:marRight w:val="0"/>
                      <w:marTop w:val="0"/>
                      <w:marBottom w:val="0"/>
                      <w:divBdr>
                        <w:top w:val="none" w:sz="0" w:space="0" w:color="auto"/>
                        <w:left w:val="none" w:sz="0" w:space="0" w:color="auto"/>
                        <w:bottom w:val="none" w:sz="0" w:space="0" w:color="auto"/>
                        <w:right w:val="none" w:sz="0" w:space="0" w:color="auto"/>
                      </w:divBdr>
                    </w:div>
                  </w:divsChild>
                </w:div>
                <w:div w:id="1322655843">
                  <w:marLeft w:val="0"/>
                  <w:marRight w:val="0"/>
                  <w:marTop w:val="0"/>
                  <w:marBottom w:val="0"/>
                  <w:divBdr>
                    <w:top w:val="none" w:sz="0" w:space="0" w:color="auto"/>
                    <w:left w:val="none" w:sz="0" w:space="0" w:color="auto"/>
                    <w:bottom w:val="none" w:sz="0" w:space="0" w:color="auto"/>
                    <w:right w:val="none" w:sz="0" w:space="0" w:color="auto"/>
                  </w:divBdr>
                  <w:divsChild>
                    <w:div w:id="1345744469">
                      <w:marLeft w:val="0"/>
                      <w:marRight w:val="0"/>
                      <w:marTop w:val="0"/>
                      <w:marBottom w:val="0"/>
                      <w:divBdr>
                        <w:top w:val="none" w:sz="0" w:space="0" w:color="auto"/>
                        <w:left w:val="none" w:sz="0" w:space="0" w:color="auto"/>
                        <w:bottom w:val="none" w:sz="0" w:space="0" w:color="auto"/>
                        <w:right w:val="none" w:sz="0" w:space="0" w:color="auto"/>
                      </w:divBdr>
                    </w:div>
                  </w:divsChild>
                </w:div>
                <w:div w:id="1334262710">
                  <w:marLeft w:val="0"/>
                  <w:marRight w:val="0"/>
                  <w:marTop w:val="0"/>
                  <w:marBottom w:val="0"/>
                  <w:divBdr>
                    <w:top w:val="none" w:sz="0" w:space="0" w:color="auto"/>
                    <w:left w:val="none" w:sz="0" w:space="0" w:color="auto"/>
                    <w:bottom w:val="none" w:sz="0" w:space="0" w:color="auto"/>
                    <w:right w:val="none" w:sz="0" w:space="0" w:color="auto"/>
                  </w:divBdr>
                  <w:divsChild>
                    <w:div w:id="2015109715">
                      <w:marLeft w:val="0"/>
                      <w:marRight w:val="0"/>
                      <w:marTop w:val="0"/>
                      <w:marBottom w:val="0"/>
                      <w:divBdr>
                        <w:top w:val="none" w:sz="0" w:space="0" w:color="auto"/>
                        <w:left w:val="none" w:sz="0" w:space="0" w:color="auto"/>
                        <w:bottom w:val="none" w:sz="0" w:space="0" w:color="auto"/>
                        <w:right w:val="none" w:sz="0" w:space="0" w:color="auto"/>
                      </w:divBdr>
                    </w:div>
                  </w:divsChild>
                </w:div>
                <w:div w:id="1508599665">
                  <w:marLeft w:val="0"/>
                  <w:marRight w:val="0"/>
                  <w:marTop w:val="0"/>
                  <w:marBottom w:val="0"/>
                  <w:divBdr>
                    <w:top w:val="none" w:sz="0" w:space="0" w:color="auto"/>
                    <w:left w:val="none" w:sz="0" w:space="0" w:color="auto"/>
                    <w:bottom w:val="none" w:sz="0" w:space="0" w:color="auto"/>
                    <w:right w:val="none" w:sz="0" w:space="0" w:color="auto"/>
                  </w:divBdr>
                  <w:divsChild>
                    <w:div w:id="1876651662">
                      <w:marLeft w:val="0"/>
                      <w:marRight w:val="0"/>
                      <w:marTop w:val="0"/>
                      <w:marBottom w:val="0"/>
                      <w:divBdr>
                        <w:top w:val="none" w:sz="0" w:space="0" w:color="auto"/>
                        <w:left w:val="none" w:sz="0" w:space="0" w:color="auto"/>
                        <w:bottom w:val="none" w:sz="0" w:space="0" w:color="auto"/>
                        <w:right w:val="none" w:sz="0" w:space="0" w:color="auto"/>
                      </w:divBdr>
                    </w:div>
                  </w:divsChild>
                </w:div>
                <w:div w:id="1677265519">
                  <w:marLeft w:val="0"/>
                  <w:marRight w:val="0"/>
                  <w:marTop w:val="0"/>
                  <w:marBottom w:val="0"/>
                  <w:divBdr>
                    <w:top w:val="none" w:sz="0" w:space="0" w:color="auto"/>
                    <w:left w:val="none" w:sz="0" w:space="0" w:color="auto"/>
                    <w:bottom w:val="none" w:sz="0" w:space="0" w:color="auto"/>
                    <w:right w:val="none" w:sz="0" w:space="0" w:color="auto"/>
                  </w:divBdr>
                  <w:divsChild>
                    <w:div w:id="1552881671">
                      <w:marLeft w:val="0"/>
                      <w:marRight w:val="0"/>
                      <w:marTop w:val="0"/>
                      <w:marBottom w:val="0"/>
                      <w:divBdr>
                        <w:top w:val="none" w:sz="0" w:space="0" w:color="auto"/>
                        <w:left w:val="none" w:sz="0" w:space="0" w:color="auto"/>
                        <w:bottom w:val="none" w:sz="0" w:space="0" w:color="auto"/>
                        <w:right w:val="none" w:sz="0" w:space="0" w:color="auto"/>
                      </w:divBdr>
                    </w:div>
                  </w:divsChild>
                </w:div>
                <w:div w:id="1772971315">
                  <w:marLeft w:val="0"/>
                  <w:marRight w:val="0"/>
                  <w:marTop w:val="0"/>
                  <w:marBottom w:val="0"/>
                  <w:divBdr>
                    <w:top w:val="none" w:sz="0" w:space="0" w:color="auto"/>
                    <w:left w:val="none" w:sz="0" w:space="0" w:color="auto"/>
                    <w:bottom w:val="none" w:sz="0" w:space="0" w:color="auto"/>
                    <w:right w:val="none" w:sz="0" w:space="0" w:color="auto"/>
                  </w:divBdr>
                  <w:divsChild>
                    <w:div w:id="1045719647">
                      <w:marLeft w:val="0"/>
                      <w:marRight w:val="0"/>
                      <w:marTop w:val="0"/>
                      <w:marBottom w:val="0"/>
                      <w:divBdr>
                        <w:top w:val="none" w:sz="0" w:space="0" w:color="auto"/>
                        <w:left w:val="none" w:sz="0" w:space="0" w:color="auto"/>
                        <w:bottom w:val="none" w:sz="0" w:space="0" w:color="auto"/>
                        <w:right w:val="none" w:sz="0" w:space="0" w:color="auto"/>
                      </w:divBdr>
                    </w:div>
                  </w:divsChild>
                </w:div>
                <w:div w:id="1805732303">
                  <w:marLeft w:val="0"/>
                  <w:marRight w:val="0"/>
                  <w:marTop w:val="0"/>
                  <w:marBottom w:val="0"/>
                  <w:divBdr>
                    <w:top w:val="none" w:sz="0" w:space="0" w:color="auto"/>
                    <w:left w:val="none" w:sz="0" w:space="0" w:color="auto"/>
                    <w:bottom w:val="none" w:sz="0" w:space="0" w:color="auto"/>
                    <w:right w:val="none" w:sz="0" w:space="0" w:color="auto"/>
                  </w:divBdr>
                  <w:divsChild>
                    <w:div w:id="423770215">
                      <w:marLeft w:val="0"/>
                      <w:marRight w:val="0"/>
                      <w:marTop w:val="0"/>
                      <w:marBottom w:val="0"/>
                      <w:divBdr>
                        <w:top w:val="none" w:sz="0" w:space="0" w:color="auto"/>
                        <w:left w:val="none" w:sz="0" w:space="0" w:color="auto"/>
                        <w:bottom w:val="none" w:sz="0" w:space="0" w:color="auto"/>
                        <w:right w:val="none" w:sz="0" w:space="0" w:color="auto"/>
                      </w:divBdr>
                    </w:div>
                  </w:divsChild>
                </w:div>
                <w:div w:id="1851750696">
                  <w:marLeft w:val="0"/>
                  <w:marRight w:val="0"/>
                  <w:marTop w:val="0"/>
                  <w:marBottom w:val="0"/>
                  <w:divBdr>
                    <w:top w:val="none" w:sz="0" w:space="0" w:color="auto"/>
                    <w:left w:val="none" w:sz="0" w:space="0" w:color="auto"/>
                    <w:bottom w:val="none" w:sz="0" w:space="0" w:color="auto"/>
                    <w:right w:val="none" w:sz="0" w:space="0" w:color="auto"/>
                  </w:divBdr>
                  <w:divsChild>
                    <w:div w:id="1423645027">
                      <w:marLeft w:val="0"/>
                      <w:marRight w:val="0"/>
                      <w:marTop w:val="0"/>
                      <w:marBottom w:val="0"/>
                      <w:divBdr>
                        <w:top w:val="none" w:sz="0" w:space="0" w:color="auto"/>
                        <w:left w:val="none" w:sz="0" w:space="0" w:color="auto"/>
                        <w:bottom w:val="none" w:sz="0" w:space="0" w:color="auto"/>
                        <w:right w:val="none" w:sz="0" w:space="0" w:color="auto"/>
                      </w:divBdr>
                    </w:div>
                  </w:divsChild>
                </w:div>
                <w:div w:id="1862893439">
                  <w:marLeft w:val="0"/>
                  <w:marRight w:val="0"/>
                  <w:marTop w:val="0"/>
                  <w:marBottom w:val="0"/>
                  <w:divBdr>
                    <w:top w:val="none" w:sz="0" w:space="0" w:color="auto"/>
                    <w:left w:val="none" w:sz="0" w:space="0" w:color="auto"/>
                    <w:bottom w:val="none" w:sz="0" w:space="0" w:color="auto"/>
                    <w:right w:val="none" w:sz="0" w:space="0" w:color="auto"/>
                  </w:divBdr>
                  <w:divsChild>
                    <w:div w:id="1322731648">
                      <w:marLeft w:val="0"/>
                      <w:marRight w:val="0"/>
                      <w:marTop w:val="0"/>
                      <w:marBottom w:val="0"/>
                      <w:divBdr>
                        <w:top w:val="none" w:sz="0" w:space="0" w:color="auto"/>
                        <w:left w:val="none" w:sz="0" w:space="0" w:color="auto"/>
                        <w:bottom w:val="none" w:sz="0" w:space="0" w:color="auto"/>
                        <w:right w:val="none" w:sz="0" w:space="0" w:color="auto"/>
                      </w:divBdr>
                    </w:div>
                  </w:divsChild>
                </w:div>
                <w:div w:id="1890990540">
                  <w:marLeft w:val="0"/>
                  <w:marRight w:val="0"/>
                  <w:marTop w:val="0"/>
                  <w:marBottom w:val="0"/>
                  <w:divBdr>
                    <w:top w:val="none" w:sz="0" w:space="0" w:color="auto"/>
                    <w:left w:val="none" w:sz="0" w:space="0" w:color="auto"/>
                    <w:bottom w:val="none" w:sz="0" w:space="0" w:color="auto"/>
                    <w:right w:val="none" w:sz="0" w:space="0" w:color="auto"/>
                  </w:divBdr>
                  <w:divsChild>
                    <w:div w:id="722801345">
                      <w:marLeft w:val="0"/>
                      <w:marRight w:val="0"/>
                      <w:marTop w:val="0"/>
                      <w:marBottom w:val="0"/>
                      <w:divBdr>
                        <w:top w:val="none" w:sz="0" w:space="0" w:color="auto"/>
                        <w:left w:val="none" w:sz="0" w:space="0" w:color="auto"/>
                        <w:bottom w:val="none" w:sz="0" w:space="0" w:color="auto"/>
                        <w:right w:val="none" w:sz="0" w:space="0" w:color="auto"/>
                      </w:divBdr>
                    </w:div>
                  </w:divsChild>
                </w:div>
                <w:div w:id="2015574914">
                  <w:marLeft w:val="0"/>
                  <w:marRight w:val="0"/>
                  <w:marTop w:val="0"/>
                  <w:marBottom w:val="0"/>
                  <w:divBdr>
                    <w:top w:val="none" w:sz="0" w:space="0" w:color="auto"/>
                    <w:left w:val="none" w:sz="0" w:space="0" w:color="auto"/>
                    <w:bottom w:val="none" w:sz="0" w:space="0" w:color="auto"/>
                    <w:right w:val="none" w:sz="0" w:space="0" w:color="auto"/>
                  </w:divBdr>
                  <w:divsChild>
                    <w:div w:id="1383140172">
                      <w:marLeft w:val="0"/>
                      <w:marRight w:val="0"/>
                      <w:marTop w:val="0"/>
                      <w:marBottom w:val="0"/>
                      <w:divBdr>
                        <w:top w:val="none" w:sz="0" w:space="0" w:color="auto"/>
                        <w:left w:val="none" w:sz="0" w:space="0" w:color="auto"/>
                        <w:bottom w:val="none" w:sz="0" w:space="0" w:color="auto"/>
                        <w:right w:val="none" w:sz="0" w:space="0" w:color="auto"/>
                      </w:divBdr>
                    </w:div>
                  </w:divsChild>
                </w:div>
                <w:div w:id="2102871198">
                  <w:marLeft w:val="0"/>
                  <w:marRight w:val="0"/>
                  <w:marTop w:val="0"/>
                  <w:marBottom w:val="0"/>
                  <w:divBdr>
                    <w:top w:val="none" w:sz="0" w:space="0" w:color="auto"/>
                    <w:left w:val="none" w:sz="0" w:space="0" w:color="auto"/>
                    <w:bottom w:val="none" w:sz="0" w:space="0" w:color="auto"/>
                    <w:right w:val="none" w:sz="0" w:space="0" w:color="auto"/>
                  </w:divBdr>
                  <w:divsChild>
                    <w:div w:id="190259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536906">
      <w:bodyDiv w:val="1"/>
      <w:marLeft w:val="0"/>
      <w:marRight w:val="0"/>
      <w:marTop w:val="0"/>
      <w:marBottom w:val="0"/>
      <w:divBdr>
        <w:top w:val="none" w:sz="0" w:space="0" w:color="auto"/>
        <w:left w:val="none" w:sz="0" w:space="0" w:color="auto"/>
        <w:bottom w:val="none" w:sz="0" w:space="0" w:color="auto"/>
        <w:right w:val="none" w:sz="0" w:space="0" w:color="auto"/>
      </w:divBdr>
    </w:div>
    <w:div w:id="1280913501">
      <w:bodyDiv w:val="1"/>
      <w:marLeft w:val="0"/>
      <w:marRight w:val="0"/>
      <w:marTop w:val="0"/>
      <w:marBottom w:val="0"/>
      <w:divBdr>
        <w:top w:val="none" w:sz="0" w:space="0" w:color="auto"/>
        <w:left w:val="none" w:sz="0" w:space="0" w:color="auto"/>
        <w:bottom w:val="none" w:sz="0" w:space="0" w:color="auto"/>
        <w:right w:val="none" w:sz="0" w:space="0" w:color="auto"/>
      </w:divBdr>
    </w:div>
    <w:div w:id="1285581504">
      <w:bodyDiv w:val="1"/>
      <w:marLeft w:val="0"/>
      <w:marRight w:val="0"/>
      <w:marTop w:val="0"/>
      <w:marBottom w:val="0"/>
      <w:divBdr>
        <w:top w:val="none" w:sz="0" w:space="0" w:color="auto"/>
        <w:left w:val="none" w:sz="0" w:space="0" w:color="auto"/>
        <w:bottom w:val="none" w:sz="0" w:space="0" w:color="auto"/>
        <w:right w:val="none" w:sz="0" w:space="0" w:color="auto"/>
      </w:divBdr>
    </w:div>
    <w:div w:id="1295523658">
      <w:bodyDiv w:val="1"/>
      <w:marLeft w:val="0"/>
      <w:marRight w:val="0"/>
      <w:marTop w:val="0"/>
      <w:marBottom w:val="0"/>
      <w:divBdr>
        <w:top w:val="none" w:sz="0" w:space="0" w:color="auto"/>
        <w:left w:val="none" w:sz="0" w:space="0" w:color="auto"/>
        <w:bottom w:val="none" w:sz="0" w:space="0" w:color="auto"/>
        <w:right w:val="none" w:sz="0" w:space="0" w:color="auto"/>
      </w:divBdr>
    </w:div>
    <w:div w:id="1311209322">
      <w:bodyDiv w:val="1"/>
      <w:marLeft w:val="0"/>
      <w:marRight w:val="0"/>
      <w:marTop w:val="0"/>
      <w:marBottom w:val="0"/>
      <w:divBdr>
        <w:top w:val="none" w:sz="0" w:space="0" w:color="auto"/>
        <w:left w:val="none" w:sz="0" w:space="0" w:color="auto"/>
        <w:bottom w:val="none" w:sz="0" w:space="0" w:color="auto"/>
        <w:right w:val="none" w:sz="0" w:space="0" w:color="auto"/>
      </w:divBdr>
    </w:div>
    <w:div w:id="1316179483">
      <w:bodyDiv w:val="1"/>
      <w:marLeft w:val="0"/>
      <w:marRight w:val="0"/>
      <w:marTop w:val="0"/>
      <w:marBottom w:val="0"/>
      <w:divBdr>
        <w:top w:val="none" w:sz="0" w:space="0" w:color="auto"/>
        <w:left w:val="none" w:sz="0" w:space="0" w:color="auto"/>
        <w:bottom w:val="none" w:sz="0" w:space="0" w:color="auto"/>
        <w:right w:val="none" w:sz="0" w:space="0" w:color="auto"/>
      </w:divBdr>
    </w:div>
    <w:div w:id="1345788314">
      <w:bodyDiv w:val="1"/>
      <w:marLeft w:val="0"/>
      <w:marRight w:val="0"/>
      <w:marTop w:val="0"/>
      <w:marBottom w:val="0"/>
      <w:divBdr>
        <w:top w:val="none" w:sz="0" w:space="0" w:color="auto"/>
        <w:left w:val="none" w:sz="0" w:space="0" w:color="auto"/>
        <w:bottom w:val="none" w:sz="0" w:space="0" w:color="auto"/>
        <w:right w:val="none" w:sz="0" w:space="0" w:color="auto"/>
      </w:divBdr>
    </w:div>
    <w:div w:id="1393039796">
      <w:bodyDiv w:val="1"/>
      <w:marLeft w:val="0"/>
      <w:marRight w:val="0"/>
      <w:marTop w:val="0"/>
      <w:marBottom w:val="0"/>
      <w:divBdr>
        <w:top w:val="none" w:sz="0" w:space="0" w:color="auto"/>
        <w:left w:val="none" w:sz="0" w:space="0" w:color="auto"/>
        <w:bottom w:val="none" w:sz="0" w:space="0" w:color="auto"/>
        <w:right w:val="none" w:sz="0" w:space="0" w:color="auto"/>
      </w:divBdr>
    </w:div>
    <w:div w:id="1403874610">
      <w:bodyDiv w:val="1"/>
      <w:marLeft w:val="0"/>
      <w:marRight w:val="0"/>
      <w:marTop w:val="0"/>
      <w:marBottom w:val="0"/>
      <w:divBdr>
        <w:top w:val="none" w:sz="0" w:space="0" w:color="auto"/>
        <w:left w:val="none" w:sz="0" w:space="0" w:color="auto"/>
        <w:bottom w:val="none" w:sz="0" w:space="0" w:color="auto"/>
        <w:right w:val="none" w:sz="0" w:space="0" w:color="auto"/>
      </w:divBdr>
    </w:div>
    <w:div w:id="1413160731">
      <w:bodyDiv w:val="1"/>
      <w:marLeft w:val="0"/>
      <w:marRight w:val="0"/>
      <w:marTop w:val="0"/>
      <w:marBottom w:val="0"/>
      <w:divBdr>
        <w:top w:val="none" w:sz="0" w:space="0" w:color="auto"/>
        <w:left w:val="none" w:sz="0" w:space="0" w:color="auto"/>
        <w:bottom w:val="none" w:sz="0" w:space="0" w:color="auto"/>
        <w:right w:val="none" w:sz="0" w:space="0" w:color="auto"/>
      </w:divBdr>
    </w:div>
    <w:div w:id="1416054287">
      <w:bodyDiv w:val="1"/>
      <w:marLeft w:val="0"/>
      <w:marRight w:val="0"/>
      <w:marTop w:val="0"/>
      <w:marBottom w:val="0"/>
      <w:divBdr>
        <w:top w:val="none" w:sz="0" w:space="0" w:color="auto"/>
        <w:left w:val="none" w:sz="0" w:space="0" w:color="auto"/>
        <w:bottom w:val="none" w:sz="0" w:space="0" w:color="auto"/>
        <w:right w:val="none" w:sz="0" w:space="0" w:color="auto"/>
      </w:divBdr>
    </w:div>
    <w:div w:id="1431854341">
      <w:bodyDiv w:val="1"/>
      <w:marLeft w:val="0"/>
      <w:marRight w:val="0"/>
      <w:marTop w:val="0"/>
      <w:marBottom w:val="0"/>
      <w:divBdr>
        <w:top w:val="none" w:sz="0" w:space="0" w:color="auto"/>
        <w:left w:val="none" w:sz="0" w:space="0" w:color="auto"/>
        <w:bottom w:val="none" w:sz="0" w:space="0" w:color="auto"/>
        <w:right w:val="none" w:sz="0" w:space="0" w:color="auto"/>
      </w:divBdr>
    </w:div>
    <w:div w:id="1432555077">
      <w:bodyDiv w:val="1"/>
      <w:marLeft w:val="0"/>
      <w:marRight w:val="0"/>
      <w:marTop w:val="0"/>
      <w:marBottom w:val="0"/>
      <w:divBdr>
        <w:top w:val="none" w:sz="0" w:space="0" w:color="auto"/>
        <w:left w:val="none" w:sz="0" w:space="0" w:color="auto"/>
        <w:bottom w:val="none" w:sz="0" w:space="0" w:color="auto"/>
        <w:right w:val="none" w:sz="0" w:space="0" w:color="auto"/>
      </w:divBdr>
    </w:div>
    <w:div w:id="1435516310">
      <w:bodyDiv w:val="1"/>
      <w:marLeft w:val="0"/>
      <w:marRight w:val="0"/>
      <w:marTop w:val="0"/>
      <w:marBottom w:val="0"/>
      <w:divBdr>
        <w:top w:val="none" w:sz="0" w:space="0" w:color="auto"/>
        <w:left w:val="none" w:sz="0" w:space="0" w:color="auto"/>
        <w:bottom w:val="none" w:sz="0" w:space="0" w:color="auto"/>
        <w:right w:val="none" w:sz="0" w:space="0" w:color="auto"/>
      </w:divBdr>
    </w:div>
    <w:div w:id="1441409467">
      <w:bodyDiv w:val="1"/>
      <w:marLeft w:val="0"/>
      <w:marRight w:val="0"/>
      <w:marTop w:val="0"/>
      <w:marBottom w:val="0"/>
      <w:divBdr>
        <w:top w:val="none" w:sz="0" w:space="0" w:color="auto"/>
        <w:left w:val="none" w:sz="0" w:space="0" w:color="auto"/>
        <w:bottom w:val="none" w:sz="0" w:space="0" w:color="auto"/>
        <w:right w:val="none" w:sz="0" w:space="0" w:color="auto"/>
      </w:divBdr>
    </w:div>
    <w:div w:id="1488395157">
      <w:bodyDiv w:val="1"/>
      <w:marLeft w:val="0"/>
      <w:marRight w:val="0"/>
      <w:marTop w:val="0"/>
      <w:marBottom w:val="0"/>
      <w:divBdr>
        <w:top w:val="none" w:sz="0" w:space="0" w:color="auto"/>
        <w:left w:val="none" w:sz="0" w:space="0" w:color="auto"/>
        <w:bottom w:val="none" w:sz="0" w:space="0" w:color="auto"/>
        <w:right w:val="none" w:sz="0" w:space="0" w:color="auto"/>
      </w:divBdr>
    </w:div>
    <w:div w:id="1497575627">
      <w:bodyDiv w:val="1"/>
      <w:marLeft w:val="0"/>
      <w:marRight w:val="0"/>
      <w:marTop w:val="0"/>
      <w:marBottom w:val="0"/>
      <w:divBdr>
        <w:top w:val="none" w:sz="0" w:space="0" w:color="auto"/>
        <w:left w:val="none" w:sz="0" w:space="0" w:color="auto"/>
        <w:bottom w:val="none" w:sz="0" w:space="0" w:color="auto"/>
        <w:right w:val="none" w:sz="0" w:space="0" w:color="auto"/>
      </w:divBdr>
    </w:div>
    <w:div w:id="1529295858">
      <w:bodyDiv w:val="1"/>
      <w:marLeft w:val="0"/>
      <w:marRight w:val="0"/>
      <w:marTop w:val="0"/>
      <w:marBottom w:val="0"/>
      <w:divBdr>
        <w:top w:val="none" w:sz="0" w:space="0" w:color="auto"/>
        <w:left w:val="none" w:sz="0" w:space="0" w:color="auto"/>
        <w:bottom w:val="none" w:sz="0" w:space="0" w:color="auto"/>
        <w:right w:val="none" w:sz="0" w:space="0" w:color="auto"/>
      </w:divBdr>
    </w:div>
    <w:div w:id="1557203751">
      <w:bodyDiv w:val="1"/>
      <w:marLeft w:val="0"/>
      <w:marRight w:val="0"/>
      <w:marTop w:val="0"/>
      <w:marBottom w:val="0"/>
      <w:divBdr>
        <w:top w:val="none" w:sz="0" w:space="0" w:color="auto"/>
        <w:left w:val="none" w:sz="0" w:space="0" w:color="auto"/>
        <w:bottom w:val="none" w:sz="0" w:space="0" w:color="auto"/>
        <w:right w:val="none" w:sz="0" w:space="0" w:color="auto"/>
      </w:divBdr>
    </w:div>
    <w:div w:id="1560902150">
      <w:bodyDiv w:val="1"/>
      <w:marLeft w:val="0"/>
      <w:marRight w:val="0"/>
      <w:marTop w:val="0"/>
      <w:marBottom w:val="0"/>
      <w:divBdr>
        <w:top w:val="none" w:sz="0" w:space="0" w:color="auto"/>
        <w:left w:val="none" w:sz="0" w:space="0" w:color="auto"/>
        <w:bottom w:val="none" w:sz="0" w:space="0" w:color="auto"/>
        <w:right w:val="none" w:sz="0" w:space="0" w:color="auto"/>
      </w:divBdr>
    </w:div>
    <w:div w:id="1584338809">
      <w:bodyDiv w:val="1"/>
      <w:marLeft w:val="0"/>
      <w:marRight w:val="0"/>
      <w:marTop w:val="0"/>
      <w:marBottom w:val="0"/>
      <w:divBdr>
        <w:top w:val="none" w:sz="0" w:space="0" w:color="auto"/>
        <w:left w:val="none" w:sz="0" w:space="0" w:color="auto"/>
        <w:bottom w:val="none" w:sz="0" w:space="0" w:color="auto"/>
        <w:right w:val="none" w:sz="0" w:space="0" w:color="auto"/>
      </w:divBdr>
    </w:div>
    <w:div w:id="1585185453">
      <w:bodyDiv w:val="1"/>
      <w:marLeft w:val="0"/>
      <w:marRight w:val="0"/>
      <w:marTop w:val="0"/>
      <w:marBottom w:val="0"/>
      <w:divBdr>
        <w:top w:val="none" w:sz="0" w:space="0" w:color="auto"/>
        <w:left w:val="none" w:sz="0" w:space="0" w:color="auto"/>
        <w:bottom w:val="none" w:sz="0" w:space="0" w:color="auto"/>
        <w:right w:val="none" w:sz="0" w:space="0" w:color="auto"/>
      </w:divBdr>
    </w:div>
    <w:div w:id="1585341423">
      <w:bodyDiv w:val="1"/>
      <w:marLeft w:val="0"/>
      <w:marRight w:val="0"/>
      <w:marTop w:val="0"/>
      <w:marBottom w:val="0"/>
      <w:divBdr>
        <w:top w:val="none" w:sz="0" w:space="0" w:color="auto"/>
        <w:left w:val="none" w:sz="0" w:space="0" w:color="auto"/>
        <w:bottom w:val="none" w:sz="0" w:space="0" w:color="auto"/>
        <w:right w:val="none" w:sz="0" w:space="0" w:color="auto"/>
      </w:divBdr>
    </w:div>
    <w:div w:id="1590113217">
      <w:bodyDiv w:val="1"/>
      <w:marLeft w:val="0"/>
      <w:marRight w:val="0"/>
      <w:marTop w:val="0"/>
      <w:marBottom w:val="0"/>
      <w:divBdr>
        <w:top w:val="none" w:sz="0" w:space="0" w:color="auto"/>
        <w:left w:val="none" w:sz="0" w:space="0" w:color="auto"/>
        <w:bottom w:val="none" w:sz="0" w:space="0" w:color="auto"/>
        <w:right w:val="none" w:sz="0" w:space="0" w:color="auto"/>
      </w:divBdr>
    </w:div>
    <w:div w:id="1596017994">
      <w:bodyDiv w:val="1"/>
      <w:marLeft w:val="0"/>
      <w:marRight w:val="0"/>
      <w:marTop w:val="0"/>
      <w:marBottom w:val="0"/>
      <w:divBdr>
        <w:top w:val="none" w:sz="0" w:space="0" w:color="auto"/>
        <w:left w:val="none" w:sz="0" w:space="0" w:color="auto"/>
        <w:bottom w:val="none" w:sz="0" w:space="0" w:color="auto"/>
        <w:right w:val="none" w:sz="0" w:space="0" w:color="auto"/>
      </w:divBdr>
    </w:div>
    <w:div w:id="1624993590">
      <w:bodyDiv w:val="1"/>
      <w:marLeft w:val="0"/>
      <w:marRight w:val="0"/>
      <w:marTop w:val="0"/>
      <w:marBottom w:val="0"/>
      <w:divBdr>
        <w:top w:val="none" w:sz="0" w:space="0" w:color="auto"/>
        <w:left w:val="none" w:sz="0" w:space="0" w:color="auto"/>
        <w:bottom w:val="none" w:sz="0" w:space="0" w:color="auto"/>
        <w:right w:val="none" w:sz="0" w:space="0" w:color="auto"/>
      </w:divBdr>
    </w:div>
    <w:div w:id="1661229255">
      <w:bodyDiv w:val="1"/>
      <w:marLeft w:val="0"/>
      <w:marRight w:val="0"/>
      <w:marTop w:val="0"/>
      <w:marBottom w:val="0"/>
      <w:divBdr>
        <w:top w:val="none" w:sz="0" w:space="0" w:color="auto"/>
        <w:left w:val="none" w:sz="0" w:space="0" w:color="auto"/>
        <w:bottom w:val="none" w:sz="0" w:space="0" w:color="auto"/>
        <w:right w:val="none" w:sz="0" w:space="0" w:color="auto"/>
      </w:divBdr>
    </w:div>
    <w:div w:id="1695498515">
      <w:bodyDiv w:val="1"/>
      <w:marLeft w:val="0"/>
      <w:marRight w:val="0"/>
      <w:marTop w:val="0"/>
      <w:marBottom w:val="0"/>
      <w:divBdr>
        <w:top w:val="none" w:sz="0" w:space="0" w:color="auto"/>
        <w:left w:val="none" w:sz="0" w:space="0" w:color="auto"/>
        <w:bottom w:val="none" w:sz="0" w:space="0" w:color="auto"/>
        <w:right w:val="none" w:sz="0" w:space="0" w:color="auto"/>
      </w:divBdr>
    </w:div>
    <w:div w:id="1698853682">
      <w:bodyDiv w:val="1"/>
      <w:marLeft w:val="0"/>
      <w:marRight w:val="0"/>
      <w:marTop w:val="0"/>
      <w:marBottom w:val="0"/>
      <w:divBdr>
        <w:top w:val="none" w:sz="0" w:space="0" w:color="auto"/>
        <w:left w:val="none" w:sz="0" w:space="0" w:color="auto"/>
        <w:bottom w:val="none" w:sz="0" w:space="0" w:color="auto"/>
        <w:right w:val="none" w:sz="0" w:space="0" w:color="auto"/>
      </w:divBdr>
    </w:div>
    <w:div w:id="1701779725">
      <w:bodyDiv w:val="1"/>
      <w:marLeft w:val="0"/>
      <w:marRight w:val="0"/>
      <w:marTop w:val="0"/>
      <w:marBottom w:val="0"/>
      <w:divBdr>
        <w:top w:val="none" w:sz="0" w:space="0" w:color="auto"/>
        <w:left w:val="none" w:sz="0" w:space="0" w:color="auto"/>
        <w:bottom w:val="none" w:sz="0" w:space="0" w:color="auto"/>
        <w:right w:val="none" w:sz="0" w:space="0" w:color="auto"/>
      </w:divBdr>
    </w:div>
    <w:div w:id="1702239050">
      <w:bodyDiv w:val="1"/>
      <w:marLeft w:val="0"/>
      <w:marRight w:val="0"/>
      <w:marTop w:val="0"/>
      <w:marBottom w:val="0"/>
      <w:divBdr>
        <w:top w:val="none" w:sz="0" w:space="0" w:color="auto"/>
        <w:left w:val="none" w:sz="0" w:space="0" w:color="auto"/>
        <w:bottom w:val="none" w:sz="0" w:space="0" w:color="auto"/>
        <w:right w:val="none" w:sz="0" w:space="0" w:color="auto"/>
      </w:divBdr>
    </w:div>
    <w:div w:id="1703240491">
      <w:bodyDiv w:val="1"/>
      <w:marLeft w:val="0"/>
      <w:marRight w:val="0"/>
      <w:marTop w:val="0"/>
      <w:marBottom w:val="0"/>
      <w:divBdr>
        <w:top w:val="none" w:sz="0" w:space="0" w:color="auto"/>
        <w:left w:val="none" w:sz="0" w:space="0" w:color="auto"/>
        <w:bottom w:val="none" w:sz="0" w:space="0" w:color="auto"/>
        <w:right w:val="none" w:sz="0" w:space="0" w:color="auto"/>
      </w:divBdr>
    </w:div>
    <w:div w:id="1708679439">
      <w:bodyDiv w:val="1"/>
      <w:marLeft w:val="0"/>
      <w:marRight w:val="0"/>
      <w:marTop w:val="0"/>
      <w:marBottom w:val="0"/>
      <w:divBdr>
        <w:top w:val="none" w:sz="0" w:space="0" w:color="auto"/>
        <w:left w:val="none" w:sz="0" w:space="0" w:color="auto"/>
        <w:bottom w:val="none" w:sz="0" w:space="0" w:color="auto"/>
        <w:right w:val="none" w:sz="0" w:space="0" w:color="auto"/>
      </w:divBdr>
      <w:divsChild>
        <w:div w:id="155808504">
          <w:marLeft w:val="360"/>
          <w:marRight w:val="0"/>
          <w:marTop w:val="240"/>
          <w:marBottom w:val="0"/>
          <w:divBdr>
            <w:top w:val="none" w:sz="0" w:space="0" w:color="auto"/>
            <w:left w:val="none" w:sz="0" w:space="0" w:color="auto"/>
            <w:bottom w:val="none" w:sz="0" w:space="0" w:color="auto"/>
            <w:right w:val="none" w:sz="0" w:space="0" w:color="auto"/>
          </w:divBdr>
        </w:div>
        <w:div w:id="1122724327">
          <w:marLeft w:val="360"/>
          <w:marRight w:val="0"/>
          <w:marTop w:val="240"/>
          <w:marBottom w:val="0"/>
          <w:divBdr>
            <w:top w:val="none" w:sz="0" w:space="0" w:color="auto"/>
            <w:left w:val="none" w:sz="0" w:space="0" w:color="auto"/>
            <w:bottom w:val="none" w:sz="0" w:space="0" w:color="auto"/>
            <w:right w:val="none" w:sz="0" w:space="0" w:color="auto"/>
          </w:divBdr>
        </w:div>
        <w:div w:id="1445030342">
          <w:marLeft w:val="360"/>
          <w:marRight w:val="0"/>
          <w:marTop w:val="240"/>
          <w:marBottom w:val="0"/>
          <w:divBdr>
            <w:top w:val="none" w:sz="0" w:space="0" w:color="auto"/>
            <w:left w:val="none" w:sz="0" w:space="0" w:color="auto"/>
            <w:bottom w:val="none" w:sz="0" w:space="0" w:color="auto"/>
            <w:right w:val="none" w:sz="0" w:space="0" w:color="auto"/>
          </w:divBdr>
        </w:div>
      </w:divsChild>
    </w:div>
    <w:div w:id="1738282037">
      <w:bodyDiv w:val="1"/>
      <w:marLeft w:val="0"/>
      <w:marRight w:val="0"/>
      <w:marTop w:val="0"/>
      <w:marBottom w:val="0"/>
      <w:divBdr>
        <w:top w:val="none" w:sz="0" w:space="0" w:color="auto"/>
        <w:left w:val="none" w:sz="0" w:space="0" w:color="auto"/>
        <w:bottom w:val="none" w:sz="0" w:space="0" w:color="auto"/>
        <w:right w:val="none" w:sz="0" w:space="0" w:color="auto"/>
      </w:divBdr>
    </w:div>
    <w:div w:id="1740833642">
      <w:bodyDiv w:val="1"/>
      <w:marLeft w:val="0"/>
      <w:marRight w:val="0"/>
      <w:marTop w:val="0"/>
      <w:marBottom w:val="0"/>
      <w:divBdr>
        <w:top w:val="none" w:sz="0" w:space="0" w:color="auto"/>
        <w:left w:val="none" w:sz="0" w:space="0" w:color="auto"/>
        <w:bottom w:val="none" w:sz="0" w:space="0" w:color="auto"/>
        <w:right w:val="none" w:sz="0" w:space="0" w:color="auto"/>
      </w:divBdr>
    </w:div>
    <w:div w:id="1747411670">
      <w:bodyDiv w:val="1"/>
      <w:marLeft w:val="0"/>
      <w:marRight w:val="0"/>
      <w:marTop w:val="0"/>
      <w:marBottom w:val="0"/>
      <w:divBdr>
        <w:top w:val="none" w:sz="0" w:space="0" w:color="auto"/>
        <w:left w:val="none" w:sz="0" w:space="0" w:color="auto"/>
        <w:bottom w:val="none" w:sz="0" w:space="0" w:color="auto"/>
        <w:right w:val="none" w:sz="0" w:space="0" w:color="auto"/>
      </w:divBdr>
    </w:div>
    <w:div w:id="1749037053">
      <w:bodyDiv w:val="1"/>
      <w:marLeft w:val="0"/>
      <w:marRight w:val="0"/>
      <w:marTop w:val="0"/>
      <w:marBottom w:val="0"/>
      <w:divBdr>
        <w:top w:val="none" w:sz="0" w:space="0" w:color="auto"/>
        <w:left w:val="none" w:sz="0" w:space="0" w:color="auto"/>
        <w:bottom w:val="none" w:sz="0" w:space="0" w:color="auto"/>
        <w:right w:val="none" w:sz="0" w:space="0" w:color="auto"/>
      </w:divBdr>
    </w:div>
    <w:div w:id="1760710510">
      <w:bodyDiv w:val="1"/>
      <w:marLeft w:val="0"/>
      <w:marRight w:val="0"/>
      <w:marTop w:val="0"/>
      <w:marBottom w:val="0"/>
      <w:divBdr>
        <w:top w:val="none" w:sz="0" w:space="0" w:color="auto"/>
        <w:left w:val="none" w:sz="0" w:space="0" w:color="auto"/>
        <w:bottom w:val="none" w:sz="0" w:space="0" w:color="auto"/>
        <w:right w:val="none" w:sz="0" w:space="0" w:color="auto"/>
      </w:divBdr>
    </w:div>
    <w:div w:id="1781795501">
      <w:bodyDiv w:val="1"/>
      <w:marLeft w:val="0"/>
      <w:marRight w:val="0"/>
      <w:marTop w:val="0"/>
      <w:marBottom w:val="0"/>
      <w:divBdr>
        <w:top w:val="none" w:sz="0" w:space="0" w:color="auto"/>
        <w:left w:val="none" w:sz="0" w:space="0" w:color="auto"/>
        <w:bottom w:val="none" w:sz="0" w:space="0" w:color="auto"/>
        <w:right w:val="none" w:sz="0" w:space="0" w:color="auto"/>
      </w:divBdr>
    </w:div>
    <w:div w:id="1800687618">
      <w:bodyDiv w:val="1"/>
      <w:marLeft w:val="0"/>
      <w:marRight w:val="0"/>
      <w:marTop w:val="0"/>
      <w:marBottom w:val="0"/>
      <w:divBdr>
        <w:top w:val="none" w:sz="0" w:space="0" w:color="auto"/>
        <w:left w:val="none" w:sz="0" w:space="0" w:color="auto"/>
        <w:bottom w:val="none" w:sz="0" w:space="0" w:color="auto"/>
        <w:right w:val="none" w:sz="0" w:space="0" w:color="auto"/>
      </w:divBdr>
    </w:div>
    <w:div w:id="1830948955">
      <w:bodyDiv w:val="1"/>
      <w:marLeft w:val="0"/>
      <w:marRight w:val="0"/>
      <w:marTop w:val="0"/>
      <w:marBottom w:val="0"/>
      <w:divBdr>
        <w:top w:val="none" w:sz="0" w:space="0" w:color="auto"/>
        <w:left w:val="none" w:sz="0" w:space="0" w:color="auto"/>
        <w:bottom w:val="none" w:sz="0" w:space="0" w:color="auto"/>
        <w:right w:val="none" w:sz="0" w:space="0" w:color="auto"/>
      </w:divBdr>
    </w:div>
    <w:div w:id="1832479051">
      <w:bodyDiv w:val="1"/>
      <w:marLeft w:val="0"/>
      <w:marRight w:val="0"/>
      <w:marTop w:val="0"/>
      <w:marBottom w:val="0"/>
      <w:divBdr>
        <w:top w:val="none" w:sz="0" w:space="0" w:color="auto"/>
        <w:left w:val="none" w:sz="0" w:space="0" w:color="auto"/>
        <w:bottom w:val="none" w:sz="0" w:space="0" w:color="auto"/>
        <w:right w:val="none" w:sz="0" w:space="0" w:color="auto"/>
      </w:divBdr>
    </w:div>
    <w:div w:id="1841003888">
      <w:bodyDiv w:val="1"/>
      <w:marLeft w:val="0"/>
      <w:marRight w:val="0"/>
      <w:marTop w:val="0"/>
      <w:marBottom w:val="0"/>
      <w:divBdr>
        <w:top w:val="none" w:sz="0" w:space="0" w:color="auto"/>
        <w:left w:val="none" w:sz="0" w:space="0" w:color="auto"/>
        <w:bottom w:val="none" w:sz="0" w:space="0" w:color="auto"/>
        <w:right w:val="none" w:sz="0" w:space="0" w:color="auto"/>
      </w:divBdr>
    </w:div>
    <w:div w:id="1849785025">
      <w:bodyDiv w:val="1"/>
      <w:marLeft w:val="0"/>
      <w:marRight w:val="0"/>
      <w:marTop w:val="0"/>
      <w:marBottom w:val="0"/>
      <w:divBdr>
        <w:top w:val="none" w:sz="0" w:space="0" w:color="auto"/>
        <w:left w:val="none" w:sz="0" w:space="0" w:color="auto"/>
        <w:bottom w:val="none" w:sz="0" w:space="0" w:color="auto"/>
        <w:right w:val="none" w:sz="0" w:space="0" w:color="auto"/>
      </w:divBdr>
    </w:div>
    <w:div w:id="1855420135">
      <w:bodyDiv w:val="1"/>
      <w:marLeft w:val="0"/>
      <w:marRight w:val="0"/>
      <w:marTop w:val="0"/>
      <w:marBottom w:val="0"/>
      <w:divBdr>
        <w:top w:val="none" w:sz="0" w:space="0" w:color="auto"/>
        <w:left w:val="none" w:sz="0" w:space="0" w:color="auto"/>
        <w:bottom w:val="none" w:sz="0" w:space="0" w:color="auto"/>
        <w:right w:val="none" w:sz="0" w:space="0" w:color="auto"/>
      </w:divBdr>
    </w:div>
    <w:div w:id="1874492737">
      <w:bodyDiv w:val="1"/>
      <w:marLeft w:val="0"/>
      <w:marRight w:val="0"/>
      <w:marTop w:val="0"/>
      <w:marBottom w:val="0"/>
      <w:divBdr>
        <w:top w:val="none" w:sz="0" w:space="0" w:color="auto"/>
        <w:left w:val="none" w:sz="0" w:space="0" w:color="auto"/>
        <w:bottom w:val="none" w:sz="0" w:space="0" w:color="auto"/>
        <w:right w:val="none" w:sz="0" w:space="0" w:color="auto"/>
      </w:divBdr>
    </w:div>
    <w:div w:id="1918246564">
      <w:bodyDiv w:val="1"/>
      <w:marLeft w:val="0"/>
      <w:marRight w:val="0"/>
      <w:marTop w:val="0"/>
      <w:marBottom w:val="0"/>
      <w:divBdr>
        <w:top w:val="none" w:sz="0" w:space="0" w:color="auto"/>
        <w:left w:val="none" w:sz="0" w:space="0" w:color="auto"/>
        <w:bottom w:val="none" w:sz="0" w:space="0" w:color="auto"/>
        <w:right w:val="none" w:sz="0" w:space="0" w:color="auto"/>
      </w:divBdr>
      <w:divsChild>
        <w:div w:id="182288088">
          <w:marLeft w:val="0"/>
          <w:marRight w:val="0"/>
          <w:marTop w:val="0"/>
          <w:marBottom w:val="0"/>
          <w:divBdr>
            <w:top w:val="none" w:sz="0" w:space="0" w:color="auto"/>
            <w:left w:val="none" w:sz="0" w:space="0" w:color="auto"/>
            <w:bottom w:val="none" w:sz="0" w:space="0" w:color="auto"/>
            <w:right w:val="none" w:sz="0" w:space="0" w:color="auto"/>
          </w:divBdr>
          <w:divsChild>
            <w:div w:id="1251739795">
              <w:marLeft w:val="0"/>
              <w:marRight w:val="0"/>
              <w:marTop w:val="0"/>
              <w:marBottom w:val="0"/>
              <w:divBdr>
                <w:top w:val="none" w:sz="0" w:space="0" w:color="auto"/>
                <w:left w:val="none" w:sz="0" w:space="0" w:color="auto"/>
                <w:bottom w:val="none" w:sz="0" w:space="0" w:color="auto"/>
                <w:right w:val="none" w:sz="0" w:space="0" w:color="auto"/>
              </w:divBdr>
            </w:div>
          </w:divsChild>
        </w:div>
        <w:div w:id="289554935">
          <w:marLeft w:val="0"/>
          <w:marRight w:val="0"/>
          <w:marTop w:val="0"/>
          <w:marBottom w:val="0"/>
          <w:divBdr>
            <w:top w:val="none" w:sz="0" w:space="0" w:color="auto"/>
            <w:left w:val="none" w:sz="0" w:space="0" w:color="auto"/>
            <w:bottom w:val="none" w:sz="0" w:space="0" w:color="auto"/>
            <w:right w:val="none" w:sz="0" w:space="0" w:color="auto"/>
          </w:divBdr>
          <w:divsChild>
            <w:div w:id="1135028467">
              <w:marLeft w:val="0"/>
              <w:marRight w:val="0"/>
              <w:marTop w:val="0"/>
              <w:marBottom w:val="0"/>
              <w:divBdr>
                <w:top w:val="none" w:sz="0" w:space="0" w:color="auto"/>
                <w:left w:val="none" w:sz="0" w:space="0" w:color="auto"/>
                <w:bottom w:val="none" w:sz="0" w:space="0" w:color="auto"/>
                <w:right w:val="none" w:sz="0" w:space="0" w:color="auto"/>
              </w:divBdr>
            </w:div>
          </w:divsChild>
        </w:div>
        <w:div w:id="338580131">
          <w:marLeft w:val="0"/>
          <w:marRight w:val="0"/>
          <w:marTop w:val="0"/>
          <w:marBottom w:val="0"/>
          <w:divBdr>
            <w:top w:val="none" w:sz="0" w:space="0" w:color="auto"/>
            <w:left w:val="none" w:sz="0" w:space="0" w:color="auto"/>
            <w:bottom w:val="none" w:sz="0" w:space="0" w:color="auto"/>
            <w:right w:val="none" w:sz="0" w:space="0" w:color="auto"/>
          </w:divBdr>
          <w:divsChild>
            <w:div w:id="797576290">
              <w:marLeft w:val="0"/>
              <w:marRight w:val="0"/>
              <w:marTop w:val="0"/>
              <w:marBottom w:val="0"/>
              <w:divBdr>
                <w:top w:val="none" w:sz="0" w:space="0" w:color="auto"/>
                <w:left w:val="none" w:sz="0" w:space="0" w:color="auto"/>
                <w:bottom w:val="none" w:sz="0" w:space="0" w:color="auto"/>
                <w:right w:val="none" w:sz="0" w:space="0" w:color="auto"/>
              </w:divBdr>
            </w:div>
          </w:divsChild>
        </w:div>
        <w:div w:id="407970822">
          <w:marLeft w:val="0"/>
          <w:marRight w:val="0"/>
          <w:marTop w:val="0"/>
          <w:marBottom w:val="0"/>
          <w:divBdr>
            <w:top w:val="none" w:sz="0" w:space="0" w:color="auto"/>
            <w:left w:val="none" w:sz="0" w:space="0" w:color="auto"/>
            <w:bottom w:val="none" w:sz="0" w:space="0" w:color="auto"/>
            <w:right w:val="none" w:sz="0" w:space="0" w:color="auto"/>
          </w:divBdr>
          <w:divsChild>
            <w:div w:id="768888151">
              <w:marLeft w:val="0"/>
              <w:marRight w:val="0"/>
              <w:marTop w:val="0"/>
              <w:marBottom w:val="0"/>
              <w:divBdr>
                <w:top w:val="none" w:sz="0" w:space="0" w:color="auto"/>
                <w:left w:val="none" w:sz="0" w:space="0" w:color="auto"/>
                <w:bottom w:val="none" w:sz="0" w:space="0" w:color="auto"/>
                <w:right w:val="none" w:sz="0" w:space="0" w:color="auto"/>
              </w:divBdr>
            </w:div>
          </w:divsChild>
        </w:div>
        <w:div w:id="505246801">
          <w:marLeft w:val="0"/>
          <w:marRight w:val="0"/>
          <w:marTop w:val="0"/>
          <w:marBottom w:val="0"/>
          <w:divBdr>
            <w:top w:val="none" w:sz="0" w:space="0" w:color="auto"/>
            <w:left w:val="none" w:sz="0" w:space="0" w:color="auto"/>
            <w:bottom w:val="none" w:sz="0" w:space="0" w:color="auto"/>
            <w:right w:val="none" w:sz="0" w:space="0" w:color="auto"/>
          </w:divBdr>
          <w:divsChild>
            <w:div w:id="1150054449">
              <w:marLeft w:val="0"/>
              <w:marRight w:val="0"/>
              <w:marTop w:val="0"/>
              <w:marBottom w:val="0"/>
              <w:divBdr>
                <w:top w:val="none" w:sz="0" w:space="0" w:color="auto"/>
                <w:left w:val="none" w:sz="0" w:space="0" w:color="auto"/>
                <w:bottom w:val="none" w:sz="0" w:space="0" w:color="auto"/>
                <w:right w:val="none" w:sz="0" w:space="0" w:color="auto"/>
              </w:divBdr>
            </w:div>
          </w:divsChild>
        </w:div>
        <w:div w:id="562062098">
          <w:marLeft w:val="0"/>
          <w:marRight w:val="0"/>
          <w:marTop w:val="0"/>
          <w:marBottom w:val="0"/>
          <w:divBdr>
            <w:top w:val="none" w:sz="0" w:space="0" w:color="auto"/>
            <w:left w:val="none" w:sz="0" w:space="0" w:color="auto"/>
            <w:bottom w:val="none" w:sz="0" w:space="0" w:color="auto"/>
            <w:right w:val="none" w:sz="0" w:space="0" w:color="auto"/>
          </w:divBdr>
          <w:divsChild>
            <w:div w:id="678435466">
              <w:marLeft w:val="0"/>
              <w:marRight w:val="0"/>
              <w:marTop w:val="0"/>
              <w:marBottom w:val="0"/>
              <w:divBdr>
                <w:top w:val="none" w:sz="0" w:space="0" w:color="auto"/>
                <w:left w:val="none" w:sz="0" w:space="0" w:color="auto"/>
                <w:bottom w:val="none" w:sz="0" w:space="0" w:color="auto"/>
                <w:right w:val="none" w:sz="0" w:space="0" w:color="auto"/>
              </w:divBdr>
            </w:div>
          </w:divsChild>
        </w:div>
        <w:div w:id="575438704">
          <w:marLeft w:val="0"/>
          <w:marRight w:val="0"/>
          <w:marTop w:val="0"/>
          <w:marBottom w:val="0"/>
          <w:divBdr>
            <w:top w:val="none" w:sz="0" w:space="0" w:color="auto"/>
            <w:left w:val="none" w:sz="0" w:space="0" w:color="auto"/>
            <w:bottom w:val="none" w:sz="0" w:space="0" w:color="auto"/>
            <w:right w:val="none" w:sz="0" w:space="0" w:color="auto"/>
          </w:divBdr>
          <w:divsChild>
            <w:div w:id="1651785039">
              <w:marLeft w:val="0"/>
              <w:marRight w:val="0"/>
              <w:marTop w:val="0"/>
              <w:marBottom w:val="0"/>
              <w:divBdr>
                <w:top w:val="none" w:sz="0" w:space="0" w:color="auto"/>
                <w:left w:val="none" w:sz="0" w:space="0" w:color="auto"/>
                <w:bottom w:val="none" w:sz="0" w:space="0" w:color="auto"/>
                <w:right w:val="none" w:sz="0" w:space="0" w:color="auto"/>
              </w:divBdr>
            </w:div>
          </w:divsChild>
        </w:div>
        <w:div w:id="656349434">
          <w:marLeft w:val="0"/>
          <w:marRight w:val="0"/>
          <w:marTop w:val="0"/>
          <w:marBottom w:val="0"/>
          <w:divBdr>
            <w:top w:val="none" w:sz="0" w:space="0" w:color="auto"/>
            <w:left w:val="none" w:sz="0" w:space="0" w:color="auto"/>
            <w:bottom w:val="none" w:sz="0" w:space="0" w:color="auto"/>
            <w:right w:val="none" w:sz="0" w:space="0" w:color="auto"/>
          </w:divBdr>
          <w:divsChild>
            <w:div w:id="673072304">
              <w:marLeft w:val="0"/>
              <w:marRight w:val="0"/>
              <w:marTop w:val="0"/>
              <w:marBottom w:val="0"/>
              <w:divBdr>
                <w:top w:val="none" w:sz="0" w:space="0" w:color="auto"/>
                <w:left w:val="none" w:sz="0" w:space="0" w:color="auto"/>
                <w:bottom w:val="none" w:sz="0" w:space="0" w:color="auto"/>
                <w:right w:val="none" w:sz="0" w:space="0" w:color="auto"/>
              </w:divBdr>
            </w:div>
          </w:divsChild>
        </w:div>
        <w:div w:id="830677267">
          <w:marLeft w:val="0"/>
          <w:marRight w:val="0"/>
          <w:marTop w:val="0"/>
          <w:marBottom w:val="0"/>
          <w:divBdr>
            <w:top w:val="none" w:sz="0" w:space="0" w:color="auto"/>
            <w:left w:val="none" w:sz="0" w:space="0" w:color="auto"/>
            <w:bottom w:val="none" w:sz="0" w:space="0" w:color="auto"/>
            <w:right w:val="none" w:sz="0" w:space="0" w:color="auto"/>
          </w:divBdr>
          <w:divsChild>
            <w:div w:id="275258528">
              <w:marLeft w:val="0"/>
              <w:marRight w:val="0"/>
              <w:marTop w:val="0"/>
              <w:marBottom w:val="0"/>
              <w:divBdr>
                <w:top w:val="none" w:sz="0" w:space="0" w:color="auto"/>
                <w:left w:val="none" w:sz="0" w:space="0" w:color="auto"/>
                <w:bottom w:val="none" w:sz="0" w:space="0" w:color="auto"/>
                <w:right w:val="none" w:sz="0" w:space="0" w:color="auto"/>
              </w:divBdr>
            </w:div>
          </w:divsChild>
        </w:div>
        <w:div w:id="862787149">
          <w:marLeft w:val="0"/>
          <w:marRight w:val="0"/>
          <w:marTop w:val="0"/>
          <w:marBottom w:val="0"/>
          <w:divBdr>
            <w:top w:val="none" w:sz="0" w:space="0" w:color="auto"/>
            <w:left w:val="none" w:sz="0" w:space="0" w:color="auto"/>
            <w:bottom w:val="none" w:sz="0" w:space="0" w:color="auto"/>
            <w:right w:val="none" w:sz="0" w:space="0" w:color="auto"/>
          </w:divBdr>
          <w:divsChild>
            <w:div w:id="22098722">
              <w:marLeft w:val="0"/>
              <w:marRight w:val="0"/>
              <w:marTop w:val="0"/>
              <w:marBottom w:val="0"/>
              <w:divBdr>
                <w:top w:val="none" w:sz="0" w:space="0" w:color="auto"/>
                <w:left w:val="none" w:sz="0" w:space="0" w:color="auto"/>
                <w:bottom w:val="none" w:sz="0" w:space="0" w:color="auto"/>
                <w:right w:val="none" w:sz="0" w:space="0" w:color="auto"/>
              </w:divBdr>
            </w:div>
          </w:divsChild>
        </w:div>
        <w:div w:id="1255627607">
          <w:marLeft w:val="0"/>
          <w:marRight w:val="0"/>
          <w:marTop w:val="0"/>
          <w:marBottom w:val="0"/>
          <w:divBdr>
            <w:top w:val="none" w:sz="0" w:space="0" w:color="auto"/>
            <w:left w:val="none" w:sz="0" w:space="0" w:color="auto"/>
            <w:bottom w:val="none" w:sz="0" w:space="0" w:color="auto"/>
            <w:right w:val="none" w:sz="0" w:space="0" w:color="auto"/>
          </w:divBdr>
          <w:divsChild>
            <w:div w:id="14889736">
              <w:marLeft w:val="0"/>
              <w:marRight w:val="0"/>
              <w:marTop w:val="0"/>
              <w:marBottom w:val="0"/>
              <w:divBdr>
                <w:top w:val="none" w:sz="0" w:space="0" w:color="auto"/>
                <w:left w:val="none" w:sz="0" w:space="0" w:color="auto"/>
                <w:bottom w:val="none" w:sz="0" w:space="0" w:color="auto"/>
                <w:right w:val="none" w:sz="0" w:space="0" w:color="auto"/>
              </w:divBdr>
            </w:div>
          </w:divsChild>
        </w:div>
        <w:div w:id="1392996813">
          <w:marLeft w:val="0"/>
          <w:marRight w:val="0"/>
          <w:marTop w:val="0"/>
          <w:marBottom w:val="0"/>
          <w:divBdr>
            <w:top w:val="none" w:sz="0" w:space="0" w:color="auto"/>
            <w:left w:val="none" w:sz="0" w:space="0" w:color="auto"/>
            <w:bottom w:val="none" w:sz="0" w:space="0" w:color="auto"/>
            <w:right w:val="none" w:sz="0" w:space="0" w:color="auto"/>
          </w:divBdr>
          <w:divsChild>
            <w:div w:id="992022458">
              <w:marLeft w:val="0"/>
              <w:marRight w:val="0"/>
              <w:marTop w:val="0"/>
              <w:marBottom w:val="0"/>
              <w:divBdr>
                <w:top w:val="none" w:sz="0" w:space="0" w:color="auto"/>
                <w:left w:val="none" w:sz="0" w:space="0" w:color="auto"/>
                <w:bottom w:val="none" w:sz="0" w:space="0" w:color="auto"/>
                <w:right w:val="none" w:sz="0" w:space="0" w:color="auto"/>
              </w:divBdr>
            </w:div>
          </w:divsChild>
        </w:div>
        <w:div w:id="1426264440">
          <w:marLeft w:val="0"/>
          <w:marRight w:val="0"/>
          <w:marTop w:val="0"/>
          <w:marBottom w:val="0"/>
          <w:divBdr>
            <w:top w:val="none" w:sz="0" w:space="0" w:color="auto"/>
            <w:left w:val="none" w:sz="0" w:space="0" w:color="auto"/>
            <w:bottom w:val="none" w:sz="0" w:space="0" w:color="auto"/>
            <w:right w:val="none" w:sz="0" w:space="0" w:color="auto"/>
          </w:divBdr>
          <w:divsChild>
            <w:div w:id="938298829">
              <w:marLeft w:val="0"/>
              <w:marRight w:val="0"/>
              <w:marTop w:val="0"/>
              <w:marBottom w:val="0"/>
              <w:divBdr>
                <w:top w:val="none" w:sz="0" w:space="0" w:color="auto"/>
                <w:left w:val="none" w:sz="0" w:space="0" w:color="auto"/>
                <w:bottom w:val="none" w:sz="0" w:space="0" w:color="auto"/>
                <w:right w:val="none" w:sz="0" w:space="0" w:color="auto"/>
              </w:divBdr>
            </w:div>
          </w:divsChild>
        </w:div>
        <w:div w:id="1457215812">
          <w:marLeft w:val="0"/>
          <w:marRight w:val="0"/>
          <w:marTop w:val="0"/>
          <w:marBottom w:val="0"/>
          <w:divBdr>
            <w:top w:val="none" w:sz="0" w:space="0" w:color="auto"/>
            <w:left w:val="none" w:sz="0" w:space="0" w:color="auto"/>
            <w:bottom w:val="none" w:sz="0" w:space="0" w:color="auto"/>
            <w:right w:val="none" w:sz="0" w:space="0" w:color="auto"/>
          </w:divBdr>
          <w:divsChild>
            <w:div w:id="2007439557">
              <w:marLeft w:val="0"/>
              <w:marRight w:val="0"/>
              <w:marTop w:val="0"/>
              <w:marBottom w:val="0"/>
              <w:divBdr>
                <w:top w:val="none" w:sz="0" w:space="0" w:color="auto"/>
                <w:left w:val="none" w:sz="0" w:space="0" w:color="auto"/>
                <w:bottom w:val="none" w:sz="0" w:space="0" w:color="auto"/>
                <w:right w:val="none" w:sz="0" w:space="0" w:color="auto"/>
              </w:divBdr>
            </w:div>
          </w:divsChild>
        </w:div>
        <w:div w:id="1822233235">
          <w:marLeft w:val="0"/>
          <w:marRight w:val="0"/>
          <w:marTop w:val="0"/>
          <w:marBottom w:val="0"/>
          <w:divBdr>
            <w:top w:val="none" w:sz="0" w:space="0" w:color="auto"/>
            <w:left w:val="none" w:sz="0" w:space="0" w:color="auto"/>
            <w:bottom w:val="none" w:sz="0" w:space="0" w:color="auto"/>
            <w:right w:val="none" w:sz="0" w:space="0" w:color="auto"/>
          </w:divBdr>
          <w:divsChild>
            <w:div w:id="607742252">
              <w:marLeft w:val="0"/>
              <w:marRight w:val="0"/>
              <w:marTop w:val="0"/>
              <w:marBottom w:val="0"/>
              <w:divBdr>
                <w:top w:val="none" w:sz="0" w:space="0" w:color="auto"/>
                <w:left w:val="none" w:sz="0" w:space="0" w:color="auto"/>
                <w:bottom w:val="none" w:sz="0" w:space="0" w:color="auto"/>
                <w:right w:val="none" w:sz="0" w:space="0" w:color="auto"/>
              </w:divBdr>
            </w:div>
          </w:divsChild>
        </w:div>
        <w:div w:id="1977755943">
          <w:marLeft w:val="0"/>
          <w:marRight w:val="0"/>
          <w:marTop w:val="0"/>
          <w:marBottom w:val="0"/>
          <w:divBdr>
            <w:top w:val="none" w:sz="0" w:space="0" w:color="auto"/>
            <w:left w:val="none" w:sz="0" w:space="0" w:color="auto"/>
            <w:bottom w:val="none" w:sz="0" w:space="0" w:color="auto"/>
            <w:right w:val="none" w:sz="0" w:space="0" w:color="auto"/>
          </w:divBdr>
          <w:divsChild>
            <w:div w:id="88108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71020">
      <w:bodyDiv w:val="1"/>
      <w:marLeft w:val="0"/>
      <w:marRight w:val="0"/>
      <w:marTop w:val="0"/>
      <w:marBottom w:val="0"/>
      <w:divBdr>
        <w:top w:val="none" w:sz="0" w:space="0" w:color="auto"/>
        <w:left w:val="none" w:sz="0" w:space="0" w:color="auto"/>
        <w:bottom w:val="none" w:sz="0" w:space="0" w:color="auto"/>
        <w:right w:val="none" w:sz="0" w:space="0" w:color="auto"/>
      </w:divBdr>
    </w:div>
    <w:div w:id="1937251452">
      <w:bodyDiv w:val="1"/>
      <w:marLeft w:val="0"/>
      <w:marRight w:val="0"/>
      <w:marTop w:val="0"/>
      <w:marBottom w:val="0"/>
      <w:divBdr>
        <w:top w:val="none" w:sz="0" w:space="0" w:color="auto"/>
        <w:left w:val="none" w:sz="0" w:space="0" w:color="auto"/>
        <w:bottom w:val="none" w:sz="0" w:space="0" w:color="auto"/>
        <w:right w:val="none" w:sz="0" w:space="0" w:color="auto"/>
      </w:divBdr>
    </w:div>
    <w:div w:id="1950776505">
      <w:bodyDiv w:val="1"/>
      <w:marLeft w:val="0"/>
      <w:marRight w:val="0"/>
      <w:marTop w:val="0"/>
      <w:marBottom w:val="0"/>
      <w:divBdr>
        <w:top w:val="none" w:sz="0" w:space="0" w:color="auto"/>
        <w:left w:val="none" w:sz="0" w:space="0" w:color="auto"/>
        <w:bottom w:val="none" w:sz="0" w:space="0" w:color="auto"/>
        <w:right w:val="none" w:sz="0" w:space="0" w:color="auto"/>
      </w:divBdr>
    </w:div>
    <w:div w:id="1955400313">
      <w:bodyDiv w:val="1"/>
      <w:marLeft w:val="0"/>
      <w:marRight w:val="0"/>
      <w:marTop w:val="0"/>
      <w:marBottom w:val="0"/>
      <w:divBdr>
        <w:top w:val="none" w:sz="0" w:space="0" w:color="auto"/>
        <w:left w:val="none" w:sz="0" w:space="0" w:color="auto"/>
        <w:bottom w:val="none" w:sz="0" w:space="0" w:color="auto"/>
        <w:right w:val="none" w:sz="0" w:space="0" w:color="auto"/>
      </w:divBdr>
    </w:div>
    <w:div w:id="1968582028">
      <w:bodyDiv w:val="1"/>
      <w:marLeft w:val="0"/>
      <w:marRight w:val="0"/>
      <w:marTop w:val="0"/>
      <w:marBottom w:val="0"/>
      <w:divBdr>
        <w:top w:val="none" w:sz="0" w:space="0" w:color="auto"/>
        <w:left w:val="none" w:sz="0" w:space="0" w:color="auto"/>
        <w:bottom w:val="none" w:sz="0" w:space="0" w:color="auto"/>
        <w:right w:val="none" w:sz="0" w:space="0" w:color="auto"/>
      </w:divBdr>
    </w:div>
    <w:div w:id="1981961679">
      <w:bodyDiv w:val="1"/>
      <w:marLeft w:val="0"/>
      <w:marRight w:val="0"/>
      <w:marTop w:val="0"/>
      <w:marBottom w:val="0"/>
      <w:divBdr>
        <w:top w:val="none" w:sz="0" w:space="0" w:color="auto"/>
        <w:left w:val="none" w:sz="0" w:space="0" w:color="auto"/>
        <w:bottom w:val="none" w:sz="0" w:space="0" w:color="auto"/>
        <w:right w:val="none" w:sz="0" w:space="0" w:color="auto"/>
      </w:divBdr>
    </w:div>
    <w:div w:id="2022314422">
      <w:bodyDiv w:val="1"/>
      <w:marLeft w:val="0"/>
      <w:marRight w:val="0"/>
      <w:marTop w:val="0"/>
      <w:marBottom w:val="0"/>
      <w:divBdr>
        <w:top w:val="none" w:sz="0" w:space="0" w:color="auto"/>
        <w:left w:val="none" w:sz="0" w:space="0" w:color="auto"/>
        <w:bottom w:val="none" w:sz="0" w:space="0" w:color="auto"/>
        <w:right w:val="none" w:sz="0" w:space="0" w:color="auto"/>
      </w:divBdr>
    </w:div>
    <w:div w:id="2055036603">
      <w:bodyDiv w:val="1"/>
      <w:marLeft w:val="0"/>
      <w:marRight w:val="0"/>
      <w:marTop w:val="0"/>
      <w:marBottom w:val="0"/>
      <w:divBdr>
        <w:top w:val="none" w:sz="0" w:space="0" w:color="auto"/>
        <w:left w:val="none" w:sz="0" w:space="0" w:color="auto"/>
        <w:bottom w:val="none" w:sz="0" w:space="0" w:color="auto"/>
        <w:right w:val="none" w:sz="0" w:space="0" w:color="auto"/>
      </w:divBdr>
      <w:divsChild>
        <w:div w:id="288240450">
          <w:marLeft w:val="1267"/>
          <w:marRight w:val="0"/>
          <w:marTop w:val="0"/>
          <w:marBottom w:val="0"/>
          <w:divBdr>
            <w:top w:val="none" w:sz="0" w:space="0" w:color="auto"/>
            <w:left w:val="none" w:sz="0" w:space="0" w:color="auto"/>
            <w:bottom w:val="none" w:sz="0" w:space="0" w:color="auto"/>
            <w:right w:val="none" w:sz="0" w:space="0" w:color="auto"/>
          </w:divBdr>
        </w:div>
        <w:div w:id="810950325">
          <w:marLeft w:val="1267"/>
          <w:marRight w:val="0"/>
          <w:marTop w:val="0"/>
          <w:marBottom w:val="0"/>
          <w:divBdr>
            <w:top w:val="none" w:sz="0" w:space="0" w:color="auto"/>
            <w:left w:val="none" w:sz="0" w:space="0" w:color="auto"/>
            <w:bottom w:val="none" w:sz="0" w:space="0" w:color="auto"/>
            <w:right w:val="none" w:sz="0" w:space="0" w:color="auto"/>
          </w:divBdr>
        </w:div>
        <w:div w:id="1366103473">
          <w:marLeft w:val="1267"/>
          <w:marRight w:val="0"/>
          <w:marTop w:val="0"/>
          <w:marBottom w:val="0"/>
          <w:divBdr>
            <w:top w:val="none" w:sz="0" w:space="0" w:color="auto"/>
            <w:left w:val="none" w:sz="0" w:space="0" w:color="auto"/>
            <w:bottom w:val="none" w:sz="0" w:space="0" w:color="auto"/>
            <w:right w:val="none" w:sz="0" w:space="0" w:color="auto"/>
          </w:divBdr>
        </w:div>
        <w:div w:id="2082604899">
          <w:marLeft w:val="1267"/>
          <w:marRight w:val="0"/>
          <w:marTop w:val="0"/>
          <w:marBottom w:val="0"/>
          <w:divBdr>
            <w:top w:val="none" w:sz="0" w:space="0" w:color="auto"/>
            <w:left w:val="none" w:sz="0" w:space="0" w:color="auto"/>
            <w:bottom w:val="none" w:sz="0" w:space="0" w:color="auto"/>
            <w:right w:val="none" w:sz="0" w:space="0" w:color="auto"/>
          </w:divBdr>
        </w:div>
      </w:divsChild>
    </w:div>
    <w:div w:id="2083939808">
      <w:bodyDiv w:val="1"/>
      <w:marLeft w:val="0"/>
      <w:marRight w:val="0"/>
      <w:marTop w:val="0"/>
      <w:marBottom w:val="0"/>
      <w:divBdr>
        <w:top w:val="none" w:sz="0" w:space="0" w:color="auto"/>
        <w:left w:val="none" w:sz="0" w:space="0" w:color="auto"/>
        <w:bottom w:val="none" w:sz="0" w:space="0" w:color="auto"/>
        <w:right w:val="none" w:sz="0" w:space="0" w:color="auto"/>
      </w:divBdr>
    </w:div>
    <w:div w:id="2088648131">
      <w:bodyDiv w:val="1"/>
      <w:marLeft w:val="0"/>
      <w:marRight w:val="0"/>
      <w:marTop w:val="0"/>
      <w:marBottom w:val="0"/>
      <w:divBdr>
        <w:top w:val="none" w:sz="0" w:space="0" w:color="auto"/>
        <w:left w:val="none" w:sz="0" w:space="0" w:color="auto"/>
        <w:bottom w:val="none" w:sz="0" w:space="0" w:color="auto"/>
        <w:right w:val="none" w:sz="0" w:space="0" w:color="auto"/>
      </w:divBdr>
    </w:div>
    <w:div w:id="2096049250">
      <w:bodyDiv w:val="1"/>
      <w:marLeft w:val="0"/>
      <w:marRight w:val="0"/>
      <w:marTop w:val="0"/>
      <w:marBottom w:val="0"/>
      <w:divBdr>
        <w:top w:val="none" w:sz="0" w:space="0" w:color="auto"/>
        <w:left w:val="none" w:sz="0" w:space="0" w:color="auto"/>
        <w:bottom w:val="none" w:sz="0" w:space="0" w:color="auto"/>
        <w:right w:val="none" w:sz="0" w:space="0" w:color="auto"/>
      </w:divBdr>
    </w:div>
    <w:div w:id="2103988835">
      <w:bodyDiv w:val="1"/>
      <w:marLeft w:val="0"/>
      <w:marRight w:val="0"/>
      <w:marTop w:val="0"/>
      <w:marBottom w:val="0"/>
      <w:divBdr>
        <w:top w:val="none" w:sz="0" w:space="0" w:color="auto"/>
        <w:left w:val="none" w:sz="0" w:space="0" w:color="auto"/>
        <w:bottom w:val="none" w:sz="0" w:space="0" w:color="auto"/>
        <w:right w:val="none" w:sz="0" w:space="0" w:color="auto"/>
      </w:divBdr>
    </w:div>
    <w:div w:id="2115250942">
      <w:bodyDiv w:val="1"/>
      <w:marLeft w:val="0"/>
      <w:marRight w:val="0"/>
      <w:marTop w:val="0"/>
      <w:marBottom w:val="0"/>
      <w:divBdr>
        <w:top w:val="none" w:sz="0" w:space="0" w:color="auto"/>
        <w:left w:val="none" w:sz="0" w:space="0" w:color="auto"/>
        <w:bottom w:val="none" w:sz="0" w:space="0" w:color="auto"/>
        <w:right w:val="none" w:sz="0" w:space="0" w:color="auto"/>
      </w:divBdr>
    </w:div>
    <w:div w:id="2124881168">
      <w:bodyDiv w:val="1"/>
      <w:marLeft w:val="0"/>
      <w:marRight w:val="0"/>
      <w:marTop w:val="0"/>
      <w:marBottom w:val="0"/>
      <w:divBdr>
        <w:top w:val="none" w:sz="0" w:space="0" w:color="auto"/>
        <w:left w:val="none" w:sz="0" w:space="0" w:color="auto"/>
        <w:bottom w:val="none" w:sz="0" w:space="0" w:color="auto"/>
        <w:right w:val="none" w:sz="0" w:space="0" w:color="auto"/>
      </w:divBdr>
    </w:div>
    <w:div w:id="2131628991">
      <w:bodyDiv w:val="1"/>
      <w:marLeft w:val="0"/>
      <w:marRight w:val="0"/>
      <w:marTop w:val="0"/>
      <w:marBottom w:val="0"/>
      <w:divBdr>
        <w:top w:val="none" w:sz="0" w:space="0" w:color="auto"/>
        <w:left w:val="none" w:sz="0" w:space="0" w:color="auto"/>
        <w:bottom w:val="none" w:sz="0" w:space="0" w:color="auto"/>
        <w:right w:val="none" w:sz="0" w:space="0" w:color="auto"/>
      </w:divBdr>
    </w:div>
    <w:div w:id="213779163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1.png"/><Relationship Id="rId26" Type="http://schemas.openxmlformats.org/officeDocument/2006/relationships/image" Target="media/image9.svg"/><Relationship Id="rId39" Type="http://schemas.openxmlformats.org/officeDocument/2006/relationships/glossaryDocument" Target="glossary/document.xml"/><Relationship Id="rId21" Type="http://schemas.openxmlformats.org/officeDocument/2006/relationships/image" Target="media/image4.png"/><Relationship Id="rId34"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mailto:ana.sola@mdlz.com" TargetMode="External"/><Relationship Id="rId20" Type="http://schemas.openxmlformats.org/officeDocument/2006/relationships/image" Target="media/image3.svg"/><Relationship Id="rId29" Type="http://schemas.openxmlformats.org/officeDocument/2006/relationships/image" Target="media/image12.png"/><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7.svg"/><Relationship Id="rId32" Type="http://schemas.openxmlformats.org/officeDocument/2006/relationships/image" Target="media/image15.svg"/><Relationship Id="rId37" Type="http://schemas.openxmlformats.org/officeDocument/2006/relationships/fontTable" Target="fontTable.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tim.kemp@lingarogroup.com" TargetMode="External"/><Relationship Id="rId23" Type="http://schemas.openxmlformats.org/officeDocument/2006/relationships/image" Target="media/image6.png"/><Relationship Id="rId28" Type="http://schemas.openxmlformats.org/officeDocument/2006/relationships/image" Target="media/image11.svg"/><Relationship Id="rId36"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5.svg"/><Relationship Id="rId27" Type="http://schemas.openxmlformats.org/officeDocument/2006/relationships/image" Target="media/image10.png"/><Relationship Id="rId30" Type="http://schemas.openxmlformats.org/officeDocument/2006/relationships/image" Target="media/image13.svg"/><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partners.mdlz.com/:p:/s/MatrixAI/IQAMJD9U5XiGS51rsQY7ny-kAdH6jC3FrRmbI8ijF8thxSI?e=EvmSTq" TargetMode="External"/><Relationship Id="rId25" Type="http://schemas.openxmlformats.org/officeDocument/2006/relationships/image" Target="media/image8.png"/><Relationship Id="rId33" Type="http://schemas.openxmlformats.org/officeDocument/2006/relationships/header" Target="header1.xml"/><Relationship Id="rId38"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F8A6B59-D334-4359-91EF-EF99134CF767}"/>
      </w:docPartPr>
      <w:docPartBody>
        <w:p w:rsidR="002E5B9E" w:rsidRDefault="003E462D">
          <w:r w:rsidRPr="009D5EC2">
            <w:rPr>
              <w:rStyle w:val="PlaceholderText"/>
            </w:rPr>
            <w:t>Click or tap here to enter text.</w:t>
          </w:r>
        </w:p>
      </w:docPartBody>
    </w:docPart>
    <w:docPart>
      <w:docPartPr>
        <w:name w:val="F2C6DDF945AA4BECA7D241707D520F69"/>
        <w:category>
          <w:name w:val="General"/>
          <w:gallery w:val="placeholder"/>
        </w:category>
        <w:types>
          <w:type w:val="bbPlcHdr"/>
        </w:types>
        <w:behaviors>
          <w:behavior w:val="content"/>
        </w:behaviors>
        <w:guid w:val="{38EDBACE-EECF-4D4A-91C7-E7534EC6B517}"/>
      </w:docPartPr>
      <w:docPartBody>
        <w:p w:rsidR="00CC4478" w:rsidRDefault="003E462D">
          <w:pPr>
            <w:pStyle w:val="F2C6DDF945AA4BECA7D241707D520F69"/>
          </w:pPr>
          <w:r w:rsidRPr="009D5EC2">
            <w:rPr>
              <w:rStyle w:val="PlaceholderText"/>
            </w:rPr>
            <w:t>Click or tap here to enter text.</w:t>
          </w:r>
        </w:p>
      </w:docPartBody>
    </w:docPart>
    <w:docPart>
      <w:docPartPr>
        <w:name w:val="879AEBA8428A4344ABE658B5001035AA"/>
        <w:category>
          <w:name w:val="General"/>
          <w:gallery w:val="placeholder"/>
        </w:category>
        <w:types>
          <w:type w:val="bbPlcHdr"/>
        </w:types>
        <w:behaviors>
          <w:behavior w:val="content"/>
        </w:behaviors>
        <w:guid w:val="{A091A4D4-E5B3-4FB0-8447-45BD697AAB30}"/>
      </w:docPartPr>
      <w:docPartBody>
        <w:p w:rsidR="00CC4478" w:rsidRDefault="003E462D">
          <w:pPr>
            <w:pStyle w:val="879AEBA8428A4344ABE658B5001035AA"/>
          </w:pPr>
          <w:r w:rsidRPr="009D5EC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 Antiqua">
    <w:charset w:val="EE"/>
    <w:family w:val="roman"/>
    <w:pitch w:val="variable"/>
    <w:sig w:usb0="00000287" w:usb1="00000000" w:usb2="00000000" w:usb3="00000000" w:csb0="0000009F" w:csb1="00000000"/>
  </w:font>
  <w:font w:name="Yu Mincho">
    <w:altName w:val="游明朝"/>
    <w:panose1 w:val="00000000000000000000"/>
    <w:charset w:val="80"/>
    <w:family w:val="roman"/>
    <w:notTrueType/>
    <w:pitch w:val="default"/>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62D"/>
    <w:rsid w:val="0006263E"/>
    <w:rsid w:val="00064894"/>
    <w:rsid w:val="00116FDE"/>
    <w:rsid w:val="00146112"/>
    <w:rsid w:val="0022353D"/>
    <w:rsid w:val="00226524"/>
    <w:rsid w:val="00263B7D"/>
    <w:rsid w:val="002B3483"/>
    <w:rsid w:val="002E5B9E"/>
    <w:rsid w:val="00362765"/>
    <w:rsid w:val="003D00F0"/>
    <w:rsid w:val="003E462D"/>
    <w:rsid w:val="004641A6"/>
    <w:rsid w:val="00491529"/>
    <w:rsid w:val="004A646A"/>
    <w:rsid w:val="00551799"/>
    <w:rsid w:val="00576115"/>
    <w:rsid w:val="006B6B91"/>
    <w:rsid w:val="00706BE4"/>
    <w:rsid w:val="00723C6E"/>
    <w:rsid w:val="00760C38"/>
    <w:rsid w:val="008D3F91"/>
    <w:rsid w:val="00925B90"/>
    <w:rsid w:val="0095128C"/>
    <w:rsid w:val="009A6EBF"/>
    <w:rsid w:val="00AE6A95"/>
    <w:rsid w:val="00BD54E1"/>
    <w:rsid w:val="00C0539F"/>
    <w:rsid w:val="00C33A5E"/>
    <w:rsid w:val="00C7735E"/>
    <w:rsid w:val="00C81E9A"/>
    <w:rsid w:val="00CA378B"/>
    <w:rsid w:val="00CC4478"/>
    <w:rsid w:val="00D21918"/>
    <w:rsid w:val="00DD262B"/>
    <w:rsid w:val="00E02F57"/>
    <w:rsid w:val="00E640F3"/>
    <w:rsid w:val="00E71DF9"/>
    <w:rsid w:val="00E76107"/>
    <w:rsid w:val="00E95590"/>
    <w:rsid w:val="00E97D05"/>
    <w:rsid w:val="00EC10A6"/>
    <w:rsid w:val="00F407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D00F0"/>
    <w:rPr>
      <w:color w:val="666666"/>
    </w:rPr>
  </w:style>
  <w:style w:type="paragraph" w:customStyle="1" w:styleId="F2C6DDF945AA4BECA7D241707D520F69">
    <w:name w:val="F2C6DDF945AA4BECA7D241707D520F69"/>
    <w:rPr>
      <w:lang w:val="pt-BR" w:eastAsia="pt-BR"/>
    </w:rPr>
  </w:style>
  <w:style w:type="paragraph" w:customStyle="1" w:styleId="879AEBA8428A4344ABE658B5001035AA">
    <w:name w:val="879AEBA8428A4344ABE658B5001035AA"/>
    <w:rPr>
      <w:lang w:val="pt-BR" w:eastAsia="pt-B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07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0696BF-7F9B-4BC8-A333-0A594A33E8D1}">
  <we:reference id="15227a57-f002-4890-acf2-02dd6b321081" version="1.0.11635.0" store="EXCatalog" storeType="EXCatalog"/>
  <we:alternateReferences>
    <we:reference id="WA200010615" version="1.0.11635.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12b9936-9868-4837-b2ca-9cd32d14129f" xsi:nil="true"/>
    <LastUpdate xmlns="14caeef9-b53f-42a6-990e-fcac1125bd35" xsi:nil="true"/>
    <TaxKeywordTaxHTField xmlns="d12b9936-9868-4837-b2ca-9cd32d14129f">
      <Terms xmlns="http://schemas.microsoft.com/office/infopath/2007/PartnerControls"/>
    </TaxKeywordTaxHTField>
    <SensitivityLevel xmlns="14caeef9-b53f-42a6-990e-fcac1125bd35" xsi:nil="true"/>
    <lcf76f155ced4ddcb4097134ff3c332f xmlns="14caeef9-b53f-42a6-990e-fcac1125bd35">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66914E79E88C442A399C0003F001ABD" ma:contentTypeVersion="28" ma:contentTypeDescription="Create a new document." ma:contentTypeScope="" ma:versionID="3462ffb04b6f3bdf41751f736ac3cd9c">
  <xsd:schema xmlns:xsd="http://www.w3.org/2001/XMLSchema" xmlns:xs="http://www.w3.org/2001/XMLSchema" xmlns:p="http://schemas.microsoft.com/office/2006/metadata/properties" xmlns:ns2="14caeef9-b53f-42a6-990e-fcac1125bd35" xmlns:ns3="d12b9936-9868-4837-b2ca-9cd32d14129f" targetNamespace="http://schemas.microsoft.com/office/2006/metadata/properties" ma:root="true" ma:fieldsID="7960f9f9c55bd48ae75ede100c7e3d64" ns2:_="" ns3:_="">
    <xsd:import namespace="14caeef9-b53f-42a6-990e-fcac1125bd35"/>
    <xsd:import namespace="d12b9936-9868-4837-b2ca-9cd32d14129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3:TaxKeywordTaxHTField" minOccurs="0"/>
                <xsd:element ref="ns3:TaxCatchAll"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2:MediaServiceSearchProperties" minOccurs="0"/>
                <xsd:element ref="ns2:LastUpdate" minOccurs="0"/>
                <xsd:element ref="ns2:SensitivityLevel"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caeef9-b53f-42a6-990e-fcac1125bd3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8" nillable="true" ma:displayName="MediaServiceLocation"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6c14374e-486f-48a9-aaa2-22e79798a661" ma:termSetId="09814cd3-568e-fe90-9814-8d621ff8fb84" ma:anchorId="fba54fb3-c3e1-fe81-a776-ca4b69148c4d" ma:open="true" ma:isKeyword="false">
      <xsd:complexType>
        <xsd:sequence>
          <xsd:element ref="pc:Terms" minOccurs="0" maxOccurs="1"/>
        </xsd:sequence>
      </xsd:complexType>
    </xsd:element>
    <xsd:element name="MediaServiceSearchProperties" ma:index="26" nillable="true" ma:displayName="MediaServiceSearchProperties" ma:hidden="true" ma:internalName="MediaServiceSearchProperties" ma:readOnly="true">
      <xsd:simpleType>
        <xsd:restriction base="dms:Note"/>
      </xsd:simpleType>
    </xsd:element>
    <xsd:element name="LastUpdate" ma:index="27" nillable="true" ma:displayName="Last Update" ma:format="Dropdown" ma:internalName="LastUpdate">
      <xsd:simpleType>
        <xsd:restriction base="dms:Text">
          <xsd:maxLength value="255"/>
        </xsd:restriction>
      </xsd:simpleType>
    </xsd:element>
    <xsd:element name="SensitivityLevel" ma:index="28" nillable="true" ma:displayName="Sensitivity Level" ma:format="Dropdown" ma:internalName="SensitivityLevel">
      <xsd:simpleType>
        <xsd:restriction base="dms:Choice">
          <xsd:enumeration value="General/Internal"/>
          <xsd:enumeration value="General/External"/>
          <xsd:enumeration value="Restricted/External"/>
          <xsd:enumeration value="Restricted/Internal"/>
        </xsd:restriction>
      </xsd:simple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12b9936-9868-4837-b2ca-9cd32d14129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KeywordTaxHTField" ma:index="16" nillable="true" ma:taxonomy="true" ma:internalName="TaxKeywordTaxHTField" ma:taxonomyFieldName="TaxKeyword" ma:displayName="Enterprise Keywords" ma:fieldId="{23f27201-bee3-471e-b2e7-b64fd8b7ca38}" ma:taxonomyMulti="true" ma:sspId="6c14374e-486f-48a9-aaa2-22e79798a661" ma:termSetId="00000000-0000-0000-0000-000000000000" ma:anchorId="00000000-0000-0000-0000-000000000000" ma:open="true" ma:isKeyword="true">
      <xsd:complexType>
        <xsd:sequence>
          <xsd:element ref="pc:Terms" minOccurs="0" maxOccurs="1"/>
        </xsd:sequence>
      </xsd:complexType>
    </xsd:element>
    <xsd:element name="TaxCatchAll" ma:index="17" nillable="true" ma:displayName="Taxonomy Catch All Column" ma:hidden="true" ma:list="{a6e908f1-fb6b-4520-ab7a-943ea3761223}" ma:internalName="TaxCatchAll" ma:showField="CatchAllData" ma:web="d12b9936-9868-4837-b2ca-9cd32d1412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CC0303-C229-4796-A55C-1BE761EC5FE1}">
  <ds:schemaRefs>
    <ds:schemaRef ds:uri="http://schemas.openxmlformats.org/officeDocument/2006/bibliography"/>
  </ds:schemaRefs>
</ds:datastoreItem>
</file>

<file path=customXml/itemProps2.xml><?xml version="1.0" encoding="utf-8"?>
<ds:datastoreItem xmlns:ds="http://schemas.openxmlformats.org/officeDocument/2006/customXml" ds:itemID="{0042315D-9D65-4707-B11E-ED0FF1E2E021}">
  <ds:schemaRefs>
    <ds:schemaRef ds:uri="http://schemas.microsoft.com/sharepoint/v3/contenttype/forms"/>
  </ds:schemaRefs>
</ds:datastoreItem>
</file>

<file path=customXml/itemProps3.xml><?xml version="1.0" encoding="utf-8"?>
<ds:datastoreItem xmlns:ds="http://schemas.openxmlformats.org/officeDocument/2006/customXml" ds:itemID="{C981FC95-BA7A-429E-9F3E-95B4A5C09A2A}">
  <ds:schemaRefs>
    <ds:schemaRef ds:uri="http://schemas.microsoft.com/office/2006/metadata/properties"/>
    <ds:schemaRef ds:uri="http://schemas.microsoft.com/office/infopath/2007/PartnerControls"/>
    <ds:schemaRef ds:uri="d12b9936-9868-4837-b2ca-9cd32d14129f"/>
    <ds:schemaRef ds:uri="14caeef9-b53f-42a6-990e-fcac1125bd35"/>
  </ds:schemaRefs>
</ds:datastoreItem>
</file>

<file path=customXml/itemProps4.xml><?xml version="1.0" encoding="utf-8"?>
<ds:datastoreItem xmlns:ds="http://schemas.openxmlformats.org/officeDocument/2006/customXml" ds:itemID="{0F05809E-7E10-4198-AC97-08AC393FF9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caeef9-b53f-42a6-990e-fcac1125bd35"/>
    <ds:schemaRef ds:uri="d12b9936-9868-4837-b2ca-9cd32d1412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9324442-4656-4fca-b26e-099b64ea741e}" enabled="1" method="Standard" siteId="{18a01ad8-9727-498a-a47d-17374c6fd9f7}" removed="0"/>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229</TotalTime>
  <Pages>1</Pages>
  <Words>29465</Words>
  <Characters>167954</Characters>
  <Application>Microsoft Office Word</Application>
  <DocSecurity>4</DocSecurity>
  <Lines>1399</Lines>
  <Paragraphs>394</Paragraphs>
  <ScaleCrop>false</ScaleCrop>
  <Company/>
  <LinksUpToDate>false</LinksUpToDate>
  <CharactersWithSpaces>197025</CharactersWithSpaces>
  <SharedDoc>false</SharedDoc>
  <HLinks>
    <vt:vector size="24" baseType="variant">
      <vt:variant>
        <vt:i4>5636125</vt:i4>
      </vt:variant>
      <vt:variant>
        <vt:i4>6</vt:i4>
      </vt:variant>
      <vt:variant>
        <vt:i4>0</vt:i4>
      </vt:variant>
      <vt:variant>
        <vt:i4>5</vt:i4>
      </vt:variant>
      <vt:variant>
        <vt:lpwstr>https://partners.mdlz.com/:p:/s/MatrixAI/IQAMJD9U5XiGS51rsQY7ny-kAdH6jC3FrRmbI8ijF8thxSI?e=EvmSTq</vt:lpwstr>
      </vt:variant>
      <vt:variant>
        <vt:lpwstr/>
      </vt:variant>
      <vt:variant>
        <vt:i4>2949188</vt:i4>
      </vt:variant>
      <vt:variant>
        <vt:i4>3</vt:i4>
      </vt:variant>
      <vt:variant>
        <vt:i4>0</vt:i4>
      </vt:variant>
      <vt:variant>
        <vt:i4>5</vt:i4>
      </vt:variant>
      <vt:variant>
        <vt:lpwstr>mailto:ana.sola@mdlz.com</vt:lpwstr>
      </vt:variant>
      <vt:variant>
        <vt:lpwstr/>
      </vt:variant>
      <vt:variant>
        <vt:i4>3604562</vt:i4>
      </vt:variant>
      <vt:variant>
        <vt:i4>0</vt:i4>
      </vt:variant>
      <vt:variant>
        <vt:i4>0</vt:i4>
      </vt:variant>
      <vt:variant>
        <vt:i4>5</vt:i4>
      </vt:variant>
      <vt:variant>
        <vt:lpwstr>mailto:tim.kemp@lingarogroup.com</vt:lpwstr>
      </vt:variant>
      <vt:variant>
        <vt:lpwstr/>
      </vt:variant>
      <vt:variant>
        <vt:i4>4522022</vt:i4>
      </vt:variant>
      <vt:variant>
        <vt:i4>0</vt:i4>
      </vt:variant>
      <vt:variant>
        <vt:i4>0</vt:i4>
      </vt:variant>
      <vt:variant>
        <vt:i4>5</vt:i4>
      </vt:variant>
      <vt:variant>
        <vt:lpwstr>mailto:mariusz.malkowicz@lingarogroup.com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Klauke, Joe M</dc:creator>
  <cp:keywords/>
  <dc:description/>
  <cp:lastModifiedBy>Kemp, Tim (Contractor)</cp:lastModifiedBy>
  <cp:revision>418</cp:revision>
  <dcterms:created xsi:type="dcterms:W3CDTF">2026-10-15T22:53:00Z</dcterms:created>
  <dcterms:modified xsi:type="dcterms:W3CDTF">2026-10-26T15:20:00Z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
  </property>
  <property fmtid="{D5CDD505-2E9C-101B-9397-08002B2CF9AE}" pid="3" name="Function Tag">
    <vt:lpwstr/>
  </property>
  <property fmtid="{D5CDD505-2E9C-101B-9397-08002B2CF9AE}" pid="4" name="Region Tag">
    <vt:lpwstr/>
  </property>
  <property fmtid="{D5CDD505-2E9C-101B-9397-08002B2CF9AE}" pid="5" name="Country Tag">
    <vt:lpwstr/>
  </property>
  <property fmtid="{D5CDD505-2E9C-101B-9397-08002B2CF9AE}" pid="6" name="Sub Function Tag">
    <vt:lpwstr/>
  </property>
  <property fmtid="{D5CDD505-2E9C-101B-9397-08002B2CF9AE}" pid="7" name="f133f9ffc2f148e9b59aa9eb07bac662">
    <vt:lpwstr/>
  </property>
  <property fmtid="{D5CDD505-2E9C-101B-9397-08002B2CF9AE}" pid="8" name="p80f26d8d1f146adb094b59bb2d7e4aa">
    <vt:lpwstr/>
  </property>
  <property fmtid="{D5CDD505-2E9C-101B-9397-08002B2CF9AE}" pid="9" name="TaxKeywordTaxHTField">
    <vt:lpwstr/>
  </property>
  <property fmtid="{D5CDD505-2E9C-101B-9397-08002B2CF9AE}" pid="10" name="m6795feac28649ed9d267976d451aca9">
    <vt:lpwstr/>
  </property>
  <property fmtid="{D5CDD505-2E9C-101B-9397-08002B2CF9AE}" pid="11" name="d4ca8337c1994847bf6bb7296b0f54ce">
    <vt:lpwstr/>
  </property>
  <property fmtid="{D5CDD505-2E9C-101B-9397-08002B2CF9AE}" pid="12" name="MSIP_Label_d94663fb-310a-4ae8-a480-b0fe79d42f7a_ActionId">
    <vt:lpwstr>695f2579-c668-43c5-b473-0bd6a236ff08</vt:lpwstr>
  </property>
  <property fmtid="{D5CDD505-2E9C-101B-9397-08002B2CF9AE}" pid="13" name="MSIP_Label_d94663fb-310a-4ae8-a480-b0fe79d42f7a_Name">
    <vt:lpwstr>Restricted \ Internal</vt:lpwstr>
  </property>
  <property fmtid="{D5CDD505-2E9C-101B-9397-08002B2CF9AE}" pid="14" name="MSIP_Label_d94663fb-310a-4ae8-a480-b0fe79d42f7a_SetDate">
    <vt:lpwstr>2024-05-09T19:00:49Z</vt:lpwstr>
  </property>
  <property fmtid="{D5CDD505-2E9C-101B-9397-08002B2CF9AE}" pid="15" name="MSIP_Label_d94663fb-310a-4ae8-a480-b0fe79d42f7a_SiteId">
    <vt:lpwstr>2ee548e1-6be8-4729-b86e-f482e29d2c9f</vt:lpwstr>
  </property>
  <property fmtid="{D5CDD505-2E9C-101B-9397-08002B2CF9AE}" pid="16" name="MSIP_Label_d94663fb-310a-4ae8-a480-b0fe79d42f7a_Enabled">
    <vt:lpwstr>True</vt:lpwstr>
  </property>
  <property fmtid="{D5CDD505-2E9C-101B-9397-08002B2CF9AE}" pid="17" name="MediaServiceImageTags">
    <vt:lpwstr/>
  </property>
  <property fmtid="{D5CDD505-2E9C-101B-9397-08002B2CF9AE}" pid="18" name="GrammarlyDocumentId">
    <vt:lpwstr>e7c4f72d2c8c6c2c2f55ea701d931246aec647c4c41ed4668ebfc192741270fd</vt:lpwstr>
  </property>
  <property fmtid="{D5CDD505-2E9C-101B-9397-08002B2CF9AE}" pid="19" name="MSIP_Label_d94663fb-310a-4ae8-a480-b0fe79d42f7a_Removed">
    <vt:lpwstr>False</vt:lpwstr>
  </property>
  <property fmtid="{D5CDD505-2E9C-101B-9397-08002B2CF9AE}" pid="20" name="MSIP_Label_d94663fb-310a-4ae8-a480-b0fe79d42f7a_Parent">
    <vt:lpwstr>3447c18b-a761-48d1-863f-4767c0b8daa1</vt:lpwstr>
  </property>
  <property fmtid="{D5CDD505-2E9C-101B-9397-08002B2CF9AE}" pid="21" name="MSIP_Label_d94663fb-310a-4ae8-a480-b0fe79d42f7a_Extended_MSFT_Method">
    <vt:lpwstr>Standard</vt:lpwstr>
  </property>
  <property fmtid="{D5CDD505-2E9C-101B-9397-08002B2CF9AE}" pid="22" name="MSIP_Label_3447c18b-a761-48d1-863f-4767c0b8daa1_Enabled">
    <vt:lpwstr>True</vt:lpwstr>
  </property>
  <property fmtid="{D5CDD505-2E9C-101B-9397-08002B2CF9AE}" pid="23" name="MSIP_Label_3447c18b-a761-48d1-863f-4767c0b8daa1_SiteId">
    <vt:lpwstr>2ee548e1-6be8-4729-b86e-f482e29d2c9f</vt:lpwstr>
  </property>
  <property fmtid="{D5CDD505-2E9C-101B-9397-08002B2CF9AE}" pid="24" name="MSIP_Label_3447c18b-a761-48d1-863f-4767c0b8daa1_SetDate">
    <vt:lpwstr>2024-05-09T19:00:49Z</vt:lpwstr>
  </property>
  <property fmtid="{D5CDD505-2E9C-101B-9397-08002B2CF9AE}" pid="25" name="MSIP_Label_3447c18b-a761-48d1-863f-4767c0b8daa1_Name">
    <vt:lpwstr>Restricted</vt:lpwstr>
  </property>
  <property fmtid="{D5CDD505-2E9C-101B-9397-08002B2CF9AE}" pid="26" name="MSIP_Label_3447c18b-a761-48d1-863f-4767c0b8daa1_ActionId">
    <vt:lpwstr>e41dc010-aeb1-4b5e-8717-825f0bda066f</vt:lpwstr>
  </property>
  <property fmtid="{D5CDD505-2E9C-101B-9397-08002B2CF9AE}" pid="27" name="MSIP_Label_3447c18b-a761-48d1-863f-4767c0b8daa1_Extended_MSFT_Method">
    <vt:lpwstr>Standard</vt:lpwstr>
  </property>
  <property fmtid="{D5CDD505-2E9C-101B-9397-08002B2CF9AE}" pid="28" name="Sensitivity">
    <vt:lpwstr>Restricted \ Internal Restricted</vt:lpwstr>
  </property>
  <property fmtid="{D5CDD505-2E9C-101B-9397-08002B2CF9AE}" pid="29" name="ClassificationContentMarkingFooterShapeIds">
    <vt:lpwstr>61387db3,4eb846d5,70c08c2c</vt:lpwstr>
  </property>
  <property fmtid="{D5CDD505-2E9C-101B-9397-08002B2CF9AE}" pid="30" name="ClassificationContentMarkingFooterFontProps">
    <vt:lpwstr>#000000,10,Calibri</vt:lpwstr>
  </property>
  <property fmtid="{D5CDD505-2E9C-101B-9397-08002B2CF9AE}" pid="31" name="ClassificationContentMarkingFooterText">
    <vt:lpwstr>Mondelez International Internal</vt:lpwstr>
  </property>
  <property fmtid="{D5CDD505-2E9C-101B-9397-08002B2CF9AE}" pid="32" name="docLang">
    <vt:lpwstr>en</vt:lpwstr>
  </property>
  <property fmtid="{D5CDD505-2E9C-101B-9397-08002B2CF9AE}" pid="33" name="ContentTypeId">
    <vt:lpwstr>0x010100266914E79E88C442A399C0003F001ABD</vt:lpwstr>
  </property>
</Properties>
</file>